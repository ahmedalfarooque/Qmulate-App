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4B4226" w14:textId="77777777" w:rsidR="00213428" w:rsidRPr="00B355B9" w:rsidRDefault="00213428" w:rsidP="0073102C">
      <w:pPr>
        <w:jc w:val="both"/>
        <w:rPr>
          <w:rtl/>
        </w:rPr>
      </w:pPr>
    </w:p>
    <w:p w14:paraId="7CDCAB28" w14:textId="1827C45E" w:rsidR="00554A8D" w:rsidRDefault="008D23A1" w:rsidP="0073102C">
      <w:pPr>
        <w:jc w:val="both"/>
        <w:rPr>
          <w:rtl/>
        </w:rPr>
      </w:pPr>
      <w:r w:rsidRPr="00B355B9">
        <w:rPr>
          <w:noProof/>
        </w:rPr>
        <mc:AlternateContent>
          <mc:Choice Requires="wps">
            <w:drawing>
              <wp:anchor distT="0" distB="0" distL="114300" distR="114300" simplePos="0" relativeHeight="251668492" behindDoc="0" locked="0" layoutInCell="1" allowOverlap="1" wp14:anchorId="1E589C2F" wp14:editId="6A9FE6AF">
                <wp:simplePos x="0" y="0"/>
                <wp:positionH relativeFrom="column">
                  <wp:posOffset>1927167</wp:posOffset>
                </wp:positionH>
                <wp:positionV relativeFrom="paragraph">
                  <wp:posOffset>5070475</wp:posOffset>
                </wp:positionV>
                <wp:extent cx="2618740" cy="276860"/>
                <wp:effectExtent l="0" t="0" r="0" b="0"/>
                <wp:wrapNone/>
                <wp:docPr id="485705799" name="TextBox 4"/>
                <wp:cNvGraphicFramePr/>
                <a:graphic xmlns:a="http://schemas.openxmlformats.org/drawingml/2006/main">
                  <a:graphicData uri="http://schemas.microsoft.com/office/word/2010/wordprocessingShape">
                    <wps:wsp>
                      <wps:cNvSpPr txBox="1"/>
                      <wps:spPr>
                        <a:xfrm>
                          <a:off x="0" y="0"/>
                          <a:ext cx="2618740" cy="276860"/>
                        </a:xfrm>
                        <a:prstGeom prst="rect">
                          <a:avLst/>
                        </a:prstGeom>
                        <a:noFill/>
                      </wps:spPr>
                      <wps:txbx>
                        <w:txbxContent>
                          <w:p w14:paraId="479D7A22" w14:textId="05462085" w:rsidR="00213428" w:rsidRPr="00213428" w:rsidRDefault="00213428" w:rsidP="00213428">
                            <w:pPr>
                              <w:bidi w:val="0"/>
                              <w:jc w:val="right"/>
                              <w:rPr>
                                <w:kern w:val="24"/>
                                <w:sz w:val="22"/>
                                <w:szCs w:val="22"/>
                                <w14:ligatures w14:val="none"/>
                              </w:rPr>
                            </w:pPr>
                            <w:r w:rsidRPr="00213428">
                              <w:rPr>
                                <w:kern w:val="24"/>
                                <w:sz w:val="22"/>
                                <w:szCs w:val="22"/>
                                <w:rtl/>
                              </w:rPr>
                              <w:t xml:space="preserve">شركة </w:t>
                            </w:r>
                            <w:ins w:id="0" w:author="Fadwa Alateiqu" w:date="2026-06-14T01:18:00Z" w16du:dateUtc="2026-06-13T22:18:00Z">
                              <w:r w:rsidR="00FA0055" w:rsidRPr="00C8501F">
                                <w:rPr>
                                  <w:rtl/>
                                </w:rPr>
                                <w:t>كيوميليت</w:t>
                              </w:r>
                              <w:r w:rsidR="00FA0055" w:rsidRPr="00213428" w:rsidDel="00FA0055">
                                <w:rPr>
                                  <w:rFonts w:hint="cs"/>
                                  <w:kern w:val="24"/>
                                  <w:sz w:val="22"/>
                                  <w:szCs w:val="22"/>
                                  <w:rtl/>
                                </w:rPr>
                                <w:t xml:space="preserve"> </w:t>
                              </w:r>
                            </w:ins>
                            <w:del w:id="1" w:author="Fadwa Alateiqu" w:date="2026-06-14T01:18:00Z" w16du:dateUtc="2026-06-13T22:18:00Z">
                              <w:r w:rsidRPr="00213428" w:rsidDel="00FA0055">
                                <w:rPr>
                                  <w:rFonts w:hint="cs"/>
                                  <w:kern w:val="24"/>
                                  <w:sz w:val="22"/>
                                  <w:szCs w:val="22"/>
                                  <w:rtl/>
                                </w:rPr>
                                <w:delText>كوميليت</w:delText>
                              </w:r>
                            </w:del>
                          </w:p>
                        </w:txbxContent>
                      </wps:txbx>
                      <wps:bodyPr wrap="none" rtlCol="0">
                        <a:spAutoFit/>
                      </wps:bodyPr>
                    </wps:wsp>
                  </a:graphicData>
                </a:graphic>
              </wp:anchor>
            </w:drawing>
          </mc:Choice>
          <mc:Fallback xmlns="">
            <w:pict>
              <v:shapetype w14:anchorId="1E589C2F" id="_x0000_t202" coordsize="21600,21600" o:spt="202" path="m,l,21600r21600,l21600,xe">
                <v:stroke joinstyle="miter"/>
                <v:path gradientshapeok="t" o:connecttype="rect"/>
              </v:shapetype>
              <v:shape id="TextBox 4" o:spid="_x0000_s1026" type="#_x0000_t202" style="position:absolute;left:0;text-align:left;margin-left:151.75pt;margin-top:399.25pt;width:206.2pt;height:21.8pt;z-index:25166849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" filled="f" stroked="f">
                <v:textbox style="mso-fit-shape-to-text:t">
                  <w:txbxContent>
                    <w:p w14:paraId="479D7A22" w14:textId="05462085" w:rsidR="00213428" w:rsidRPr="00213428" w:rsidRDefault="00213428" w:rsidP="00213428">
                      <w:pPr>
                        <w:bidi w:val="0"/>
                        <w:jc w:val="right"/>
                        <w:rPr>
                          <w:kern w:val="24"/>
                          <w:sz w:val="22"/>
                          <w:szCs w:val="22"/>
                          <w14:ligatures w14:val="none"/>
                        </w:rPr>
                      </w:pPr>
                      <w:r w:rsidRPr="00213428">
                        <w:rPr>
                          <w:kern w:val="24"/>
                          <w:sz w:val="22"/>
                          <w:szCs w:val="22"/>
                          <w:rtl/>
                        </w:rPr>
                        <w:t xml:space="preserve">شركة </w:t>
                      </w:r>
                      <w:ins w:id="2" w:author="Fadwa Alateiqu" w:date="2026-06-14T01:18:00Z" w16du:dateUtc="2026-06-13T22:18:00Z">
                        <w:r w:rsidR="00FA0055" w:rsidRPr="00C8501F">
                          <w:rPr>
                            <w:rtl/>
                          </w:rPr>
                          <w:t>كيوميليت</w:t>
                        </w:r>
                        <w:r w:rsidR="00FA0055" w:rsidRPr="00213428" w:rsidDel="00FA0055">
                          <w:rPr>
                            <w:rFonts w:hint="cs"/>
                            <w:kern w:val="24"/>
                            <w:sz w:val="22"/>
                            <w:szCs w:val="22"/>
                            <w:rtl/>
                          </w:rPr>
                          <w:t xml:space="preserve"> </w:t>
                        </w:r>
                      </w:ins>
                      <w:del w:id="3" w:author="Fadwa Alateiqu" w:date="2026-06-14T01:18:00Z" w16du:dateUtc="2026-06-13T22:18:00Z">
                        <w:r w:rsidRPr="00213428" w:rsidDel="00FA0055">
                          <w:rPr>
                            <w:rFonts w:hint="cs"/>
                            <w:kern w:val="24"/>
                            <w:sz w:val="22"/>
                            <w:szCs w:val="22"/>
                            <w:rtl/>
                          </w:rPr>
                          <w:delText>كوميليت</w:delText>
                        </w:r>
                      </w:del>
                    </w:p>
                  </w:txbxContent>
                </v:textbox>
              </v:shape>
            </w:pict>
          </mc:Fallback>
        </mc:AlternateContent>
      </w:r>
      <w:r w:rsidRPr="00B355B9">
        <w:rPr>
          <w:noProof/>
        </w:rPr>
        <mc:AlternateContent>
          <mc:Choice Requires="wps">
            <w:drawing>
              <wp:anchor distT="0" distB="0" distL="114300" distR="114300" simplePos="0" relativeHeight="251666444" behindDoc="0" locked="0" layoutInCell="1" allowOverlap="1" wp14:anchorId="1E2C2204" wp14:editId="616644D6">
                <wp:simplePos x="0" y="0"/>
                <wp:positionH relativeFrom="column">
                  <wp:posOffset>373380</wp:posOffset>
                </wp:positionH>
                <wp:positionV relativeFrom="paragraph">
                  <wp:posOffset>3638377</wp:posOffset>
                </wp:positionV>
                <wp:extent cx="4182110" cy="584200"/>
                <wp:effectExtent l="0" t="0" r="0" b="0"/>
                <wp:wrapNone/>
                <wp:docPr id="1692683336" name="TextBox 3"/>
                <wp:cNvGraphicFramePr/>
                <a:graphic xmlns:a="http://schemas.openxmlformats.org/drawingml/2006/main">
                  <a:graphicData uri="http://schemas.microsoft.com/office/word/2010/wordprocessingShape">
                    <wps:wsp>
                      <wps:cNvSpPr txBox="1"/>
                      <wps:spPr>
                        <a:xfrm>
                          <a:off x="0" y="0"/>
                          <a:ext cx="4182110" cy="584200"/>
                        </a:xfrm>
                        <a:prstGeom prst="rect">
                          <a:avLst/>
                        </a:prstGeom>
                        <a:noFill/>
                      </wps:spPr>
                      <wps:txbx>
                        <w:txbxContent>
                          <w:p w14:paraId="623C0D89" w14:textId="77777777" w:rsidR="00213428" w:rsidRPr="00213428" w:rsidRDefault="00213428" w:rsidP="00213428">
                            <w:pPr>
                              <w:bidi w:val="0"/>
                              <w:jc w:val="center"/>
                              <w:rPr>
                                <w:kern w:val="24"/>
                                <w:sz w:val="18"/>
                                <w:szCs w:val="18"/>
                                <w:rtl/>
                              </w:rPr>
                            </w:pPr>
                            <w:r w:rsidRPr="00213428">
                              <w:rPr>
                                <w:rFonts w:hint="cs"/>
                                <w:kern w:val="24"/>
                                <w:sz w:val="18"/>
                                <w:szCs w:val="18"/>
                                <w:rtl/>
                              </w:rPr>
                              <w:t>م</w:t>
                            </w:r>
                            <w:r w:rsidRPr="00213428">
                              <w:rPr>
                                <w:kern w:val="24"/>
                                <w:sz w:val="18"/>
                                <w:szCs w:val="18"/>
                              </w:rPr>
                              <w:t>2026/</w:t>
                            </w:r>
                            <w:r w:rsidRPr="00213428">
                              <w:rPr>
                                <w:rFonts w:hint="cs"/>
                                <w:kern w:val="24"/>
                                <w:sz w:val="18"/>
                                <w:szCs w:val="18"/>
                                <w:rtl/>
                              </w:rPr>
                              <w:t>06</w:t>
                            </w:r>
                            <w:r w:rsidRPr="00213428">
                              <w:rPr>
                                <w:kern w:val="24"/>
                                <w:sz w:val="18"/>
                                <w:szCs w:val="18"/>
                              </w:rPr>
                              <w:t>/</w:t>
                            </w:r>
                            <w:r w:rsidRPr="00213428">
                              <w:rPr>
                                <w:rFonts w:hint="cs"/>
                                <w:kern w:val="24"/>
                                <w:sz w:val="18"/>
                                <w:szCs w:val="18"/>
                                <w:rtl/>
                              </w:rPr>
                              <w:t>11</w:t>
                            </w:r>
                          </w:p>
                          <w:p w14:paraId="34E01A29" w14:textId="77777777" w:rsidR="00213428" w:rsidRPr="00213428" w:rsidRDefault="00213428" w:rsidP="00213428">
                            <w:pPr>
                              <w:bidi w:val="0"/>
                              <w:jc w:val="center"/>
                              <w:rPr>
                                <w:kern w:val="24"/>
                                <w:sz w:val="18"/>
                                <w:szCs w:val="18"/>
                                <w:rtl/>
                              </w:rPr>
                            </w:pPr>
                            <w:r w:rsidRPr="00213428">
                              <w:rPr>
                                <w:rFonts w:hint="cs"/>
                                <w:kern w:val="24"/>
                                <w:sz w:val="18"/>
                                <w:szCs w:val="18"/>
                                <w:rtl/>
                              </w:rPr>
                              <w:t>هـ</w:t>
                            </w:r>
                            <w:r w:rsidRPr="00213428">
                              <w:rPr>
                                <w:kern w:val="24"/>
                                <w:sz w:val="18"/>
                                <w:szCs w:val="18"/>
                              </w:rPr>
                              <w:t>1447/</w:t>
                            </w:r>
                            <w:r w:rsidRPr="00213428">
                              <w:rPr>
                                <w:rFonts w:hint="cs"/>
                                <w:kern w:val="24"/>
                                <w:sz w:val="18"/>
                                <w:szCs w:val="18"/>
                                <w:rtl/>
                              </w:rPr>
                              <w:t>12</w:t>
                            </w:r>
                            <w:r w:rsidRPr="00213428">
                              <w:rPr>
                                <w:kern w:val="24"/>
                                <w:sz w:val="18"/>
                                <w:szCs w:val="18"/>
                              </w:rPr>
                              <w:t>/</w:t>
                            </w:r>
                            <w:r w:rsidRPr="00213428">
                              <w:rPr>
                                <w:rFonts w:hint="cs"/>
                                <w:kern w:val="24"/>
                                <w:sz w:val="18"/>
                                <w:szCs w:val="18"/>
                                <w:rtl/>
                              </w:rPr>
                              <w:t>25</w:t>
                            </w:r>
                          </w:p>
                        </w:txbxContent>
                      </wps:txbx>
                      <wps:bodyPr wrap="square" rtlCol="0">
                        <a:spAutoFit/>
                      </wps:bodyPr>
                    </wps:wsp>
                  </a:graphicData>
                </a:graphic>
              </wp:anchor>
            </w:drawing>
          </mc:Choice>
          <mc:Fallback xmlns="">
            <w:pict>
              <v:shape w14:anchorId="1E2C2204" id="TextBox 3" o:spid="_x0000_s1027" type="#_x0000_t202" style="position:absolute;left:0;text-align:left;margin-left:29.4pt;margin-top:286.5pt;width:329.3pt;height:46pt;z-index:2516664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" filled="f" stroked="f">
                <v:textbox style="mso-fit-shape-to-text:t">
                  <w:txbxContent>
                    <w:p w14:paraId="623C0D89" w14:textId="77777777" w:rsidR="00213428" w:rsidRPr="00213428" w:rsidRDefault="00213428" w:rsidP="00213428">
                      <w:pPr>
                        <w:bidi w:val="0"/>
                        <w:jc w:val="center"/>
                        <w:rPr>
                          <w:kern w:val="24"/>
                          <w:sz w:val="18"/>
                          <w:szCs w:val="18"/>
                          <w:rtl/>
                        </w:rPr>
                      </w:pPr>
                      <w:r w:rsidRPr="00213428">
                        <w:rPr>
                          <w:rFonts w:hint="cs"/>
                          <w:kern w:val="24"/>
                          <w:sz w:val="18"/>
                          <w:szCs w:val="18"/>
                          <w:rtl/>
                        </w:rPr>
                        <w:t>م</w:t>
                      </w:r>
                      <w:r w:rsidRPr="00213428">
                        <w:rPr>
                          <w:kern w:val="24"/>
                          <w:sz w:val="18"/>
                          <w:szCs w:val="18"/>
                        </w:rPr>
                        <w:t>2026/</w:t>
                      </w:r>
                      <w:r w:rsidRPr="00213428">
                        <w:rPr>
                          <w:rFonts w:hint="cs"/>
                          <w:kern w:val="24"/>
                          <w:sz w:val="18"/>
                          <w:szCs w:val="18"/>
                          <w:rtl/>
                        </w:rPr>
                        <w:t>06</w:t>
                      </w:r>
                      <w:r w:rsidRPr="00213428">
                        <w:rPr>
                          <w:kern w:val="24"/>
                          <w:sz w:val="18"/>
                          <w:szCs w:val="18"/>
                        </w:rPr>
                        <w:t>/</w:t>
                      </w:r>
                      <w:r w:rsidRPr="00213428">
                        <w:rPr>
                          <w:rFonts w:hint="cs"/>
                          <w:kern w:val="24"/>
                          <w:sz w:val="18"/>
                          <w:szCs w:val="18"/>
                          <w:rtl/>
                        </w:rPr>
                        <w:t>11</w:t>
                      </w:r>
                    </w:p>
                    <w:p w14:paraId="34E01A29" w14:textId="77777777" w:rsidR="00213428" w:rsidRPr="00213428" w:rsidRDefault="00213428" w:rsidP="00213428">
                      <w:pPr>
                        <w:bidi w:val="0"/>
                        <w:jc w:val="center"/>
                        <w:rPr>
                          <w:kern w:val="24"/>
                          <w:sz w:val="18"/>
                          <w:szCs w:val="18"/>
                          <w:rtl/>
                        </w:rPr>
                      </w:pPr>
                      <w:r w:rsidRPr="00213428">
                        <w:rPr>
                          <w:rFonts w:hint="cs"/>
                          <w:kern w:val="24"/>
                          <w:sz w:val="18"/>
                          <w:szCs w:val="18"/>
                          <w:rtl/>
                        </w:rPr>
                        <w:t>هـ</w:t>
                      </w:r>
                      <w:r w:rsidRPr="00213428">
                        <w:rPr>
                          <w:kern w:val="24"/>
                          <w:sz w:val="18"/>
                          <w:szCs w:val="18"/>
                        </w:rPr>
                        <w:t>1447/</w:t>
                      </w:r>
                      <w:r w:rsidRPr="00213428">
                        <w:rPr>
                          <w:rFonts w:hint="cs"/>
                          <w:kern w:val="24"/>
                          <w:sz w:val="18"/>
                          <w:szCs w:val="18"/>
                          <w:rtl/>
                        </w:rPr>
                        <w:t>12</w:t>
                      </w:r>
                      <w:r w:rsidRPr="00213428">
                        <w:rPr>
                          <w:kern w:val="24"/>
                          <w:sz w:val="18"/>
                          <w:szCs w:val="18"/>
                        </w:rPr>
                        <w:t>/</w:t>
                      </w:r>
                      <w:r w:rsidRPr="00213428">
                        <w:rPr>
                          <w:rFonts w:hint="cs"/>
                          <w:kern w:val="24"/>
                          <w:sz w:val="18"/>
                          <w:szCs w:val="18"/>
                          <w:rtl/>
                        </w:rPr>
                        <w:t>25</w:t>
                      </w:r>
                    </w:p>
                  </w:txbxContent>
                </v:textbox>
              </v:shape>
            </w:pict>
          </mc:Fallback>
        </mc:AlternateContent>
      </w:r>
      <w:r w:rsidR="00213428" w:rsidRPr="00B355B9">
        <w:rPr>
          <w:noProof/>
        </w:rPr>
        <mc:AlternateContent>
          <mc:Choice Requires="wps">
            <w:drawing>
              <wp:anchor distT="0" distB="0" distL="114300" distR="114300" simplePos="0" relativeHeight="251664396" behindDoc="0" locked="0" layoutInCell="1" allowOverlap="1" wp14:anchorId="06758DEF" wp14:editId="3E989B80">
                <wp:simplePos x="0" y="0"/>
                <wp:positionH relativeFrom="column">
                  <wp:posOffset>0</wp:posOffset>
                </wp:positionH>
                <wp:positionV relativeFrom="paragraph">
                  <wp:posOffset>1965960</wp:posOffset>
                </wp:positionV>
                <wp:extent cx="5534660" cy="1015365"/>
                <wp:effectExtent l="0" t="0" r="0" b="0"/>
                <wp:wrapNone/>
                <wp:docPr id="1636145502" name="TextBox 2"/>
                <wp:cNvGraphicFramePr/>
                <a:graphic xmlns:a="http://schemas.openxmlformats.org/drawingml/2006/main">
                  <a:graphicData uri="http://schemas.microsoft.com/office/word/2010/wordprocessingShape">
                    <wps:wsp>
                      <wps:cNvSpPr txBox="1"/>
                      <wps:spPr>
                        <a:xfrm>
                          <a:off x="0" y="0"/>
                          <a:ext cx="5534660" cy="1015365"/>
                        </a:xfrm>
                        <a:prstGeom prst="rect">
                          <a:avLst/>
                        </a:prstGeom>
                        <a:noFill/>
                      </wps:spPr>
                      <wps:txbx>
                        <w:txbxContent>
                          <w:p w14:paraId="32930C23" w14:textId="77777777" w:rsidR="00213428" w:rsidRPr="00213428" w:rsidRDefault="00213428" w:rsidP="00213428">
                            <w:pPr>
                              <w:bidi w:val="0"/>
                              <w:jc w:val="center"/>
                              <w:rPr>
                                <w:b/>
                                <w:bCs/>
                                <w:kern w:val="24"/>
                                <w:sz w:val="40"/>
                                <w:szCs w:val="40"/>
                                <w:rtl/>
                              </w:rPr>
                            </w:pPr>
                            <w:r w:rsidRPr="00213428">
                              <w:rPr>
                                <w:rFonts w:hint="cs"/>
                                <w:b/>
                                <w:bCs/>
                                <w:kern w:val="24"/>
                                <w:sz w:val="40"/>
                                <w:szCs w:val="40"/>
                                <w:rtl/>
                              </w:rPr>
                              <w:t>دليل أعمال النظارة وإدارة الوقف</w:t>
                            </w:r>
                          </w:p>
                        </w:txbxContent>
                      </wps:txbx>
                      <wps:bodyPr wrap="square" rtlCol="0">
                        <a:spAutoFit/>
                      </wps:bodyPr>
                    </wps:wsp>
                  </a:graphicData>
                </a:graphic>
              </wp:anchor>
            </w:drawing>
          </mc:Choice>
          <mc:Fallback xmlns="">
            <w:pict>
              <v:shape w14:anchorId="06758DEF" id="TextBox 2" o:spid="_x0000_s1028" type="#_x0000_t202" style="position:absolute;left:0;text-align:left;margin-left:0;margin-top:154.8pt;width:435.8pt;height:79.95pt;z-index:2516643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" filled="f" stroked="f">
                <v:textbox style="mso-fit-shape-to-text:t">
                  <w:txbxContent>
                    <w:p w14:paraId="32930C23" w14:textId="77777777" w:rsidR="00213428" w:rsidRPr="00213428" w:rsidRDefault="00213428" w:rsidP="00213428">
                      <w:pPr>
                        <w:bidi w:val="0"/>
                        <w:jc w:val="center"/>
                        <w:rPr>
                          <w:b/>
                          <w:bCs/>
                          <w:kern w:val="24"/>
                          <w:sz w:val="40"/>
                          <w:szCs w:val="40"/>
                          <w:rtl/>
                        </w:rPr>
                      </w:pPr>
                      <w:r w:rsidRPr="00213428">
                        <w:rPr>
                          <w:rFonts w:hint="cs"/>
                          <w:b/>
                          <w:bCs/>
                          <w:kern w:val="24"/>
                          <w:sz w:val="40"/>
                          <w:szCs w:val="40"/>
                          <w:rtl/>
                        </w:rPr>
                        <w:t>دليل أعمال النظارة وإدارة الوقف</w:t>
                      </w:r>
                    </w:p>
                  </w:txbxContent>
                </v:textbox>
              </v:shape>
            </w:pict>
          </mc:Fallback>
        </mc:AlternateContent>
      </w:r>
      <w:r w:rsidR="00213428" w:rsidRPr="00B355B9">
        <w:rPr>
          <w:noProof/>
        </w:rPr>
        <mc:AlternateContent>
          <mc:Choice Requires="wps">
            <w:drawing>
              <wp:anchor distT="0" distB="0" distL="114300" distR="114300" simplePos="0" relativeHeight="251662348" behindDoc="0" locked="0" layoutInCell="1" allowOverlap="1" wp14:anchorId="3D01D857" wp14:editId="2A29D9E4">
                <wp:simplePos x="0" y="0"/>
                <wp:positionH relativeFrom="column">
                  <wp:posOffset>0</wp:posOffset>
                </wp:positionH>
                <wp:positionV relativeFrom="paragraph">
                  <wp:posOffset>2407920</wp:posOffset>
                </wp:positionV>
                <wp:extent cx="5565927" cy="584200"/>
                <wp:effectExtent l="0" t="0" r="0" b="0"/>
                <wp:wrapNone/>
                <wp:docPr id="1304307112" name="TextBox 3"/>
                <wp:cNvGraphicFramePr/>
                <a:graphic xmlns:a="http://schemas.openxmlformats.org/drawingml/2006/main">
                  <a:graphicData uri="http://schemas.microsoft.com/office/word/2010/wordprocessingShape">
                    <wps:wsp>
                      <wps:cNvSpPr txBox="1"/>
                      <wps:spPr>
                        <a:xfrm>
                          <a:off x="0" y="0"/>
                          <a:ext cx="5565927" cy="584200"/>
                        </a:xfrm>
                        <a:prstGeom prst="rect">
                          <a:avLst/>
                        </a:prstGeom>
                        <a:noFill/>
                      </wps:spPr>
                      <wps:txbx>
                        <w:txbxContent>
                          <w:p w14:paraId="5001F97F" w14:textId="77777777" w:rsidR="00213428" w:rsidRPr="00213428" w:rsidRDefault="00213428" w:rsidP="00213428">
                            <w:pPr>
                              <w:bidi w:val="0"/>
                              <w:jc w:val="center"/>
                              <w:rPr>
                                <w:kern w:val="24"/>
                                <w:sz w:val="24"/>
                                <w:szCs w:val="24"/>
                                <w:rtl/>
                              </w:rPr>
                            </w:pPr>
                            <w:r w:rsidRPr="00213428">
                              <w:rPr>
                                <w:kern w:val="24"/>
                                <w:sz w:val="24"/>
                                <w:szCs w:val="24"/>
                                <w:rtl/>
                              </w:rPr>
                              <w:t>الدليل التشغيلي والإجرائي للمستفيدين وإدارة الوقف</w:t>
                            </w:r>
                          </w:p>
                        </w:txbxContent>
                      </wps:txbx>
                      <wps:bodyPr wrap="square" rtlCol="0">
                        <a:spAutoFit/>
                      </wps:bodyPr>
                    </wps:wsp>
                  </a:graphicData>
                </a:graphic>
                <wp14:sizeRelH relativeFrom="margin">
                  <wp14:pctWidth>0</wp14:pctWidth>
                </wp14:sizeRelH>
              </wp:anchor>
            </w:drawing>
          </mc:Choice>
          <mc:Fallback xmlns="">
            <w:pict>
              <v:shape w14:anchorId="3D01D857" id="_x0000_s1029" type="#_x0000_t202" style="position:absolute;left:0;text-align:left;margin-left:0;margin-top:189.6pt;width:438.25pt;height:46pt;z-index:25166234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" filled="f" stroked="f">
                <v:textbox style="mso-fit-shape-to-text:t">
                  <w:txbxContent>
                    <w:p w14:paraId="5001F97F" w14:textId="77777777" w:rsidR="00213428" w:rsidRPr="00213428" w:rsidRDefault="00213428" w:rsidP="00213428">
                      <w:pPr>
                        <w:bidi w:val="0"/>
                        <w:jc w:val="center"/>
                        <w:rPr>
                          <w:kern w:val="24"/>
                          <w:sz w:val="24"/>
                          <w:szCs w:val="24"/>
                          <w:rtl/>
                        </w:rPr>
                      </w:pPr>
                      <w:r w:rsidRPr="00213428">
                        <w:rPr>
                          <w:kern w:val="24"/>
                          <w:sz w:val="24"/>
                          <w:szCs w:val="24"/>
                          <w:rtl/>
                        </w:rPr>
                        <w:t>الدليل التشغيلي والإجرائي للمستفيدين وإدارة الوقف</w:t>
                      </w:r>
                    </w:p>
                  </w:txbxContent>
                </v:textbox>
              </v:shape>
            </w:pict>
          </mc:Fallback>
        </mc:AlternateContent>
      </w:r>
      <w:r w:rsidR="00213428" w:rsidRPr="00B355B9">
        <w:rPr>
          <w:noProof/>
        </w:rPr>
        <mc:AlternateContent>
          <mc:Choice Requires="wpg">
            <w:drawing>
              <wp:anchor distT="0" distB="0" distL="114300" distR="114300" simplePos="0" relativeHeight="251660300" behindDoc="0" locked="0" layoutInCell="1" allowOverlap="1" wp14:anchorId="6D83DC3E" wp14:editId="73F08100">
                <wp:simplePos x="0" y="0"/>
                <wp:positionH relativeFrom="column">
                  <wp:posOffset>0</wp:posOffset>
                </wp:positionH>
                <wp:positionV relativeFrom="paragraph">
                  <wp:posOffset>1874520</wp:posOffset>
                </wp:positionV>
                <wp:extent cx="5499735" cy="853440"/>
                <wp:effectExtent l="38100" t="38100" r="43815" b="41910"/>
                <wp:wrapNone/>
                <wp:docPr id="1387853689" name="Graphic 15"/>
                <wp:cNvGraphicFramePr/>
                <a:graphic xmlns:a="http://schemas.openxmlformats.org/drawingml/2006/main">
                  <a:graphicData uri="http://schemas.microsoft.com/office/word/2010/wordprocessingGroup">
                    <wpg:wgp>
                      <wpg:cNvGrpSpPr/>
                      <wpg:grpSpPr>
                        <a:xfrm>
                          <a:off x="0" y="0"/>
                          <a:ext cx="5499735" cy="853440"/>
                          <a:chOff x="186657" y="118485"/>
                          <a:chExt cx="5928848" cy="735129"/>
                        </a:xfrm>
                      </wpg:grpSpPr>
                      <wps:wsp>
                        <wps:cNvPr id="1375417540" name="Freeform 7"/>
                        <wps:cNvSpPr/>
                        <wps:spPr>
                          <a:xfrm>
                            <a:off x="186657" y="118485"/>
                            <a:ext cx="5928848" cy="735129"/>
                          </a:xfrm>
                          <a:custGeom>
                            <a:avLst/>
                            <a:gdLst>
                              <a:gd name="connsiteX0" fmla="*/ 0 w 5928848"/>
                              <a:gd name="connsiteY0" fmla="*/ 0 h 735129"/>
                              <a:gd name="connsiteX1" fmla="*/ 5665473 w 5928848"/>
                              <a:gd name="connsiteY1" fmla="*/ 0 h 735129"/>
                              <a:gd name="connsiteX2" fmla="*/ 5928849 w 5928848"/>
                              <a:gd name="connsiteY2" fmla="*/ 333679 h 735129"/>
                              <a:gd name="connsiteX3" fmla="*/ 5928849 w 5928848"/>
                              <a:gd name="connsiteY3" fmla="*/ 735129 h 735129"/>
                            </a:gdLst>
                            <a:ahLst/>
                            <a:cxnLst>
                              <a:cxn ang="0">
                                <a:pos x="connsiteX0" y="connsiteY0"/>
                              </a:cxn>
                              <a:cxn ang="0">
                                <a:pos x="connsiteX1" y="connsiteY1"/>
                              </a:cxn>
                              <a:cxn ang="0">
                                <a:pos x="connsiteX2" y="connsiteY2"/>
                              </a:cxn>
                              <a:cxn ang="0">
                                <a:pos x="connsiteX3" y="connsiteY3"/>
                              </a:cxn>
                            </a:cxnLst>
                            <a:rect l="l" t="t" r="r" b="b"/>
                            <a:pathLst>
                              <a:path w="5928848" h="735129">
                                <a:moveTo>
                                  <a:pt x="0" y="0"/>
                                </a:moveTo>
                                <a:lnTo>
                                  <a:pt x="5665473" y="0"/>
                                </a:lnTo>
                                <a:cubicBezTo>
                                  <a:pt x="5810886" y="0"/>
                                  <a:pt x="5928849" y="149402"/>
                                  <a:pt x="5928849" y="333679"/>
                                </a:cubicBezTo>
                                <a:lnTo>
                                  <a:pt x="5928849" y="735129"/>
                                </a:lnTo>
                              </a:path>
                            </a:pathLst>
                          </a:custGeom>
                          <a:noFill/>
                          <a:ln w="72715" cap="rnd">
                            <a:solidFill>
                              <a:srgbClr val="06B185"/>
                            </a:solidFill>
                            <a:prstDash val="solid"/>
                            <a:miter/>
                          </a:ln>
                        </wps:spPr>
                        <wps:bodyPr rtlCol="0" anchor="ctr"/>
                      </wps:wsp>
                    </wpg:wgp>
                  </a:graphicData>
                </a:graphic>
              </wp:anchor>
            </w:drawing>
          </mc:Choice>
          <mc:Fallback xmlns="">
            <w:pict>
              <v:group w14:anchorId="2D0CD01D" id="Graphic 15" o:spid="_x0000_s1026" style="position:absolute;margin-left:0;margin-top:147.6pt;width:433.05pt;height:67.2pt;z-index:251660300" coordorigin="1866,1184" coordsize="59288,73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">
                <v:shape id="Freeform 7" o:spid="_x0000_s1027" style="position:absolute;left:1866;top:1184;width:59289;height:7352;visibility:visible;mso-wrap-style:square;v-text-anchor:middle" coordsize="5928848,7351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" path="m,l5665473,v145413,,263376,149402,263376,333679l5928849,735129e" filled="f" strokecolor="#06b185" strokeweight="2.01986mm">
                  <v:stroke joinstyle="miter" endcap="round"/>
                  <v:path arrowok="t" o:connecttype="custom" o:connectlocs="0,0;5665473,0;5928849,333679;5928849,735129" o:connectangles="0,0,0,0"/>
                </v:shape>
              </v:group>
            </w:pict>
          </mc:Fallback>
        </mc:AlternateContent>
      </w:r>
      <w:r w:rsidR="00213428" w:rsidRPr="00B355B9">
        <w:rPr>
          <w:rtl/>
        </w:rPr>
        <w:br w:type="page"/>
      </w:r>
    </w:p>
    <w:p w14:paraId="2277ADF0" w14:textId="716A0427" w:rsidR="00D84462" w:rsidRPr="00D84462" w:rsidRDefault="003C54F4">
      <w:pPr>
        <w:pStyle w:val="TOC1"/>
        <w:tabs>
          <w:tab w:val="left" w:pos="1400"/>
          <w:tab w:val="right" w:leader="hyphen" w:pos="9350"/>
        </w:tabs>
        <w:bidi/>
        <w:rPr>
          <w:ins w:id="2" w:author="Fadwa Alateiqu" w:date="2026-06-14T01:09:00Z" w16du:dateUtc="2026-06-13T22:09:00Z"/>
          <w:rFonts w:ascii="MadaniArabic-Light" w:eastAsiaTheme="minorEastAsia" w:hAnsi="MadaniArabic-Light" w:cs="MadaniArabic-Light"/>
          <w:b w:val="0"/>
          <w:bCs w:val="0"/>
          <w:i w:val="0"/>
          <w:iCs w:val="0"/>
          <w:noProof/>
          <w:sz w:val="20"/>
          <w:szCs w:val="20"/>
          <w:rPrChange w:id="3" w:author="Fadwa Alateiqu" w:date="2026-06-14T01:10:00Z" w16du:dateUtc="2026-06-13T22:10:00Z">
            <w:rPr>
              <w:ins w:id="4" w:author="Fadwa Alateiqu" w:date="2026-06-14T01:09:00Z" w16du:dateUtc="2026-06-13T22:09:00Z"/>
              <w:rFonts w:eastAsiaTheme="minorEastAsia" w:cstheme="minorBidi"/>
              <w:b w:val="0"/>
              <w:bCs w:val="0"/>
              <w:i w:val="0"/>
              <w:iCs w:val="0"/>
              <w:noProof/>
              <w:szCs w:val="24"/>
            </w:rPr>
          </w:rPrChange>
        </w:rPr>
        <w:pPrChange w:id="5" w:author="Fadwa Alateiqu" w:date="2026-06-14T01:10:00Z" w16du:dateUtc="2026-06-13T22:10:00Z">
          <w:pPr>
            <w:pStyle w:val="TOC1"/>
            <w:tabs>
              <w:tab w:val="left" w:pos="1400"/>
              <w:tab w:val="right" w:leader="hyphen" w:pos="9350"/>
            </w:tabs>
          </w:pPr>
        </w:pPrChange>
      </w:pPr>
      <w:r w:rsidRPr="0057355F">
        <w:rPr>
          <w:i w:val="0"/>
          <w:iCs w:val="0"/>
          <w:rtl/>
          <w:rPrChange w:id="6" w:author="Ahmed Alfarooque" w:date="2026-06-12T13:57:00Z" w16du:dateUtc="2026-06-12T10:57:00Z">
            <w:rPr>
              <w:rtl/>
            </w:rPr>
          </w:rPrChange>
        </w:rPr>
        <w:lastRenderedPageBreak/>
        <w:fldChar w:fldCharType="begin"/>
      </w:r>
      <w:r w:rsidRPr="0057355F">
        <w:rPr>
          <w:i w:val="0"/>
          <w:iCs w:val="0"/>
          <w:rtl/>
          <w:rPrChange w:id="7" w:author="Ahmed Alfarooque" w:date="2026-06-12T13:57:00Z" w16du:dateUtc="2026-06-12T10:57:00Z">
            <w:rPr>
              <w:rtl/>
            </w:rPr>
          </w:rPrChange>
        </w:rPr>
        <w:instrText xml:space="preserve"> </w:instrText>
      </w:r>
      <w:r w:rsidRPr="0057355F">
        <w:rPr>
          <w:i w:val="0"/>
          <w:iCs w:val="0"/>
          <w:rPrChange w:id="8" w:author="Ahmed Alfarooque" w:date="2026-06-12T13:57:00Z" w16du:dateUtc="2026-06-12T10:57:00Z">
            <w:rPr/>
          </w:rPrChange>
        </w:rPr>
        <w:instrText>TOC</w:instrText>
      </w:r>
      <w:r w:rsidRPr="0057355F">
        <w:rPr>
          <w:i w:val="0"/>
          <w:iCs w:val="0"/>
          <w:rtl/>
          <w:rPrChange w:id="9" w:author="Ahmed Alfarooque" w:date="2026-06-12T13:57:00Z" w16du:dateUtc="2026-06-12T10:57:00Z">
            <w:rPr>
              <w:rtl/>
            </w:rPr>
          </w:rPrChange>
        </w:rPr>
        <w:instrText xml:space="preserve"> \</w:instrText>
      </w:r>
      <w:r w:rsidRPr="0057355F">
        <w:rPr>
          <w:i w:val="0"/>
          <w:iCs w:val="0"/>
          <w:rPrChange w:id="10" w:author="Ahmed Alfarooque" w:date="2026-06-12T13:57:00Z" w16du:dateUtc="2026-06-12T10:57:00Z">
            <w:rPr/>
          </w:rPrChange>
        </w:rPr>
        <w:instrText>o "1-3" \h \z \u</w:instrText>
      </w:r>
      <w:r w:rsidRPr="0057355F">
        <w:rPr>
          <w:i w:val="0"/>
          <w:iCs w:val="0"/>
          <w:rtl/>
          <w:rPrChange w:id="11" w:author="Ahmed Alfarooque" w:date="2026-06-12T13:57:00Z" w16du:dateUtc="2026-06-12T10:57:00Z">
            <w:rPr>
              <w:rtl/>
            </w:rPr>
          </w:rPrChange>
        </w:rPr>
        <w:instrText xml:space="preserve"> </w:instrText>
      </w:r>
      <w:r w:rsidRPr="0057355F">
        <w:rPr>
          <w:i w:val="0"/>
          <w:iCs w:val="0"/>
          <w:rtl/>
          <w:rPrChange w:id="12" w:author="Ahmed Alfarooque" w:date="2026-06-12T13:57:00Z" w16du:dateUtc="2026-06-12T10:57:00Z">
            <w:rPr>
              <w:rFonts w:ascii="MadaniArabic-Light" w:hAnsi="MadaniArabic-Light" w:cs="MadaniArabic-Light"/>
              <w:b w:val="0"/>
              <w:bCs w:val="0"/>
              <w:i w:val="0"/>
              <w:iCs w:val="0"/>
              <w:sz w:val="20"/>
              <w:szCs w:val="20"/>
              <w:rtl/>
            </w:rPr>
          </w:rPrChange>
        </w:rPr>
        <w:fldChar w:fldCharType="separate"/>
      </w:r>
      <w:ins w:id="13" w:author="Fadwa Alateiqu" w:date="2026-06-14T01:09:00Z" w16du:dateUtc="2026-06-13T22:09:00Z">
        <w:r w:rsidR="00D84462" w:rsidRPr="00D84462">
          <w:rPr>
            <w:rStyle w:val="Hyperlink"/>
            <w:rFonts w:ascii="MadaniArabic-Light" w:hAnsi="MadaniArabic-Light" w:cs="MadaniArabic-Light"/>
            <w:i w:val="0"/>
            <w:iCs w:val="0"/>
            <w:noProof/>
            <w:sz w:val="20"/>
            <w:szCs w:val="20"/>
            <w:rPrChange w:id="14" w:author="Fadwa Alateiqu" w:date="2026-06-14T01:10:00Z" w16du:dateUtc="2026-06-13T22:10:00Z">
              <w:rPr>
                <w:rStyle w:val="Hyperlink"/>
                <w:noProof/>
              </w:rPr>
            </w:rPrChange>
          </w:rPr>
          <w:fldChar w:fldCharType="begin"/>
        </w:r>
        <w:r w:rsidR="00D84462" w:rsidRPr="00D84462">
          <w:rPr>
            <w:rStyle w:val="Hyperlink"/>
            <w:rFonts w:ascii="MadaniArabic-Light" w:hAnsi="MadaniArabic-Light" w:cs="MadaniArabic-Light"/>
            <w:i w:val="0"/>
            <w:iCs w:val="0"/>
            <w:noProof/>
            <w:sz w:val="20"/>
            <w:szCs w:val="20"/>
            <w:rPrChange w:id="15" w:author="Fadwa Alateiqu" w:date="2026-06-14T01:10:00Z" w16du:dateUtc="2026-06-13T22:10:00Z">
              <w:rPr>
                <w:rStyle w:val="Hyperlink"/>
                <w:noProof/>
              </w:rPr>
            </w:rPrChange>
          </w:rPr>
          <w:instrText xml:space="preserve"> </w:instrText>
        </w:r>
        <w:r w:rsidR="00D84462" w:rsidRPr="00D84462">
          <w:rPr>
            <w:rFonts w:ascii="MadaniArabic-Light" w:hAnsi="MadaniArabic-Light" w:cs="MadaniArabic-Light"/>
            <w:i w:val="0"/>
            <w:iCs w:val="0"/>
            <w:noProof/>
            <w:sz w:val="20"/>
            <w:szCs w:val="20"/>
            <w:rPrChange w:id="16" w:author="Fadwa Alateiqu" w:date="2026-06-14T01:10:00Z" w16du:dateUtc="2026-06-13T22:10:00Z">
              <w:rPr>
                <w:noProof/>
              </w:rPr>
            </w:rPrChange>
          </w:rPr>
          <w:instrText>HYPERLINK \l "_Toc232291800"</w:instrText>
        </w:r>
        <w:r w:rsidR="00D84462" w:rsidRPr="00D84462">
          <w:rPr>
            <w:rStyle w:val="Hyperlink"/>
            <w:rFonts w:ascii="MadaniArabic-Light" w:hAnsi="MadaniArabic-Light" w:cs="MadaniArabic-Light"/>
            <w:i w:val="0"/>
            <w:iCs w:val="0"/>
            <w:noProof/>
            <w:sz w:val="20"/>
            <w:szCs w:val="20"/>
            <w:rPrChange w:id="17" w:author="Fadwa Alateiqu" w:date="2026-06-14T01:10:00Z" w16du:dateUtc="2026-06-13T22:10:00Z">
              <w:rPr>
                <w:rStyle w:val="Hyperlink"/>
                <w:noProof/>
              </w:rPr>
            </w:rPrChange>
          </w:rPr>
          <w:instrText xml:space="preserve"> </w:instrText>
        </w:r>
        <w:r w:rsidR="00D84462" w:rsidRPr="00614B56">
          <w:rPr>
            <w:rStyle w:val="Hyperlink"/>
            <w:rFonts w:ascii="MadaniArabic-Light" w:hAnsi="MadaniArabic-Light" w:cs="MadaniArabic-Light"/>
            <w:i w:val="0"/>
            <w:iCs w:val="0"/>
            <w:noProof/>
            <w:sz w:val="20"/>
            <w:szCs w:val="20"/>
          </w:rPr>
        </w:r>
        <w:r w:rsidR="00D84462" w:rsidRPr="00D84462">
          <w:rPr>
            <w:rStyle w:val="Hyperlink"/>
            <w:rFonts w:ascii="MadaniArabic-Light" w:hAnsi="MadaniArabic-Light" w:cs="MadaniArabic-Light"/>
            <w:i w:val="0"/>
            <w:iCs w:val="0"/>
            <w:noProof/>
            <w:sz w:val="20"/>
            <w:szCs w:val="20"/>
            <w:rPrChange w:id="18" w:author="Fadwa Alateiqu" w:date="2026-06-14T01:10:00Z" w16du:dateUtc="2026-06-13T22:10:00Z">
              <w:rPr>
                <w:rStyle w:val="Hyperlink"/>
                <w:noProof/>
              </w:rPr>
            </w:rPrChange>
          </w:rPr>
          <w:fldChar w:fldCharType="separate"/>
        </w:r>
        <w:r w:rsidR="00D84462" w:rsidRPr="00D84462">
          <w:rPr>
            <w:rStyle w:val="Hyperlink"/>
            <w:rFonts w:ascii="MadaniArabic-Light" w:hAnsi="MadaniArabic-Light" w:cs="MadaniArabic-Light"/>
            <w:i w:val="0"/>
            <w:iCs w:val="0"/>
            <w:noProof/>
            <w:sz w:val="20"/>
            <w:szCs w:val="20"/>
            <w:rPrChange w:id="19" w:author="Fadwa Alateiqu" w:date="2026-06-14T01:10:00Z" w16du:dateUtc="2026-06-13T22:10:00Z">
              <w:rPr>
                <w:rStyle w:val="Hyperlink"/>
                <w:rFonts w:ascii="MadaniArabic-Light" w:hAnsi="MadaniArabic-Light" w:cs="MadaniArabic-Light"/>
                <w:noProof/>
              </w:rPr>
            </w:rPrChange>
          </w:rPr>
          <w:t>1</w:t>
        </w:r>
      </w:ins>
      <w:ins w:id="20" w:author="Fadwa Alateiqu" w:date="2026-06-14T01:10:00Z" w16du:dateUtc="2026-06-13T22:10:00Z">
        <w:r w:rsidR="00D84462">
          <w:rPr>
            <w:rStyle w:val="Hyperlink"/>
            <w:rFonts w:ascii="MadaniArabic-Light" w:hAnsi="MadaniArabic-Light" w:cs="MadaniArabic-Light" w:hint="cs"/>
            <w:i w:val="0"/>
            <w:iCs w:val="0"/>
            <w:noProof/>
            <w:sz w:val="20"/>
            <w:szCs w:val="20"/>
            <w:rtl/>
          </w:rPr>
          <w:t xml:space="preserve"> </w:t>
        </w:r>
      </w:ins>
      <w:ins w:id="21" w:author="Fadwa Alateiqu" w:date="2026-06-14T01:09:00Z" w16du:dateUtc="2026-06-13T22:09:00Z">
        <w:r w:rsidR="00D84462" w:rsidRPr="00D84462">
          <w:rPr>
            <w:rStyle w:val="Hyperlink"/>
            <w:rFonts w:ascii="MadaniArabic-Light" w:hAnsi="MadaniArabic-Light" w:cs="MadaniArabic-Light"/>
            <w:i w:val="0"/>
            <w:iCs w:val="0"/>
            <w:noProof/>
            <w:sz w:val="20"/>
            <w:szCs w:val="20"/>
            <w:rtl/>
            <w:rPrChange w:id="22" w:author="Fadwa Alateiqu" w:date="2026-06-14T01:10:00Z" w16du:dateUtc="2026-06-13T22:10:00Z">
              <w:rPr>
                <w:rStyle w:val="Hyperlink"/>
                <w:rFonts w:ascii="MadaniArabic-Light" w:hAnsi="MadaniArabic-Light" w:cs="MadaniArabic-Light"/>
                <w:noProof/>
                <w:rtl/>
              </w:rPr>
            </w:rPrChange>
          </w:rPr>
          <w:t>المقدمة</w:t>
        </w:r>
      </w:ins>
      <w:ins w:id="23" w:author="Fadwa Alateiqu" w:date="2026-06-14T01:10:00Z" w16du:dateUtc="2026-06-13T22:10:00Z">
        <w:r w:rsidR="00D84462">
          <w:rPr>
            <w:rStyle w:val="Hyperlink"/>
            <w:rFonts w:ascii="MadaniArabic-Light" w:hAnsi="MadaniArabic-Light" w:cs="MadaniArabic-Light" w:hint="cs"/>
            <w:i w:val="0"/>
            <w:iCs w:val="0"/>
            <w:noProof/>
            <w:sz w:val="20"/>
            <w:szCs w:val="20"/>
            <w:rtl/>
          </w:rPr>
          <w:t xml:space="preserve"> ------</w:t>
        </w:r>
      </w:ins>
      <w:ins w:id="24" w:author="Fadwa Alateiqu" w:date="2026-06-14T01:09:00Z" w16du:dateUtc="2026-06-13T22:09:00Z">
        <w:r w:rsidR="00D84462" w:rsidRPr="00D84462">
          <w:rPr>
            <w:rFonts w:ascii="MadaniArabic-Light" w:hAnsi="MadaniArabic-Light" w:cs="MadaniArabic-Light"/>
            <w:i w:val="0"/>
            <w:iCs w:val="0"/>
            <w:noProof/>
            <w:webHidden/>
            <w:sz w:val="20"/>
            <w:szCs w:val="20"/>
            <w:rPrChange w:id="25" w:author="Fadwa Alateiqu" w:date="2026-06-14T01:10:00Z" w16du:dateUtc="2026-06-13T22:10:00Z">
              <w:rPr>
                <w:noProof/>
                <w:webHidden/>
              </w:rPr>
            </w:rPrChange>
          </w:rPr>
          <w:tab/>
        </w:r>
        <w:r w:rsidR="00D84462" w:rsidRPr="00D84462">
          <w:rPr>
            <w:rFonts w:ascii="MadaniArabic-Light" w:hAnsi="MadaniArabic-Light" w:cs="MadaniArabic-Light"/>
            <w:i w:val="0"/>
            <w:iCs w:val="0"/>
            <w:noProof/>
            <w:webHidden/>
            <w:sz w:val="20"/>
            <w:szCs w:val="20"/>
            <w:rPrChange w:id="26" w:author="Fadwa Alateiqu" w:date="2026-06-14T01:10:00Z" w16du:dateUtc="2026-06-13T22:10:00Z">
              <w:rPr>
                <w:noProof/>
                <w:webHidden/>
              </w:rPr>
            </w:rPrChange>
          </w:rPr>
          <w:fldChar w:fldCharType="begin"/>
        </w:r>
        <w:r w:rsidR="00D84462" w:rsidRPr="00D84462">
          <w:rPr>
            <w:rFonts w:ascii="MadaniArabic-Light" w:hAnsi="MadaniArabic-Light" w:cs="MadaniArabic-Light"/>
            <w:i w:val="0"/>
            <w:iCs w:val="0"/>
            <w:noProof/>
            <w:webHidden/>
            <w:sz w:val="20"/>
            <w:szCs w:val="20"/>
            <w:rPrChange w:id="27" w:author="Fadwa Alateiqu" w:date="2026-06-14T01:10:00Z" w16du:dateUtc="2026-06-13T22:10:00Z">
              <w:rPr>
                <w:noProof/>
                <w:webHidden/>
              </w:rPr>
            </w:rPrChange>
          </w:rPr>
          <w:instrText xml:space="preserve"> PAGEREF _Toc232291800 \h </w:instrText>
        </w:r>
      </w:ins>
      <w:r w:rsidR="00D84462" w:rsidRPr="00614B56">
        <w:rPr>
          <w:rFonts w:ascii="MadaniArabic-Light" w:hAnsi="MadaniArabic-Light" w:cs="MadaniArabic-Light"/>
          <w:i w:val="0"/>
          <w:iCs w:val="0"/>
          <w:noProof/>
          <w:webHidden/>
          <w:sz w:val="20"/>
          <w:szCs w:val="20"/>
        </w:rPr>
      </w:r>
      <w:ins w:id="28" w:author="Fadwa Alateiqu" w:date="2026-06-14T01:09:00Z" w16du:dateUtc="2026-06-13T22:09:00Z">
        <w:r w:rsidR="00D84462" w:rsidRPr="00D84462">
          <w:rPr>
            <w:rFonts w:ascii="MadaniArabic-Light" w:hAnsi="MadaniArabic-Light" w:cs="MadaniArabic-Light"/>
            <w:i w:val="0"/>
            <w:iCs w:val="0"/>
            <w:noProof/>
            <w:webHidden/>
            <w:sz w:val="20"/>
            <w:szCs w:val="20"/>
            <w:rPrChange w:id="29" w:author="Fadwa Alateiqu" w:date="2026-06-14T01:10:00Z" w16du:dateUtc="2026-06-13T22:10:00Z">
              <w:rPr>
                <w:noProof/>
                <w:webHidden/>
              </w:rPr>
            </w:rPrChange>
          </w:rPr>
          <w:fldChar w:fldCharType="separate"/>
        </w:r>
        <w:r w:rsidR="00D84462" w:rsidRPr="00D84462">
          <w:rPr>
            <w:rFonts w:ascii="MadaniArabic-Light" w:hAnsi="MadaniArabic-Light" w:cs="MadaniArabic-Light"/>
            <w:i w:val="0"/>
            <w:iCs w:val="0"/>
            <w:noProof/>
            <w:webHidden/>
            <w:sz w:val="20"/>
            <w:szCs w:val="20"/>
            <w:rPrChange w:id="30" w:author="Fadwa Alateiqu" w:date="2026-06-14T01:10:00Z" w16du:dateUtc="2026-06-13T22:10:00Z">
              <w:rPr>
                <w:noProof/>
                <w:webHidden/>
              </w:rPr>
            </w:rPrChange>
          </w:rPr>
          <w:t>2</w:t>
        </w:r>
        <w:r w:rsidR="00D84462" w:rsidRPr="00D84462">
          <w:rPr>
            <w:rFonts w:ascii="MadaniArabic-Light" w:hAnsi="MadaniArabic-Light" w:cs="MadaniArabic-Light"/>
            <w:i w:val="0"/>
            <w:iCs w:val="0"/>
            <w:noProof/>
            <w:webHidden/>
            <w:sz w:val="20"/>
            <w:szCs w:val="20"/>
            <w:rPrChange w:id="31" w:author="Fadwa Alateiqu" w:date="2026-06-14T01:10:00Z" w16du:dateUtc="2026-06-13T22:10:00Z">
              <w:rPr>
                <w:noProof/>
                <w:webHidden/>
              </w:rPr>
            </w:rPrChange>
          </w:rPr>
          <w:fldChar w:fldCharType="end"/>
        </w:r>
        <w:r w:rsidR="00D84462" w:rsidRPr="00D84462">
          <w:rPr>
            <w:rStyle w:val="Hyperlink"/>
            <w:rFonts w:ascii="MadaniArabic-Light" w:hAnsi="MadaniArabic-Light" w:cs="MadaniArabic-Light"/>
            <w:i w:val="0"/>
            <w:iCs w:val="0"/>
            <w:noProof/>
            <w:sz w:val="20"/>
            <w:szCs w:val="20"/>
            <w:rPrChange w:id="32" w:author="Fadwa Alateiqu" w:date="2026-06-14T01:10:00Z" w16du:dateUtc="2026-06-13T22:10:00Z">
              <w:rPr>
                <w:rStyle w:val="Hyperlink"/>
                <w:noProof/>
              </w:rPr>
            </w:rPrChange>
          </w:rPr>
          <w:fldChar w:fldCharType="end"/>
        </w:r>
      </w:ins>
    </w:p>
    <w:p w14:paraId="64589006" w14:textId="486A5D66" w:rsidR="00D84462" w:rsidRPr="00D84462" w:rsidRDefault="00D84462">
      <w:pPr>
        <w:pStyle w:val="TOC2"/>
        <w:rPr>
          <w:ins w:id="33" w:author="Fadwa Alateiqu" w:date="2026-06-14T01:09:00Z" w16du:dateUtc="2026-06-13T22:09:00Z"/>
          <w:rFonts w:eastAsiaTheme="minorEastAsia"/>
          <w:rPrChange w:id="34" w:author="Fadwa Alateiqu" w:date="2026-06-14T01:10:00Z" w16du:dateUtc="2026-06-13T22:10:00Z">
            <w:rPr>
              <w:ins w:id="35" w:author="Fadwa Alateiqu" w:date="2026-06-14T01:09:00Z" w16du:dateUtc="2026-06-13T22:09:00Z"/>
              <w:rFonts w:asciiTheme="minorHAnsi" w:eastAsiaTheme="minorEastAsia" w:hAnsiTheme="minorHAnsi" w:cstheme="minorBidi"/>
              <w:sz w:val="24"/>
              <w:szCs w:val="24"/>
            </w:rPr>
          </w:rPrChange>
        </w:rPr>
        <w:pPrChange w:id="36" w:author="Fadwa Alateiqu" w:date="2026-06-14T01:10:00Z" w16du:dateUtc="2026-06-13T22:10:00Z">
          <w:pPr>
            <w:pStyle w:val="TOC2"/>
            <w:bidi w:val="0"/>
          </w:pPr>
        </w:pPrChange>
      </w:pPr>
      <w:ins w:id="37"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"_Toc232291801"</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tl/>
          </w:rPr>
          <w:t>1.1</w:t>
        </w:r>
      </w:ins>
      <w:ins w:id="38" w:author="Fadwa Alateiqu" w:date="2026-06-14T01:10:00Z" w16du:dateUtc="2026-06-13T22:10:00Z">
        <w:r>
          <w:rPr>
            <w:rFonts w:eastAsiaTheme="minorEastAsia" w:hint="cs"/>
            <w:rtl/>
          </w:rPr>
          <w:t xml:space="preserve"> </w:t>
        </w:r>
      </w:ins>
      <w:ins w:id="39" w:author="Fadwa Alateiqu" w:date="2026-06-14T01:09:00Z" w16du:dateUtc="2026-06-13T22:09:00Z">
        <w:r w:rsidRPr="00D84462">
          <w:rPr>
            <w:rStyle w:val="Hyperlink"/>
            <w:rtl/>
          </w:rPr>
          <w:t>الغرض من الدليل</w:t>
        </w:r>
      </w:ins>
      <w:ins w:id="40" w:author="Fadwa Alateiqu" w:date="2026-06-14T01:10:00Z" w16du:dateUtc="2026-06-13T22:10:00Z">
        <w:r>
          <w:rPr>
            <w:rStyle w:val="Hyperlink"/>
            <w:rFonts w:hint="cs"/>
            <w:rtl/>
          </w:rPr>
          <w:t xml:space="preserve"> ------</w:t>
        </w:r>
      </w:ins>
      <w:ins w:id="41" w:author="Fadwa Alateiqu" w:date="2026-06-14T01:09:00Z" w16du:dateUtc="2026-06-13T22:09:00Z">
        <w:r w:rsidRPr="00D84462">
          <w:rPr>
            <w:webHidden/>
          </w:rPr>
          <w:tab/>
        </w:r>
        <w:r w:rsidRPr="00D84462">
          <w:rPr>
            <w:webHidden/>
          </w:rPr>
          <w:fldChar w:fldCharType="begin"/>
        </w:r>
        <w:r w:rsidRPr="00D84462">
          <w:rPr>
            <w:webHidden/>
          </w:rPr>
          <w:instrText xml:space="preserve"> PAGEREF _Toc232291801 \h </w:instrText>
        </w:r>
      </w:ins>
      <w:r w:rsidRPr="00D84462">
        <w:rPr>
          <w:webHidden/>
        </w:rPr>
      </w:r>
      <w:ins w:id="42" w:author="Fadwa Alateiqu" w:date="2026-06-14T01:09:00Z" w16du:dateUtc="2026-06-13T22:09:00Z">
        <w:r w:rsidRPr="00D84462">
          <w:rPr>
            <w:webHidden/>
          </w:rPr>
          <w:fldChar w:fldCharType="separate"/>
        </w:r>
        <w:r w:rsidRPr="00D84462">
          <w:rPr>
            <w:webHidden/>
          </w:rPr>
          <w:t>2</w:t>
        </w:r>
        <w:r w:rsidRPr="00D84462">
          <w:rPr>
            <w:webHidden/>
          </w:rPr>
          <w:fldChar w:fldCharType="end"/>
        </w:r>
        <w:r w:rsidRPr="00D84462">
          <w:rPr>
            <w:rStyle w:val="Hyperlink"/>
          </w:rPr>
          <w:fldChar w:fldCharType="end"/>
        </w:r>
      </w:ins>
    </w:p>
    <w:p w14:paraId="349A2D18" w14:textId="12017FEB" w:rsidR="00D84462" w:rsidRPr="00D84462" w:rsidRDefault="00D84462">
      <w:pPr>
        <w:pStyle w:val="TOC2"/>
        <w:rPr>
          <w:ins w:id="43" w:author="Fadwa Alateiqu" w:date="2026-06-14T01:09:00Z" w16du:dateUtc="2026-06-13T22:09:00Z"/>
          <w:rFonts w:eastAsiaTheme="minorEastAsia"/>
          <w:rPrChange w:id="44" w:author="Fadwa Alateiqu" w:date="2026-06-14T01:10:00Z" w16du:dateUtc="2026-06-13T22:10:00Z">
            <w:rPr>
              <w:ins w:id="45" w:author="Fadwa Alateiqu" w:date="2026-06-14T01:09:00Z" w16du:dateUtc="2026-06-13T22:09:00Z"/>
              <w:rFonts w:asciiTheme="minorHAnsi" w:eastAsiaTheme="minorEastAsia" w:hAnsiTheme="minorHAnsi" w:cstheme="minorBidi"/>
              <w:sz w:val="24"/>
              <w:szCs w:val="24"/>
            </w:rPr>
          </w:rPrChange>
        </w:rPr>
        <w:pPrChange w:id="46" w:author="Fadwa Alateiqu" w:date="2026-06-14T01:10:00Z" w16du:dateUtc="2026-06-13T22:10:00Z">
          <w:pPr>
            <w:pStyle w:val="TOC2"/>
            <w:bidi w:val="0"/>
          </w:pPr>
        </w:pPrChange>
      </w:pPr>
      <w:ins w:id="47"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"_Toc232291802"</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tl/>
          </w:rPr>
          <w:t>1.2</w:t>
        </w:r>
      </w:ins>
      <w:ins w:id="48" w:author="Fadwa Alateiqu" w:date="2026-06-14T01:10:00Z" w16du:dateUtc="2026-06-13T22:10:00Z">
        <w:r>
          <w:rPr>
            <w:rFonts w:eastAsiaTheme="minorEastAsia" w:hint="cs"/>
            <w:rtl/>
          </w:rPr>
          <w:t xml:space="preserve"> </w:t>
        </w:r>
      </w:ins>
      <w:ins w:id="49" w:author="Fadwa Alateiqu" w:date="2026-06-14T01:09:00Z" w16du:dateUtc="2026-06-13T22:09:00Z">
        <w:r w:rsidRPr="00D84462">
          <w:rPr>
            <w:rStyle w:val="Hyperlink"/>
            <w:rtl/>
          </w:rPr>
          <w:t>نطاق الدليل</w:t>
        </w:r>
      </w:ins>
      <w:ins w:id="50" w:author="Fadwa Alateiqu" w:date="2026-06-14T01:10:00Z" w16du:dateUtc="2026-06-13T22:10:00Z">
        <w:r>
          <w:rPr>
            <w:rStyle w:val="Hyperlink"/>
            <w:rFonts w:hint="cs"/>
            <w:rtl/>
          </w:rPr>
          <w:t xml:space="preserve"> ----------</w:t>
        </w:r>
      </w:ins>
      <w:ins w:id="51" w:author="Fadwa Alateiqu" w:date="2026-06-14T01:09:00Z" w16du:dateUtc="2026-06-13T22:09:00Z">
        <w:r w:rsidRPr="00D84462">
          <w:rPr>
            <w:webHidden/>
          </w:rPr>
          <w:tab/>
        </w:r>
        <w:r w:rsidRPr="00D84462">
          <w:rPr>
            <w:webHidden/>
          </w:rPr>
          <w:fldChar w:fldCharType="begin"/>
        </w:r>
        <w:r w:rsidRPr="00D84462">
          <w:rPr>
            <w:webHidden/>
          </w:rPr>
          <w:instrText xml:space="preserve"> PAGEREF _Toc232291802 \h </w:instrText>
        </w:r>
      </w:ins>
      <w:r w:rsidRPr="00D84462">
        <w:rPr>
          <w:webHidden/>
        </w:rPr>
      </w:r>
      <w:ins w:id="52" w:author="Fadwa Alateiqu" w:date="2026-06-14T01:09:00Z" w16du:dateUtc="2026-06-13T22:09:00Z">
        <w:r w:rsidRPr="00D84462">
          <w:rPr>
            <w:webHidden/>
          </w:rPr>
          <w:fldChar w:fldCharType="separate"/>
        </w:r>
        <w:r w:rsidRPr="00D84462">
          <w:rPr>
            <w:webHidden/>
          </w:rPr>
          <w:t>2</w:t>
        </w:r>
        <w:r w:rsidRPr="00D84462">
          <w:rPr>
            <w:webHidden/>
          </w:rPr>
          <w:fldChar w:fldCharType="end"/>
        </w:r>
        <w:r w:rsidRPr="00D84462">
          <w:rPr>
            <w:rStyle w:val="Hyperlink"/>
          </w:rPr>
          <w:fldChar w:fldCharType="end"/>
        </w:r>
      </w:ins>
    </w:p>
    <w:p w14:paraId="19C0AF50" w14:textId="5851AB91" w:rsidR="00D84462" w:rsidRPr="00D84462" w:rsidRDefault="00D84462">
      <w:pPr>
        <w:pStyle w:val="TOC1"/>
        <w:tabs>
          <w:tab w:val="left" w:pos="1600"/>
          <w:tab w:val="right" w:leader="hyphen" w:pos="9350"/>
        </w:tabs>
        <w:bidi/>
        <w:rPr>
          <w:ins w:id="53" w:author="Fadwa Alateiqu" w:date="2026-06-14T01:09:00Z" w16du:dateUtc="2026-06-13T22:09:00Z"/>
          <w:rFonts w:ascii="MadaniArabic-Light" w:eastAsiaTheme="minorEastAsia" w:hAnsi="MadaniArabic-Light" w:cs="MadaniArabic-Light"/>
          <w:b w:val="0"/>
          <w:bCs w:val="0"/>
          <w:i w:val="0"/>
          <w:iCs w:val="0"/>
          <w:noProof/>
          <w:sz w:val="20"/>
          <w:szCs w:val="20"/>
          <w:rPrChange w:id="54" w:author="Fadwa Alateiqu" w:date="2026-06-14T01:10:00Z" w16du:dateUtc="2026-06-13T22:10:00Z">
            <w:rPr>
              <w:ins w:id="55" w:author="Fadwa Alateiqu" w:date="2026-06-14T01:09:00Z" w16du:dateUtc="2026-06-13T22:09:00Z"/>
              <w:rFonts w:eastAsiaTheme="minorEastAsia" w:cstheme="minorBidi"/>
              <w:b w:val="0"/>
              <w:bCs w:val="0"/>
              <w:i w:val="0"/>
              <w:iCs w:val="0"/>
              <w:noProof/>
              <w:szCs w:val="24"/>
            </w:rPr>
          </w:rPrChange>
        </w:rPr>
        <w:pPrChange w:id="56" w:author="Fadwa Alateiqu" w:date="2026-06-14T01:10:00Z" w16du:dateUtc="2026-06-13T22:10:00Z">
          <w:pPr>
            <w:pStyle w:val="TOC1"/>
            <w:tabs>
              <w:tab w:val="left" w:pos="1600"/>
              <w:tab w:val="right" w:leader="hyphen" w:pos="9350"/>
            </w:tabs>
          </w:pPr>
        </w:pPrChange>
      </w:pPr>
      <w:ins w:id="57" w:author="Fadwa Alateiqu" w:date="2026-06-14T01:09:00Z" w16du:dateUtc="2026-06-13T22:09:00Z">
        <w:r w:rsidRPr="00D84462">
          <w:rPr>
            <w:rStyle w:val="Hyperlink"/>
            <w:rFonts w:ascii="MadaniArabic-Light" w:hAnsi="MadaniArabic-Light" w:cs="MadaniArabic-Light"/>
            <w:i w:val="0"/>
            <w:iCs w:val="0"/>
            <w:noProof/>
            <w:sz w:val="20"/>
            <w:szCs w:val="20"/>
            <w:rPrChange w:id="58"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i w:val="0"/>
            <w:iCs w:val="0"/>
            <w:noProof/>
            <w:sz w:val="20"/>
            <w:szCs w:val="20"/>
            <w:rPrChange w:id="59" w:author="Fadwa Alateiqu" w:date="2026-06-14T01:10:00Z" w16du:dateUtc="2026-06-13T22:10:00Z">
              <w:rPr>
                <w:rStyle w:val="Hyperlink"/>
                <w:noProof/>
              </w:rPr>
            </w:rPrChange>
          </w:rPr>
          <w:instrText xml:space="preserve"> </w:instrText>
        </w:r>
        <w:r w:rsidRPr="00D84462">
          <w:rPr>
            <w:rFonts w:ascii="MadaniArabic-Light" w:hAnsi="MadaniArabic-Light" w:cs="MadaniArabic-Light"/>
            <w:i w:val="0"/>
            <w:iCs w:val="0"/>
            <w:noProof/>
            <w:sz w:val="20"/>
            <w:szCs w:val="20"/>
            <w:rPrChange w:id="60" w:author="Fadwa Alateiqu" w:date="2026-06-14T01:10:00Z" w16du:dateUtc="2026-06-13T22:10:00Z">
              <w:rPr>
                <w:noProof/>
              </w:rPr>
            </w:rPrChange>
          </w:rPr>
          <w:instrText>HYPERLINK \l "_Toc232291803"</w:instrText>
        </w:r>
        <w:r w:rsidRPr="00D84462">
          <w:rPr>
            <w:rStyle w:val="Hyperlink"/>
            <w:rFonts w:ascii="MadaniArabic-Light" w:hAnsi="MadaniArabic-Light" w:cs="MadaniArabic-Light"/>
            <w:i w:val="0"/>
            <w:iCs w:val="0"/>
            <w:noProof/>
            <w:sz w:val="20"/>
            <w:szCs w:val="20"/>
            <w:rPrChange w:id="61"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i w:val="0"/>
            <w:iCs w:val="0"/>
            <w:noProof/>
            <w:sz w:val="20"/>
            <w:szCs w:val="20"/>
          </w:rPr>
        </w:r>
        <w:r w:rsidRPr="00D84462">
          <w:rPr>
            <w:rStyle w:val="Hyperlink"/>
            <w:rFonts w:ascii="MadaniArabic-Light" w:hAnsi="MadaniArabic-Light" w:cs="MadaniArabic-Light"/>
            <w:i w:val="0"/>
            <w:iCs w:val="0"/>
            <w:noProof/>
            <w:sz w:val="20"/>
            <w:szCs w:val="20"/>
            <w:rPrChange w:id="62"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i w:val="0"/>
            <w:iCs w:val="0"/>
            <w:noProof/>
            <w:sz w:val="20"/>
            <w:szCs w:val="20"/>
            <w:rtl/>
            <w:rPrChange w:id="63" w:author="Fadwa Alateiqu" w:date="2026-06-14T01:10:00Z" w16du:dateUtc="2026-06-13T22:10:00Z">
              <w:rPr>
                <w:rStyle w:val="Hyperlink"/>
                <w:rFonts w:ascii="MadaniArabic-Light" w:hAnsi="MadaniArabic-Light" w:cs="MadaniArabic-Light"/>
                <w:noProof/>
                <w:rtl/>
              </w:rPr>
            </w:rPrChange>
          </w:rPr>
          <w:t>2</w:t>
        </w:r>
      </w:ins>
      <w:ins w:id="64" w:author="Fadwa Alateiqu" w:date="2026-06-14T01:10:00Z" w16du:dateUtc="2026-06-13T22:10:00Z">
        <w:r>
          <w:rPr>
            <w:rFonts w:ascii="MadaniArabic-Light" w:eastAsiaTheme="minorEastAsia" w:hAnsi="MadaniArabic-Light" w:cs="MadaniArabic-Light" w:hint="cs"/>
            <w:b w:val="0"/>
            <w:bCs w:val="0"/>
            <w:i w:val="0"/>
            <w:iCs w:val="0"/>
            <w:noProof/>
            <w:sz w:val="20"/>
            <w:szCs w:val="20"/>
            <w:rtl/>
          </w:rPr>
          <w:t xml:space="preserve"> </w:t>
        </w:r>
      </w:ins>
      <w:ins w:id="65" w:author="Fadwa Alateiqu" w:date="2026-06-14T01:09:00Z" w16du:dateUtc="2026-06-13T22:09:00Z">
        <w:r w:rsidRPr="00D84462">
          <w:rPr>
            <w:rStyle w:val="Hyperlink"/>
            <w:rFonts w:ascii="MadaniArabic-Light" w:hAnsi="MadaniArabic-Light" w:cs="MadaniArabic-Light"/>
            <w:i w:val="0"/>
            <w:iCs w:val="0"/>
            <w:noProof/>
            <w:sz w:val="20"/>
            <w:szCs w:val="20"/>
            <w:rtl/>
            <w:rPrChange w:id="66" w:author="Fadwa Alateiqu" w:date="2026-06-14T01:10:00Z" w16du:dateUtc="2026-06-13T22:10:00Z">
              <w:rPr>
                <w:rStyle w:val="Hyperlink"/>
                <w:rFonts w:ascii="MadaniArabic-Light" w:hAnsi="MadaniArabic-Light" w:cs="MadaniArabic-Light"/>
                <w:noProof/>
                <w:rtl/>
              </w:rPr>
            </w:rPrChange>
          </w:rPr>
          <w:t>أعمال الناظر</w:t>
        </w:r>
      </w:ins>
      <w:ins w:id="67" w:author="Fadwa Alateiqu" w:date="2026-06-14T01:11:00Z" w16du:dateUtc="2026-06-13T22:11:00Z">
        <w:r>
          <w:rPr>
            <w:rStyle w:val="Hyperlink"/>
            <w:rFonts w:ascii="MadaniArabic-Light" w:hAnsi="MadaniArabic-Light" w:cs="MadaniArabic-Light" w:hint="cs"/>
            <w:i w:val="0"/>
            <w:iCs w:val="0"/>
            <w:noProof/>
            <w:sz w:val="20"/>
            <w:szCs w:val="20"/>
            <w:rtl/>
          </w:rPr>
          <w:t xml:space="preserve"> -----</w:t>
        </w:r>
      </w:ins>
      <w:ins w:id="68" w:author="Fadwa Alateiqu" w:date="2026-06-14T01:09:00Z" w16du:dateUtc="2026-06-13T22:09:00Z">
        <w:r w:rsidRPr="00D84462">
          <w:rPr>
            <w:rFonts w:ascii="MadaniArabic-Light" w:hAnsi="MadaniArabic-Light" w:cs="MadaniArabic-Light"/>
            <w:i w:val="0"/>
            <w:iCs w:val="0"/>
            <w:noProof/>
            <w:webHidden/>
            <w:sz w:val="20"/>
            <w:szCs w:val="20"/>
            <w:rPrChange w:id="69" w:author="Fadwa Alateiqu" w:date="2026-06-14T01:10:00Z" w16du:dateUtc="2026-06-13T22:10:00Z">
              <w:rPr>
                <w:noProof/>
                <w:webHidden/>
              </w:rPr>
            </w:rPrChange>
          </w:rPr>
          <w:tab/>
        </w:r>
        <w:r w:rsidRPr="00D84462">
          <w:rPr>
            <w:rFonts w:ascii="MadaniArabic-Light" w:hAnsi="MadaniArabic-Light" w:cs="MadaniArabic-Light"/>
            <w:i w:val="0"/>
            <w:iCs w:val="0"/>
            <w:noProof/>
            <w:webHidden/>
            <w:sz w:val="20"/>
            <w:szCs w:val="20"/>
            <w:rPrChange w:id="70" w:author="Fadwa Alateiqu" w:date="2026-06-14T01:10:00Z" w16du:dateUtc="2026-06-13T22:10:00Z">
              <w:rPr>
                <w:noProof/>
                <w:webHidden/>
              </w:rPr>
            </w:rPrChange>
          </w:rPr>
          <w:fldChar w:fldCharType="begin"/>
        </w:r>
        <w:r w:rsidRPr="00D84462">
          <w:rPr>
            <w:rFonts w:ascii="MadaniArabic-Light" w:hAnsi="MadaniArabic-Light" w:cs="MadaniArabic-Light"/>
            <w:i w:val="0"/>
            <w:iCs w:val="0"/>
            <w:noProof/>
            <w:webHidden/>
            <w:sz w:val="20"/>
            <w:szCs w:val="20"/>
            <w:rPrChange w:id="71" w:author="Fadwa Alateiqu" w:date="2026-06-14T01:10:00Z" w16du:dateUtc="2026-06-13T22:10:00Z">
              <w:rPr>
                <w:noProof/>
                <w:webHidden/>
              </w:rPr>
            </w:rPrChange>
          </w:rPr>
          <w:instrText xml:space="preserve"> PAGEREF _Toc232291803 \h </w:instrText>
        </w:r>
      </w:ins>
      <w:r w:rsidRPr="00614B56">
        <w:rPr>
          <w:rFonts w:ascii="MadaniArabic-Light" w:hAnsi="MadaniArabic-Light" w:cs="MadaniArabic-Light"/>
          <w:i w:val="0"/>
          <w:iCs w:val="0"/>
          <w:noProof/>
          <w:webHidden/>
          <w:sz w:val="20"/>
          <w:szCs w:val="20"/>
        </w:rPr>
      </w:r>
      <w:ins w:id="72" w:author="Fadwa Alateiqu" w:date="2026-06-14T01:09:00Z" w16du:dateUtc="2026-06-13T22:09:00Z">
        <w:r w:rsidRPr="00D84462">
          <w:rPr>
            <w:rFonts w:ascii="MadaniArabic-Light" w:hAnsi="MadaniArabic-Light" w:cs="MadaniArabic-Light"/>
            <w:i w:val="0"/>
            <w:iCs w:val="0"/>
            <w:noProof/>
            <w:webHidden/>
            <w:sz w:val="20"/>
            <w:szCs w:val="20"/>
            <w:rPrChange w:id="73" w:author="Fadwa Alateiqu" w:date="2026-06-14T01:10:00Z" w16du:dateUtc="2026-06-13T22:10:00Z">
              <w:rPr>
                <w:noProof/>
                <w:webHidden/>
              </w:rPr>
            </w:rPrChange>
          </w:rPr>
          <w:fldChar w:fldCharType="separate"/>
        </w:r>
        <w:r w:rsidRPr="00D84462">
          <w:rPr>
            <w:rFonts w:ascii="MadaniArabic-Light" w:hAnsi="MadaniArabic-Light" w:cs="MadaniArabic-Light"/>
            <w:i w:val="0"/>
            <w:iCs w:val="0"/>
            <w:noProof/>
            <w:webHidden/>
            <w:sz w:val="20"/>
            <w:szCs w:val="20"/>
            <w:rPrChange w:id="74" w:author="Fadwa Alateiqu" w:date="2026-06-14T01:10:00Z" w16du:dateUtc="2026-06-13T22:10:00Z">
              <w:rPr>
                <w:noProof/>
                <w:webHidden/>
              </w:rPr>
            </w:rPrChange>
          </w:rPr>
          <w:t>2</w:t>
        </w:r>
        <w:r w:rsidRPr="00D84462">
          <w:rPr>
            <w:rFonts w:ascii="MadaniArabic-Light" w:hAnsi="MadaniArabic-Light" w:cs="MadaniArabic-Light"/>
            <w:i w:val="0"/>
            <w:iCs w:val="0"/>
            <w:noProof/>
            <w:webHidden/>
            <w:sz w:val="20"/>
            <w:szCs w:val="20"/>
            <w:rPrChange w:id="75" w:author="Fadwa Alateiqu" w:date="2026-06-14T01:10:00Z" w16du:dateUtc="2026-06-13T22:10:00Z">
              <w:rPr>
                <w:noProof/>
                <w:webHidden/>
              </w:rPr>
            </w:rPrChange>
          </w:rPr>
          <w:fldChar w:fldCharType="end"/>
        </w:r>
        <w:r w:rsidRPr="00D84462">
          <w:rPr>
            <w:rStyle w:val="Hyperlink"/>
            <w:rFonts w:ascii="MadaniArabic-Light" w:hAnsi="MadaniArabic-Light" w:cs="MadaniArabic-Light"/>
            <w:i w:val="0"/>
            <w:iCs w:val="0"/>
            <w:noProof/>
            <w:sz w:val="20"/>
            <w:szCs w:val="20"/>
            <w:rPrChange w:id="76" w:author="Fadwa Alateiqu" w:date="2026-06-14T01:10:00Z" w16du:dateUtc="2026-06-13T22:10:00Z">
              <w:rPr>
                <w:rStyle w:val="Hyperlink"/>
                <w:noProof/>
              </w:rPr>
            </w:rPrChange>
          </w:rPr>
          <w:fldChar w:fldCharType="end"/>
        </w:r>
      </w:ins>
    </w:p>
    <w:p w14:paraId="10124F61" w14:textId="07BB2B24" w:rsidR="00D84462" w:rsidRPr="00D84462" w:rsidRDefault="00D84462">
      <w:pPr>
        <w:pStyle w:val="TOC2"/>
        <w:tabs>
          <w:tab w:val="left" w:pos="2816"/>
        </w:tabs>
        <w:rPr>
          <w:ins w:id="77" w:author="Fadwa Alateiqu" w:date="2026-06-14T01:09:00Z" w16du:dateUtc="2026-06-13T22:09:00Z"/>
          <w:rFonts w:eastAsiaTheme="minorEastAsia"/>
          <w:rPrChange w:id="78" w:author="Fadwa Alateiqu" w:date="2026-06-14T01:10:00Z" w16du:dateUtc="2026-06-13T22:10:00Z">
            <w:rPr>
              <w:ins w:id="79" w:author="Fadwa Alateiqu" w:date="2026-06-14T01:09:00Z" w16du:dateUtc="2026-06-13T22:09:00Z"/>
              <w:rFonts w:asciiTheme="minorHAnsi" w:eastAsiaTheme="minorEastAsia" w:hAnsiTheme="minorHAnsi" w:cstheme="minorBidi"/>
              <w:sz w:val="24"/>
              <w:szCs w:val="24"/>
            </w:rPr>
          </w:rPrChange>
        </w:rPr>
        <w:pPrChange w:id="80" w:author="Fadwa Alateiqu" w:date="2026-06-14T01:10:00Z" w16du:dateUtc="2026-06-13T22:10:00Z">
          <w:pPr>
            <w:pStyle w:val="TOC2"/>
            <w:tabs>
              <w:tab w:val="left" w:pos="2816"/>
            </w:tabs>
            <w:bidi w:val="0"/>
          </w:pPr>
        </w:pPrChange>
      </w:pPr>
      <w:ins w:id="81"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"_Toc232291804"</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tl/>
          </w:rPr>
          <w:t>2.1</w:t>
        </w:r>
      </w:ins>
      <w:ins w:id="82" w:author="Fadwa Alateiqu" w:date="2026-06-14T01:11:00Z" w16du:dateUtc="2026-06-13T22:11:00Z">
        <w:r>
          <w:rPr>
            <w:rFonts w:eastAsiaTheme="minorEastAsia" w:hint="cs"/>
            <w:rtl/>
          </w:rPr>
          <w:t xml:space="preserve"> </w:t>
        </w:r>
      </w:ins>
      <w:ins w:id="83" w:author="Fadwa Alateiqu" w:date="2026-06-14T01:09:00Z" w16du:dateUtc="2026-06-13T22:09:00Z">
        <w:r w:rsidRPr="00D84462">
          <w:rPr>
            <w:rStyle w:val="Hyperlink"/>
            <w:rtl/>
          </w:rPr>
          <w:t>استثمار الوقف وتنميه اصوله</w:t>
        </w:r>
        <w:r w:rsidRPr="00D84462">
          <w:rPr>
            <w:webHidden/>
          </w:rPr>
          <w:tab/>
        </w:r>
        <w:r w:rsidRPr="00D84462">
          <w:rPr>
            <w:webHidden/>
          </w:rPr>
          <w:fldChar w:fldCharType="begin"/>
        </w:r>
        <w:r w:rsidRPr="00D84462">
          <w:rPr>
            <w:webHidden/>
          </w:rPr>
          <w:instrText xml:space="preserve"> PAGEREF _Toc232291804 \h </w:instrText>
        </w:r>
      </w:ins>
      <w:r w:rsidRPr="00D84462">
        <w:rPr>
          <w:webHidden/>
        </w:rPr>
      </w:r>
      <w:ins w:id="84" w:author="Fadwa Alateiqu" w:date="2026-06-14T01:09:00Z" w16du:dateUtc="2026-06-13T22:09:00Z">
        <w:r w:rsidRPr="00D84462">
          <w:rPr>
            <w:webHidden/>
          </w:rPr>
          <w:fldChar w:fldCharType="separate"/>
        </w:r>
        <w:r w:rsidRPr="00D84462">
          <w:rPr>
            <w:webHidden/>
          </w:rPr>
          <w:t>2</w:t>
        </w:r>
        <w:r w:rsidRPr="00D84462">
          <w:rPr>
            <w:webHidden/>
          </w:rPr>
          <w:fldChar w:fldCharType="end"/>
        </w:r>
        <w:r w:rsidRPr="00D84462">
          <w:rPr>
            <w:rStyle w:val="Hyperlink"/>
          </w:rPr>
          <w:fldChar w:fldCharType="end"/>
        </w:r>
      </w:ins>
    </w:p>
    <w:p w14:paraId="297C025F" w14:textId="7275C410" w:rsidR="00D84462" w:rsidRPr="00D84462" w:rsidRDefault="00D84462">
      <w:pPr>
        <w:pStyle w:val="TOC2"/>
        <w:rPr>
          <w:ins w:id="85" w:author="Fadwa Alateiqu" w:date="2026-06-14T01:09:00Z" w16du:dateUtc="2026-06-13T22:09:00Z"/>
          <w:rFonts w:eastAsiaTheme="minorEastAsia"/>
          <w:rPrChange w:id="86" w:author="Fadwa Alateiqu" w:date="2026-06-14T01:10:00Z" w16du:dateUtc="2026-06-13T22:10:00Z">
            <w:rPr>
              <w:ins w:id="87" w:author="Fadwa Alateiqu" w:date="2026-06-14T01:09:00Z" w16du:dateUtc="2026-06-13T22:09:00Z"/>
              <w:rFonts w:asciiTheme="minorHAnsi" w:eastAsiaTheme="minorEastAsia" w:hAnsiTheme="minorHAnsi" w:cstheme="minorBidi"/>
              <w:sz w:val="24"/>
              <w:szCs w:val="24"/>
            </w:rPr>
          </w:rPrChange>
        </w:rPr>
        <w:pPrChange w:id="88" w:author="Fadwa Alateiqu" w:date="2026-06-14T01:10:00Z" w16du:dateUtc="2026-06-13T22:10:00Z">
          <w:pPr>
            <w:pStyle w:val="TOC2"/>
            <w:bidi w:val="0"/>
          </w:pPr>
        </w:pPrChange>
      </w:pPr>
      <w:ins w:id="89"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"_Toc232291805"</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Pr>
          <w:t>2.2</w:t>
        </w:r>
      </w:ins>
      <w:ins w:id="90" w:author="Fadwa Alateiqu" w:date="2026-06-14T01:11:00Z" w16du:dateUtc="2026-06-13T22:11:00Z">
        <w:r>
          <w:rPr>
            <w:rFonts w:eastAsiaTheme="minorEastAsia" w:hint="cs"/>
            <w:rtl/>
          </w:rPr>
          <w:t xml:space="preserve"> </w:t>
        </w:r>
      </w:ins>
      <w:ins w:id="91" w:author="Fadwa Alateiqu" w:date="2026-06-14T01:09:00Z" w16du:dateUtc="2026-06-13T22:09:00Z">
        <w:r w:rsidRPr="00D84462">
          <w:rPr>
            <w:rStyle w:val="Hyperlink"/>
            <w:rtl/>
          </w:rPr>
          <w:t>الإدارة المالية</w:t>
        </w:r>
      </w:ins>
      <w:ins w:id="92" w:author="Fadwa Alateiqu" w:date="2026-06-14T01:11:00Z" w16du:dateUtc="2026-06-13T22:11:00Z">
        <w:r>
          <w:rPr>
            <w:rStyle w:val="Hyperlink"/>
            <w:rFonts w:hint="cs"/>
            <w:rtl/>
          </w:rPr>
          <w:t xml:space="preserve"> --------</w:t>
        </w:r>
      </w:ins>
      <w:ins w:id="93" w:author="Fadwa Alateiqu" w:date="2026-06-14T01:09:00Z" w16du:dateUtc="2026-06-13T22:09:00Z">
        <w:r w:rsidRPr="00D84462">
          <w:rPr>
            <w:webHidden/>
          </w:rPr>
          <w:tab/>
        </w:r>
        <w:r w:rsidRPr="00D84462">
          <w:rPr>
            <w:webHidden/>
          </w:rPr>
          <w:fldChar w:fldCharType="begin"/>
        </w:r>
        <w:r w:rsidRPr="00D84462">
          <w:rPr>
            <w:webHidden/>
          </w:rPr>
          <w:instrText xml:space="preserve"> PAGEREF _Toc232291805 \h </w:instrText>
        </w:r>
      </w:ins>
      <w:r w:rsidRPr="00D84462">
        <w:rPr>
          <w:webHidden/>
        </w:rPr>
      </w:r>
      <w:ins w:id="94" w:author="Fadwa Alateiqu" w:date="2026-06-14T01:09:00Z" w16du:dateUtc="2026-06-13T22:09:00Z">
        <w:r w:rsidRPr="00D84462">
          <w:rPr>
            <w:webHidden/>
          </w:rPr>
          <w:fldChar w:fldCharType="separate"/>
        </w:r>
        <w:r w:rsidRPr="00D84462">
          <w:rPr>
            <w:webHidden/>
          </w:rPr>
          <w:t>2</w:t>
        </w:r>
        <w:r w:rsidRPr="00D84462">
          <w:rPr>
            <w:webHidden/>
          </w:rPr>
          <w:fldChar w:fldCharType="end"/>
        </w:r>
        <w:r w:rsidRPr="00D84462">
          <w:rPr>
            <w:rStyle w:val="Hyperlink"/>
          </w:rPr>
          <w:fldChar w:fldCharType="end"/>
        </w:r>
      </w:ins>
    </w:p>
    <w:p w14:paraId="1573D0F4" w14:textId="3F7E75A5" w:rsidR="00D84462" w:rsidRPr="00D84462" w:rsidRDefault="00D84462">
      <w:pPr>
        <w:pStyle w:val="TOC3"/>
        <w:tabs>
          <w:tab w:val="left" w:pos="1727"/>
          <w:tab w:val="right" w:leader="hyphen" w:pos="9350"/>
        </w:tabs>
        <w:bidi/>
        <w:rPr>
          <w:ins w:id="95" w:author="Fadwa Alateiqu" w:date="2026-06-14T01:09:00Z" w16du:dateUtc="2026-06-13T22:09:00Z"/>
          <w:rFonts w:ascii="MadaniArabic-Light" w:eastAsiaTheme="minorEastAsia" w:hAnsi="MadaniArabic-Light" w:cs="MadaniArabic-Light"/>
          <w:noProof/>
          <w:szCs w:val="20"/>
          <w:rPrChange w:id="96" w:author="Fadwa Alateiqu" w:date="2026-06-14T01:10:00Z" w16du:dateUtc="2026-06-13T22:10:00Z">
            <w:rPr>
              <w:ins w:id="97" w:author="Fadwa Alateiqu" w:date="2026-06-14T01:09:00Z" w16du:dateUtc="2026-06-13T22:09:00Z"/>
              <w:rFonts w:eastAsiaTheme="minorEastAsia" w:cstheme="minorBidi"/>
              <w:noProof/>
              <w:sz w:val="24"/>
            </w:rPr>
          </w:rPrChange>
        </w:rPr>
        <w:pPrChange w:id="98" w:author="Fadwa Alateiqu" w:date="2026-06-14T01:10:00Z" w16du:dateUtc="2026-06-13T22:10:00Z">
          <w:pPr>
            <w:pStyle w:val="TOC3"/>
            <w:tabs>
              <w:tab w:val="left" w:pos="1727"/>
              <w:tab w:val="right" w:leader="hyphen" w:pos="9350"/>
            </w:tabs>
          </w:pPr>
        </w:pPrChange>
      </w:pPr>
      <w:ins w:id="99" w:author="Fadwa Alateiqu" w:date="2026-06-14T01:09:00Z" w16du:dateUtc="2026-06-13T22:09:00Z">
        <w:r w:rsidRPr="00D84462">
          <w:rPr>
            <w:rStyle w:val="Hyperlink"/>
            <w:rFonts w:ascii="MadaniArabic-Light" w:hAnsi="MadaniArabic-Light" w:cs="MadaniArabic-Light"/>
            <w:noProof/>
            <w:szCs w:val="20"/>
            <w:rPrChange w:id="100"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101"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102" w:author="Fadwa Alateiqu" w:date="2026-06-14T01:10:00Z" w16du:dateUtc="2026-06-13T22:10:00Z">
              <w:rPr>
                <w:noProof/>
              </w:rPr>
            </w:rPrChange>
          </w:rPr>
          <w:instrText>HYPERLINK \l "_Toc232291806"</w:instrText>
        </w:r>
        <w:r w:rsidRPr="00D84462">
          <w:rPr>
            <w:rStyle w:val="Hyperlink"/>
            <w:rFonts w:ascii="MadaniArabic-Light" w:hAnsi="MadaniArabic-Light" w:cs="MadaniArabic-Light"/>
            <w:noProof/>
            <w:szCs w:val="20"/>
            <w:rPrChange w:id="103"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104"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105" w:author="Fadwa Alateiqu" w:date="2026-06-14T01:10:00Z" w16du:dateUtc="2026-06-13T22:10:00Z">
              <w:rPr>
                <w:rStyle w:val="Hyperlink"/>
                <w:noProof/>
              </w:rPr>
            </w:rPrChange>
          </w:rPr>
          <w:t>2.2.1</w:t>
        </w:r>
      </w:ins>
      <w:ins w:id="106" w:author="Fadwa Alateiqu" w:date="2026-06-14T01:11:00Z" w16du:dateUtc="2026-06-13T22:11:00Z">
        <w:r>
          <w:rPr>
            <w:rFonts w:ascii="MadaniArabic-Light" w:eastAsiaTheme="minorEastAsia" w:hAnsi="MadaniArabic-Light" w:cs="MadaniArabic-Light" w:hint="cs"/>
            <w:noProof/>
            <w:szCs w:val="20"/>
            <w:rtl/>
          </w:rPr>
          <w:t xml:space="preserve"> </w:t>
        </w:r>
      </w:ins>
      <w:ins w:id="107" w:author="Fadwa Alateiqu" w:date="2026-06-14T01:09:00Z" w16du:dateUtc="2026-06-13T22:09:00Z">
        <w:r w:rsidRPr="00D84462">
          <w:rPr>
            <w:rStyle w:val="Hyperlink"/>
            <w:rFonts w:ascii="MadaniArabic-Light" w:hAnsi="MadaniArabic-Light" w:cs="MadaniArabic-Light" w:hint="cs"/>
            <w:noProof/>
            <w:szCs w:val="20"/>
            <w:rtl/>
            <w:rPrChange w:id="108" w:author="Fadwa Alateiqu" w:date="2026-06-14T01:10:00Z" w16du:dateUtc="2026-06-13T22:10:00Z">
              <w:rPr>
                <w:rStyle w:val="Hyperlink"/>
                <w:rFonts w:hint="cs"/>
                <w:noProof/>
                <w:rtl/>
              </w:rPr>
            </w:rPrChange>
          </w:rPr>
          <w:t>المحاسبة</w:t>
        </w:r>
      </w:ins>
      <w:ins w:id="109" w:author="Fadwa Alateiqu" w:date="2026-06-14T01:11:00Z" w16du:dateUtc="2026-06-13T22:11:00Z">
        <w:r>
          <w:rPr>
            <w:rStyle w:val="Hyperlink"/>
            <w:rFonts w:ascii="MadaniArabic-Light" w:hAnsi="MadaniArabic-Light" w:cs="MadaniArabic-Light" w:hint="cs"/>
            <w:noProof/>
            <w:szCs w:val="20"/>
            <w:rtl/>
          </w:rPr>
          <w:t xml:space="preserve"> -</w:t>
        </w:r>
      </w:ins>
      <w:ins w:id="110" w:author="Fadwa Alateiqu" w:date="2026-06-14T01:09:00Z" w16du:dateUtc="2026-06-13T22:09:00Z">
        <w:r w:rsidRPr="00D84462">
          <w:rPr>
            <w:rFonts w:ascii="MadaniArabic-Light" w:hAnsi="MadaniArabic-Light" w:cs="MadaniArabic-Light"/>
            <w:noProof/>
            <w:webHidden/>
            <w:szCs w:val="20"/>
            <w:rPrChange w:id="111" w:author="Fadwa Alateiqu" w:date="2026-06-14T01:10:00Z" w16du:dateUtc="2026-06-13T22:10:00Z">
              <w:rPr>
                <w:noProof/>
                <w:webHidden/>
              </w:rPr>
            </w:rPrChange>
          </w:rPr>
          <w:tab/>
        </w:r>
        <w:r w:rsidRPr="00D84462">
          <w:rPr>
            <w:rFonts w:ascii="MadaniArabic-Light" w:hAnsi="MadaniArabic-Light" w:cs="MadaniArabic-Light"/>
            <w:noProof/>
            <w:webHidden/>
            <w:szCs w:val="20"/>
            <w:rPrChange w:id="112"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113" w:author="Fadwa Alateiqu" w:date="2026-06-14T01:10:00Z" w16du:dateUtc="2026-06-13T22:10:00Z">
              <w:rPr>
                <w:noProof/>
                <w:webHidden/>
              </w:rPr>
            </w:rPrChange>
          </w:rPr>
          <w:instrText xml:space="preserve"> PAGEREF _Toc232291806 \h </w:instrText>
        </w:r>
      </w:ins>
      <w:r w:rsidRPr="00614B56">
        <w:rPr>
          <w:rFonts w:ascii="MadaniArabic-Light" w:hAnsi="MadaniArabic-Light" w:cs="MadaniArabic-Light"/>
          <w:noProof/>
          <w:webHidden/>
          <w:szCs w:val="20"/>
        </w:rPr>
      </w:r>
      <w:ins w:id="114" w:author="Fadwa Alateiqu" w:date="2026-06-14T01:09:00Z" w16du:dateUtc="2026-06-13T22:09:00Z">
        <w:r w:rsidRPr="00D84462">
          <w:rPr>
            <w:rFonts w:ascii="MadaniArabic-Light" w:hAnsi="MadaniArabic-Light" w:cs="MadaniArabic-Light"/>
            <w:noProof/>
            <w:webHidden/>
            <w:szCs w:val="20"/>
            <w:rPrChange w:id="115"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116" w:author="Fadwa Alateiqu" w:date="2026-06-14T01:10:00Z" w16du:dateUtc="2026-06-13T22:10:00Z">
              <w:rPr>
                <w:noProof/>
                <w:webHidden/>
              </w:rPr>
            </w:rPrChange>
          </w:rPr>
          <w:t>2</w:t>
        </w:r>
        <w:r w:rsidRPr="00D84462">
          <w:rPr>
            <w:rFonts w:ascii="MadaniArabic-Light" w:hAnsi="MadaniArabic-Light" w:cs="MadaniArabic-Light"/>
            <w:noProof/>
            <w:webHidden/>
            <w:szCs w:val="20"/>
            <w:rPrChange w:id="117"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118" w:author="Fadwa Alateiqu" w:date="2026-06-14T01:10:00Z" w16du:dateUtc="2026-06-13T22:10:00Z">
              <w:rPr>
                <w:rStyle w:val="Hyperlink"/>
                <w:noProof/>
              </w:rPr>
            </w:rPrChange>
          </w:rPr>
          <w:fldChar w:fldCharType="end"/>
        </w:r>
      </w:ins>
    </w:p>
    <w:p w14:paraId="1723DD56" w14:textId="403B09F3" w:rsidR="00D84462" w:rsidRPr="00D84462" w:rsidRDefault="00D84462">
      <w:pPr>
        <w:pStyle w:val="TOC3"/>
        <w:tabs>
          <w:tab w:val="left" w:pos="1200"/>
          <w:tab w:val="right" w:leader="hyphen" w:pos="9350"/>
        </w:tabs>
        <w:bidi/>
        <w:rPr>
          <w:ins w:id="119" w:author="Fadwa Alateiqu" w:date="2026-06-14T01:09:00Z" w16du:dateUtc="2026-06-13T22:09:00Z"/>
          <w:rFonts w:ascii="MadaniArabic-Light" w:eastAsiaTheme="minorEastAsia" w:hAnsi="MadaniArabic-Light" w:cs="MadaniArabic-Light"/>
          <w:noProof/>
          <w:szCs w:val="20"/>
          <w:rPrChange w:id="120" w:author="Fadwa Alateiqu" w:date="2026-06-14T01:10:00Z" w16du:dateUtc="2026-06-13T22:10:00Z">
            <w:rPr>
              <w:ins w:id="121" w:author="Fadwa Alateiqu" w:date="2026-06-14T01:09:00Z" w16du:dateUtc="2026-06-13T22:09:00Z"/>
              <w:rFonts w:eastAsiaTheme="minorEastAsia" w:cstheme="minorBidi"/>
              <w:noProof/>
              <w:sz w:val="24"/>
            </w:rPr>
          </w:rPrChange>
        </w:rPr>
        <w:pPrChange w:id="122" w:author="Fadwa Alateiqu" w:date="2026-06-14T01:10:00Z" w16du:dateUtc="2026-06-13T22:10:00Z">
          <w:pPr>
            <w:pStyle w:val="TOC3"/>
            <w:tabs>
              <w:tab w:val="left" w:pos="1200"/>
              <w:tab w:val="right" w:leader="hyphen" w:pos="9350"/>
            </w:tabs>
          </w:pPr>
        </w:pPrChange>
      </w:pPr>
      <w:ins w:id="123" w:author="Fadwa Alateiqu" w:date="2026-06-14T01:09:00Z" w16du:dateUtc="2026-06-13T22:09:00Z">
        <w:r w:rsidRPr="00D84462">
          <w:rPr>
            <w:rStyle w:val="Hyperlink"/>
            <w:rFonts w:ascii="MadaniArabic-Light" w:hAnsi="MadaniArabic-Light" w:cs="MadaniArabic-Light"/>
            <w:noProof/>
            <w:szCs w:val="20"/>
            <w:rPrChange w:id="124"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125"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126" w:author="Fadwa Alateiqu" w:date="2026-06-14T01:10:00Z" w16du:dateUtc="2026-06-13T22:10:00Z">
              <w:rPr>
                <w:noProof/>
              </w:rPr>
            </w:rPrChange>
          </w:rPr>
          <w:instrText>HYPERLINK \l "_Toc232291808"</w:instrText>
        </w:r>
        <w:r w:rsidRPr="00D84462">
          <w:rPr>
            <w:rStyle w:val="Hyperlink"/>
            <w:rFonts w:ascii="MadaniArabic-Light" w:hAnsi="MadaniArabic-Light" w:cs="MadaniArabic-Light"/>
            <w:noProof/>
            <w:szCs w:val="20"/>
            <w:rPrChange w:id="127"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128"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tl/>
            <w:rPrChange w:id="129" w:author="Fadwa Alateiqu" w:date="2026-06-14T01:10:00Z" w16du:dateUtc="2026-06-13T22:10:00Z">
              <w:rPr>
                <w:rStyle w:val="Hyperlink"/>
                <w:noProof/>
                <w:rtl/>
              </w:rPr>
            </w:rPrChange>
          </w:rPr>
          <w:t>2.2.2</w:t>
        </w:r>
      </w:ins>
      <w:ins w:id="130" w:author="Fadwa Alateiqu" w:date="2026-06-14T01:11:00Z" w16du:dateUtc="2026-06-13T22:11:00Z">
        <w:r>
          <w:rPr>
            <w:rFonts w:ascii="MadaniArabic-Light" w:eastAsiaTheme="minorEastAsia" w:hAnsi="MadaniArabic-Light" w:cs="MadaniArabic-Light" w:hint="cs"/>
            <w:noProof/>
            <w:szCs w:val="20"/>
            <w:rtl/>
          </w:rPr>
          <w:t xml:space="preserve"> </w:t>
        </w:r>
      </w:ins>
      <w:ins w:id="131" w:author="Fadwa Alateiqu" w:date="2026-06-14T01:09:00Z" w16du:dateUtc="2026-06-13T22:09:00Z">
        <w:r w:rsidRPr="00D84462">
          <w:rPr>
            <w:rStyle w:val="Hyperlink"/>
            <w:rFonts w:ascii="MadaniArabic-Light" w:hAnsi="MadaniArabic-Light" w:cs="MadaniArabic-Light" w:hint="cs"/>
            <w:noProof/>
            <w:szCs w:val="20"/>
            <w:rtl/>
            <w:rPrChange w:id="132" w:author="Fadwa Alateiqu" w:date="2026-06-14T01:10:00Z" w16du:dateUtc="2026-06-13T22:10:00Z">
              <w:rPr>
                <w:rStyle w:val="Hyperlink"/>
                <w:rFonts w:hint="cs"/>
                <w:noProof/>
                <w:rtl/>
              </w:rPr>
            </w:rPrChange>
          </w:rPr>
          <w:t>المالية</w:t>
        </w:r>
        <w:r w:rsidRPr="00D84462">
          <w:rPr>
            <w:rFonts w:ascii="MadaniArabic-Light" w:hAnsi="MadaniArabic-Light" w:cs="MadaniArabic-Light"/>
            <w:noProof/>
            <w:webHidden/>
            <w:szCs w:val="20"/>
            <w:rPrChange w:id="133" w:author="Fadwa Alateiqu" w:date="2026-06-14T01:10:00Z" w16du:dateUtc="2026-06-13T22:10:00Z">
              <w:rPr>
                <w:noProof/>
                <w:webHidden/>
              </w:rPr>
            </w:rPrChange>
          </w:rPr>
          <w:tab/>
        </w:r>
        <w:r w:rsidRPr="00D84462">
          <w:rPr>
            <w:rFonts w:ascii="MadaniArabic-Light" w:hAnsi="MadaniArabic-Light" w:cs="MadaniArabic-Light"/>
            <w:noProof/>
            <w:webHidden/>
            <w:szCs w:val="20"/>
            <w:rPrChange w:id="134"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135" w:author="Fadwa Alateiqu" w:date="2026-06-14T01:10:00Z" w16du:dateUtc="2026-06-13T22:10:00Z">
              <w:rPr>
                <w:noProof/>
                <w:webHidden/>
              </w:rPr>
            </w:rPrChange>
          </w:rPr>
          <w:instrText xml:space="preserve"> PAGEREF _Toc232291808 \h </w:instrText>
        </w:r>
      </w:ins>
      <w:r w:rsidRPr="00614B56">
        <w:rPr>
          <w:rFonts w:ascii="MadaniArabic-Light" w:hAnsi="MadaniArabic-Light" w:cs="MadaniArabic-Light"/>
          <w:noProof/>
          <w:webHidden/>
          <w:szCs w:val="20"/>
        </w:rPr>
      </w:r>
      <w:ins w:id="136" w:author="Fadwa Alateiqu" w:date="2026-06-14T01:09:00Z" w16du:dateUtc="2026-06-13T22:09:00Z">
        <w:r w:rsidRPr="00D84462">
          <w:rPr>
            <w:rFonts w:ascii="MadaniArabic-Light" w:hAnsi="MadaniArabic-Light" w:cs="MadaniArabic-Light"/>
            <w:noProof/>
            <w:webHidden/>
            <w:szCs w:val="20"/>
            <w:rPrChange w:id="137"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138" w:author="Fadwa Alateiqu" w:date="2026-06-14T01:10:00Z" w16du:dateUtc="2026-06-13T22:10:00Z">
              <w:rPr>
                <w:noProof/>
                <w:webHidden/>
              </w:rPr>
            </w:rPrChange>
          </w:rPr>
          <w:t>3</w:t>
        </w:r>
        <w:r w:rsidRPr="00D84462">
          <w:rPr>
            <w:rFonts w:ascii="MadaniArabic-Light" w:hAnsi="MadaniArabic-Light" w:cs="MadaniArabic-Light"/>
            <w:noProof/>
            <w:webHidden/>
            <w:szCs w:val="20"/>
            <w:rPrChange w:id="139"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140" w:author="Fadwa Alateiqu" w:date="2026-06-14T01:10:00Z" w16du:dateUtc="2026-06-13T22:10:00Z">
              <w:rPr>
                <w:rStyle w:val="Hyperlink"/>
                <w:noProof/>
              </w:rPr>
            </w:rPrChange>
          </w:rPr>
          <w:fldChar w:fldCharType="end"/>
        </w:r>
      </w:ins>
    </w:p>
    <w:p w14:paraId="48C71EFB" w14:textId="4F73AAB0" w:rsidR="00D84462" w:rsidRPr="00D84462" w:rsidRDefault="00D84462">
      <w:pPr>
        <w:pStyle w:val="TOC3"/>
        <w:tabs>
          <w:tab w:val="left" w:pos="1200"/>
          <w:tab w:val="right" w:leader="hyphen" w:pos="9350"/>
        </w:tabs>
        <w:bidi/>
        <w:rPr>
          <w:ins w:id="141" w:author="Fadwa Alateiqu" w:date="2026-06-14T01:09:00Z" w16du:dateUtc="2026-06-13T22:09:00Z"/>
          <w:rFonts w:ascii="MadaniArabic-Light" w:eastAsiaTheme="minorEastAsia" w:hAnsi="MadaniArabic-Light" w:cs="MadaniArabic-Light"/>
          <w:noProof/>
          <w:szCs w:val="20"/>
          <w:rPrChange w:id="142" w:author="Fadwa Alateiqu" w:date="2026-06-14T01:10:00Z" w16du:dateUtc="2026-06-13T22:10:00Z">
            <w:rPr>
              <w:ins w:id="143" w:author="Fadwa Alateiqu" w:date="2026-06-14T01:09:00Z" w16du:dateUtc="2026-06-13T22:09:00Z"/>
              <w:rFonts w:eastAsiaTheme="minorEastAsia" w:cstheme="minorBidi"/>
              <w:noProof/>
              <w:sz w:val="24"/>
            </w:rPr>
          </w:rPrChange>
        </w:rPr>
        <w:pPrChange w:id="144" w:author="Fadwa Alateiqu" w:date="2026-06-14T01:10:00Z" w16du:dateUtc="2026-06-13T22:10:00Z">
          <w:pPr>
            <w:pStyle w:val="TOC3"/>
            <w:tabs>
              <w:tab w:val="left" w:pos="1200"/>
              <w:tab w:val="right" w:leader="hyphen" w:pos="9350"/>
            </w:tabs>
          </w:pPr>
        </w:pPrChange>
      </w:pPr>
      <w:ins w:id="145" w:author="Fadwa Alateiqu" w:date="2026-06-14T01:09:00Z" w16du:dateUtc="2026-06-13T22:09:00Z">
        <w:r w:rsidRPr="00D84462">
          <w:rPr>
            <w:rStyle w:val="Hyperlink"/>
            <w:rFonts w:ascii="MadaniArabic-Light" w:hAnsi="MadaniArabic-Light" w:cs="MadaniArabic-Light"/>
            <w:noProof/>
            <w:szCs w:val="20"/>
            <w:rPrChange w:id="146"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147"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148" w:author="Fadwa Alateiqu" w:date="2026-06-14T01:10:00Z" w16du:dateUtc="2026-06-13T22:10:00Z">
              <w:rPr>
                <w:noProof/>
              </w:rPr>
            </w:rPrChange>
          </w:rPr>
          <w:instrText>HYPERLINK \l "_Toc232291812"</w:instrText>
        </w:r>
        <w:r w:rsidRPr="00D84462">
          <w:rPr>
            <w:rStyle w:val="Hyperlink"/>
            <w:rFonts w:ascii="MadaniArabic-Light" w:hAnsi="MadaniArabic-Light" w:cs="MadaniArabic-Light"/>
            <w:noProof/>
            <w:szCs w:val="20"/>
            <w:rPrChange w:id="149"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150"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tl/>
            <w:rPrChange w:id="151" w:author="Fadwa Alateiqu" w:date="2026-06-14T01:10:00Z" w16du:dateUtc="2026-06-13T22:10:00Z">
              <w:rPr>
                <w:rStyle w:val="Hyperlink"/>
                <w:noProof/>
                <w:rtl/>
              </w:rPr>
            </w:rPrChange>
          </w:rPr>
          <w:t>2.2.3</w:t>
        </w:r>
      </w:ins>
      <w:ins w:id="152"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153" w:author="Fadwa Alateiqu" w:date="2026-06-14T01:09:00Z" w16du:dateUtc="2026-06-13T22:09:00Z">
        <w:r w:rsidRPr="00D84462">
          <w:rPr>
            <w:rStyle w:val="Hyperlink"/>
            <w:rFonts w:ascii="MadaniArabic-Light" w:hAnsi="MadaniArabic-Light" w:cs="MadaniArabic-Light" w:hint="cs"/>
            <w:noProof/>
            <w:szCs w:val="20"/>
            <w:rtl/>
            <w:rPrChange w:id="154" w:author="Fadwa Alateiqu" w:date="2026-06-14T01:10:00Z" w16du:dateUtc="2026-06-13T22:10:00Z">
              <w:rPr>
                <w:rStyle w:val="Hyperlink"/>
                <w:rFonts w:hint="cs"/>
                <w:noProof/>
                <w:rtl/>
              </w:rPr>
            </w:rPrChange>
          </w:rPr>
          <w:t>التوزيع</w:t>
        </w:r>
        <w:r w:rsidRPr="00D84462">
          <w:rPr>
            <w:rFonts w:ascii="MadaniArabic-Light" w:hAnsi="MadaniArabic-Light" w:cs="MadaniArabic-Light"/>
            <w:noProof/>
            <w:webHidden/>
            <w:szCs w:val="20"/>
            <w:rPrChange w:id="155" w:author="Fadwa Alateiqu" w:date="2026-06-14T01:10:00Z" w16du:dateUtc="2026-06-13T22:10:00Z">
              <w:rPr>
                <w:noProof/>
                <w:webHidden/>
              </w:rPr>
            </w:rPrChange>
          </w:rPr>
          <w:tab/>
        </w:r>
        <w:r w:rsidRPr="00D84462">
          <w:rPr>
            <w:rFonts w:ascii="MadaniArabic-Light" w:hAnsi="MadaniArabic-Light" w:cs="MadaniArabic-Light"/>
            <w:noProof/>
            <w:webHidden/>
            <w:szCs w:val="20"/>
            <w:rPrChange w:id="156"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157" w:author="Fadwa Alateiqu" w:date="2026-06-14T01:10:00Z" w16du:dateUtc="2026-06-13T22:10:00Z">
              <w:rPr>
                <w:noProof/>
                <w:webHidden/>
              </w:rPr>
            </w:rPrChange>
          </w:rPr>
          <w:instrText xml:space="preserve"> PAGEREF _Toc232291812 \h </w:instrText>
        </w:r>
      </w:ins>
      <w:r w:rsidRPr="00614B56">
        <w:rPr>
          <w:rFonts w:ascii="MadaniArabic-Light" w:hAnsi="MadaniArabic-Light" w:cs="MadaniArabic-Light"/>
          <w:noProof/>
          <w:webHidden/>
          <w:szCs w:val="20"/>
        </w:rPr>
      </w:r>
      <w:ins w:id="158" w:author="Fadwa Alateiqu" w:date="2026-06-14T01:09:00Z" w16du:dateUtc="2026-06-13T22:09:00Z">
        <w:r w:rsidRPr="00D84462">
          <w:rPr>
            <w:rFonts w:ascii="MadaniArabic-Light" w:hAnsi="MadaniArabic-Light" w:cs="MadaniArabic-Light"/>
            <w:noProof/>
            <w:webHidden/>
            <w:szCs w:val="20"/>
            <w:rPrChange w:id="159"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160" w:author="Fadwa Alateiqu" w:date="2026-06-14T01:10:00Z" w16du:dateUtc="2026-06-13T22:10:00Z">
              <w:rPr>
                <w:noProof/>
                <w:webHidden/>
              </w:rPr>
            </w:rPrChange>
          </w:rPr>
          <w:t>3</w:t>
        </w:r>
        <w:r w:rsidRPr="00D84462">
          <w:rPr>
            <w:rFonts w:ascii="MadaniArabic-Light" w:hAnsi="MadaniArabic-Light" w:cs="MadaniArabic-Light"/>
            <w:noProof/>
            <w:webHidden/>
            <w:szCs w:val="20"/>
            <w:rPrChange w:id="161"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162" w:author="Fadwa Alateiqu" w:date="2026-06-14T01:10:00Z" w16du:dateUtc="2026-06-13T22:10:00Z">
              <w:rPr>
                <w:rStyle w:val="Hyperlink"/>
                <w:noProof/>
              </w:rPr>
            </w:rPrChange>
          </w:rPr>
          <w:fldChar w:fldCharType="end"/>
        </w:r>
      </w:ins>
    </w:p>
    <w:p w14:paraId="19FC5921" w14:textId="4BC35E62" w:rsidR="00D84462" w:rsidRPr="00D84462" w:rsidRDefault="00D84462">
      <w:pPr>
        <w:pStyle w:val="TOC3"/>
        <w:tabs>
          <w:tab w:val="left" w:pos="1937"/>
          <w:tab w:val="right" w:leader="hyphen" w:pos="9350"/>
        </w:tabs>
        <w:bidi/>
        <w:rPr>
          <w:ins w:id="163" w:author="Fadwa Alateiqu" w:date="2026-06-14T01:09:00Z" w16du:dateUtc="2026-06-13T22:09:00Z"/>
          <w:rFonts w:ascii="MadaniArabic-Light" w:eastAsiaTheme="minorEastAsia" w:hAnsi="MadaniArabic-Light" w:cs="MadaniArabic-Light"/>
          <w:noProof/>
          <w:szCs w:val="20"/>
          <w:rPrChange w:id="164" w:author="Fadwa Alateiqu" w:date="2026-06-14T01:10:00Z" w16du:dateUtc="2026-06-13T22:10:00Z">
            <w:rPr>
              <w:ins w:id="165" w:author="Fadwa Alateiqu" w:date="2026-06-14T01:09:00Z" w16du:dateUtc="2026-06-13T22:09:00Z"/>
              <w:rFonts w:eastAsiaTheme="minorEastAsia" w:cstheme="minorBidi"/>
              <w:noProof/>
              <w:sz w:val="24"/>
            </w:rPr>
          </w:rPrChange>
        </w:rPr>
        <w:pPrChange w:id="166" w:author="Fadwa Alateiqu" w:date="2026-06-14T01:10:00Z" w16du:dateUtc="2026-06-13T22:10:00Z">
          <w:pPr>
            <w:pStyle w:val="TOC3"/>
            <w:tabs>
              <w:tab w:val="left" w:pos="1937"/>
              <w:tab w:val="right" w:leader="hyphen" w:pos="9350"/>
            </w:tabs>
          </w:pPr>
        </w:pPrChange>
      </w:pPr>
      <w:ins w:id="167" w:author="Fadwa Alateiqu" w:date="2026-06-14T01:09:00Z" w16du:dateUtc="2026-06-13T22:09:00Z">
        <w:r w:rsidRPr="00D84462">
          <w:rPr>
            <w:rStyle w:val="Hyperlink"/>
            <w:rFonts w:ascii="MadaniArabic-Light" w:hAnsi="MadaniArabic-Light" w:cs="MadaniArabic-Light"/>
            <w:noProof/>
            <w:szCs w:val="20"/>
            <w:rPrChange w:id="168"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169"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170" w:author="Fadwa Alateiqu" w:date="2026-06-14T01:10:00Z" w16du:dateUtc="2026-06-13T22:10:00Z">
              <w:rPr>
                <w:noProof/>
              </w:rPr>
            </w:rPrChange>
          </w:rPr>
          <w:instrText>HYPERLINK \l "_Toc232291813"</w:instrText>
        </w:r>
        <w:r w:rsidRPr="00D84462">
          <w:rPr>
            <w:rStyle w:val="Hyperlink"/>
            <w:rFonts w:ascii="MadaniArabic-Light" w:hAnsi="MadaniArabic-Light" w:cs="MadaniArabic-Light"/>
            <w:noProof/>
            <w:szCs w:val="20"/>
            <w:rPrChange w:id="171"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172"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tl/>
            <w:rPrChange w:id="173" w:author="Fadwa Alateiqu" w:date="2026-06-14T01:10:00Z" w16du:dateUtc="2026-06-13T22:10:00Z">
              <w:rPr>
                <w:rStyle w:val="Hyperlink"/>
                <w:noProof/>
                <w:rtl/>
              </w:rPr>
            </w:rPrChange>
          </w:rPr>
          <w:t>2.2.4</w:t>
        </w:r>
      </w:ins>
      <w:ins w:id="174"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175" w:author="Fadwa Alateiqu" w:date="2026-06-14T01:09:00Z" w16du:dateUtc="2026-06-13T22:09:00Z">
        <w:r w:rsidRPr="00D84462">
          <w:rPr>
            <w:rStyle w:val="Hyperlink"/>
            <w:rFonts w:ascii="MadaniArabic-Light" w:hAnsi="MadaniArabic-Light" w:cs="MadaniArabic-Light" w:hint="cs"/>
            <w:noProof/>
            <w:szCs w:val="20"/>
            <w:rtl/>
            <w:rPrChange w:id="176" w:author="Fadwa Alateiqu" w:date="2026-06-14T01:10:00Z" w16du:dateUtc="2026-06-13T22:10:00Z">
              <w:rPr>
                <w:rStyle w:val="Hyperlink"/>
                <w:rFonts w:hint="cs"/>
                <w:noProof/>
                <w:rtl/>
              </w:rPr>
            </w:rPrChange>
          </w:rPr>
          <w:t>الزكاة</w:t>
        </w:r>
        <w:r w:rsidRPr="00D84462">
          <w:rPr>
            <w:rStyle w:val="Hyperlink"/>
            <w:rFonts w:ascii="MadaniArabic-Light" w:hAnsi="MadaniArabic-Light" w:cs="MadaniArabic-Light"/>
            <w:noProof/>
            <w:szCs w:val="20"/>
            <w:rtl/>
            <w:rPrChange w:id="177"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178" w:author="Fadwa Alateiqu" w:date="2026-06-14T01:10:00Z" w16du:dateUtc="2026-06-13T22:10:00Z">
              <w:rPr>
                <w:rStyle w:val="Hyperlink"/>
                <w:rFonts w:hint="cs"/>
                <w:noProof/>
                <w:rtl/>
              </w:rPr>
            </w:rPrChange>
          </w:rPr>
          <w:t>والضرائب</w:t>
        </w:r>
        <w:r w:rsidRPr="00D84462">
          <w:rPr>
            <w:rFonts w:ascii="MadaniArabic-Light" w:hAnsi="MadaniArabic-Light" w:cs="MadaniArabic-Light"/>
            <w:noProof/>
            <w:webHidden/>
            <w:szCs w:val="20"/>
            <w:rPrChange w:id="179" w:author="Fadwa Alateiqu" w:date="2026-06-14T01:10:00Z" w16du:dateUtc="2026-06-13T22:10:00Z">
              <w:rPr>
                <w:noProof/>
                <w:webHidden/>
              </w:rPr>
            </w:rPrChange>
          </w:rPr>
          <w:tab/>
        </w:r>
        <w:r w:rsidRPr="00D84462">
          <w:rPr>
            <w:rFonts w:ascii="MadaniArabic-Light" w:hAnsi="MadaniArabic-Light" w:cs="MadaniArabic-Light"/>
            <w:noProof/>
            <w:webHidden/>
            <w:szCs w:val="20"/>
            <w:rPrChange w:id="180"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181" w:author="Fadwa Alateiqu" w:date="2026-06-14T01:10:00Z" w16du:dateUtc="2026-06-13T22:10:00Z">
              <w:rPr>
                <w:noProof/>
                <w:webHidden/>
              </w:rPr>
            </w:rPrChange>
          </w:rPr>
          <w:instrText xml:space="preserve"> PAGEREF _Toc232291813 \h </w:instrText>
        </w:r>
      </w:ins>
      <w:r w:rsidRPr="00614B56">
        <w:rPr>
          <w:rFonts w:ascii="MadaniArabic-Light" w:hAnsi="MadaniArabic-Light" w:cs="MadaniArabic-Light"/>
          <w:noProof/>
          <w:webHidden/>
          <w:szCs w:val="20"/>
        </w:rPr>
      </w:r>
      <w:ins w:id="182" w:author="Fadwa Alateiqu" w:date="2026-06-14T01:09:00Z" w16du:dateUtc="2026-06-13T22:09:00Z">
        <w:r w:rsidRPr="00D84462">
          <w:rPr>
            <w:rFonts w:ascii="MadaniArabic-Light" w:hAnsi="MadaniArabic-Light" w:cs="MadaniArabic-Light"/>
            <w:noProof/>
            <w:webHidden/>
            <w:szCs w:val="20"/>
            <w:rPrChange w:id="183"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184" w:author="Fadwa Alateiqu" w:date="2026-06-14T01:10:00Z" w16du:dateUtc="2026-06-13T22:10:00Z">
              <w:rPr>
                <w:noProof/>
                <w:webHidden/>
              </w:rPr>
            </w:rPrChange>
          </w:rPr>
          <w:t>3</w:t>
        </w:r>
        <w:r w:rsidRPr="00D84462">
          <w:rPr>
            <w:rFonts w:ascii="MadaniArabic-Light" w:hAnsi="MadaniArabic-Light" w:cs="MadaniArabic-Light"/>
            <w:noProof/>
            <w:webHidden/>
            <w:szCs w:val="20"/>
            <w:rPrChange w:id="185"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186" w:author="Fadwa Alateiqu" w:date="2026-06-14T01:10:00Z" w16du:dateUtc="2026-06-13T22:10:00Z">
              <w:rPr>
                <w:rStyle w:val="Hyperlink"/>
                <w:noProof/>
              </w:rPr>
            </w:rPrChange>
          </w:rPr>
          <w:fldChar w:fldCharType="end"/>
        </w:r>
      </w:ins>
    </w:p>
    <w:p w14:paraId="00F40795" w14:textId="6CFCA135" w:rsidR="00D84462" w:rsidRPr="00D84462" w:rsidRDefault="00D84462">
      <w:pPr>
        <w:pStyle w:val="TOC2"/>
        <w:rPr>
          <w:ins w:id="187" w:author="Fadwa Alateiqu" w:date="2026-06-14T01:09:00Z" w16du:dateUtc="2026-06-13T22:09:00Z"/>
          <w:rFonts w:eastAsiaTheme="minorEastAsia"/>
          <w:rPrChange w:id="188" w:author="Fadwa Alateiqu" w:date="2026-06-14T01:10:00Z" w16du:dateUtc="2026-06-13T22:10:00Z">
            <w:rPr>
              <w:ins w:id="189" w:author="Fadwa Alateiqu" w:date="2026-06-14T01:09:00Z" w16du:dateUtc="2026-06-13T22:09:00Z"/>
              <w:rFonts w:asciiTheme="minorHAnsi" w:eastAsiaTheme="minorEastAsia" w:hAnsiTheme="minorHAnsi" w:cstheme="minorBidi"/>
              <w:sz w:val="24"/>
              <w:szCs w:val="24"/>
            </w:rPr>
          </w:rPrChange>
        </w:rPr>
        <w:pPrChange w:id="190" w:author="Fadwa Alateiqu" w:date="2026-06-14T01:10:00Z" w16du:dateUtc="2026-06-13T22:10:00Z">
          <w:pPr>
            <w:pStyle w:val="TOC2"/>
            <w:bidi w:val="0"/>
          </w:pPr>
        </w:pPrChange>
      </w:pPr>
      <w:ins w:id="191"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"_Toc232291814"</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Pr>
          <w:t>2.3</w:t>
        </w:r>
      </w:ins>
      <w:ins w:id="192" w:author="Fadwa Alateiqu" w:date="2026-06-14T01:13:00Z" w16du:dateUtc="2026-06-13T22:13:00Z">
        <w:r w:rsidR="00FA0055">
          <w:rPr>
            <w:rFonts w:eastAsiaTheme="minorEastAsia" w:hint="cs"/>
            <w:rtl/>
          </w:rPr>
          <w:t xml:space="preserve"> </w:t>
        </w:r>
      </w:ins>
      <w:ins w:id="193" w:author="Fadwa Alateiqu" w:date="2026-06-14T01:09:00Z" w16du:dateUtc="2026-06-13T22:09:00Z">
        <w:r w:rsidRPr="00D84462">
          <w:rPr>
            <w:rStyle w:val="Hyperlink"/>
            <w:rtl/>
          </w:rPr>
          <w:t>الإدارة التشغيلية</w:t>
        </w:r>
      </w:ins>
      <w:ins w:id="194" w:author="Fadwa Alateiqu" w:date="2026-06-14T01:13:00Z" w16du:dateUtc="2026-06-13T22:13:00Z">
        <w:r w:rsidR="00FA0055">
          <w:rPr>
            <w:rStyle w:val="Hyperlink"/>
            <w:rFonts w:hint="cs"/>
            <w:rtl/>
          </w:rPr>
          <w:t xml:space="preserve"> -----</w:t>
        </w:r>
      </w:ins>
      <w:ins w:id="195" w:author="Fadwa Alateiqu" w:date="2026-06-14T01:09:00Z" w16du:dateUtc="2026-06-13T22:09:00Z">
        <w:r w:rsidRPr="00D84462">
          <w:rPr>
            <w:webHidden/>
          </w:rPr>
          <w:tab/>
        </w:r>
        <w:r w:rsidRPr="00D84462">
          <w:rPr>
            <w:webHidden/>
          </w:rPr>
          <w:fldChar w:fldCharType="begin"/>
        </w:r>
        <w:r w:rsidRPr="00D84462">
          <w:rPr>
            <w:webHidden/>
          </w:rPr>
          <w:instrText xml:space="preserve"> PAGEREF _Toc232291814 \h </w:instrText>
        </w:r>
      </w:ins>
      <w:r w:rsidRPr="00D84462">
        <w:rPr>
          <w:webHidden/>
        </w:rPr>
      </w:r>
      <w:ins w:id="196" w:author="Fadwa Alateiqu" w:date="2026-06-14T01:09:00Z" w16du:dateUtc="2026-06-13T22:09:00Z">
        <w:r w:rsidRPr="00D84462">
          <w:rPr>
            <w:webHidden/>
          </w:rPr>
          <w:fldChar w:fldCharType="separate"/>
        </w:r>
        <w:r w:rsidRPr="00D84462">
          <w:rPr>
            <w:webHidden/>
          </w:rPr>
          <w:t>4</w:t>
        </w:r>
        <w:r w:rsidRPr="00D84462">
          <w:rPr>
            <w:webHidden/>
          </w:rPr>
          <w:fldChar w:fldCharType="end"/>
        </w:r>
        <w:r w:rsidRPr="00D84462">
          <w:rPr>
            <w:rStyle w:val="Hyperlink"/>
          </w:rPr>
          <w:fldChar w:fldCharType="end"/>
        </w:r>
      </w:ins>
    </w:p>
    <w:p w14:paraId="2CD38246" w14:textId="4A4CF622" w:rsidR="00D84462" w:rsidRPr="00D84462" w:rsidRDefault="00D84462">
      <w:pPr>
        <w:pStyle w:val="TOC3"/>
        <w:tabs>
          <w:tab w:val="left" w:pos="3423"/>
          <w:tab w:val="right" w:leader="hyphen" w:pos="9350"/>
        </w:tabs>
        <w:bidi/>
        <w:rPr>
          <w:ins w:id="197" w:author="Fadwa Alateiqu" w:date="2026-06-14T01:09:00Z" w16du:dateUtc="2026-06-13T22:09:00Z"/>
          <w:rFonts w:ascii="MadaniArabic-Light" w:eastAsiaTheme="minorEastAsia" w:hAnsi="MadaniArabic-Light" w:cs="MadaniArabic-Light"/>
          <w:noProof/>
          <w:szCs w:val="20"/>
          <w:rPrChange w:id="198" w:author="Fadwa Alateiqu" w:date="2026-06-14T01:10:00Z" w16du:dateUtc="2026-06-13T22:10:00Z">
            <w:rPr>
              <w:ins w:id="199" w:author="Fadwa Alateiqu" w:date="2026-06-14T01:09:00Z" w16du:dateUtc="2026-06-13T22:09:00Z"/>
              <w:rFonts w:eastAsiaTheme="minorEastAsia" w:cstheme="minorBidi"/>
              <w:noProof/>
              <w:sz w:val="24"/>
            </w:rPr>
          </w:rPrChange>
        </w:rPr>
        <w:pPrChange w:id="200" w:author="Fadwa Alateiqu" w:date="2026-06-14T01:10:00Z" w16du:dateUtc="2026-06-13T22:10:00Z">
          <w:pPr>
            <w:pStyle w:val="TOC3"/>
            <w:tabs>
              <w:tab w:val="left" w:pos="3423"/>
              <w:tab w:val="right" w:leader="hyphen" w:pos="9350"/>
            </w:tabs>
          </w:pPr>
        </w:pPrChange>
      </w:pPr>
      <w:ins w:id="201" w:author="Fadwa Alateiqu" w:date="2026-06-14T01:09:00Z" w16du:dateUtc="2026-06-13T22:09:00Z">
        <w:r w:rsidRPr="00D84462">
          <w:rPr>
            <w:rStyle w:val="Hyperlink"/>
            <w:rFonts w:ascii="MadaniArabic-Light" w:hAnsi="MadaniArabic-Light" w:cs="MadaniArabic-Light"/>
            <w:noProof/>
            <w:szCs w:val="20"/>
            <w:rPrChange w:id="202"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203"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204" w:author="Fadwa Alateiqu" w:date="2026-06-14T01:10:00Z" w16du:dateUtc="2026-06-13T22:10:00Z">
              <w:rPr>
                <w:noProof/>
              </w:rPr>
            </w:rPrChange>
          </w:rPr>
          <w:instrText>HYPERLINK \l "_Toc232291815"</w:instrText>
        </w:r>
        <w:r w:rsidRPr="00D84462">
          <w:rPr>
            <w:rStyle w:val="Hyperlink"/>
            <w:rFonts w:ascii="MadaniArabic-Light" w:hAnsi="MadaniArabic-Light" w:cs="MadaniArabic-Light"/>
            <w:noProof/>
            <w:szCs w:val="20"/>
            <w:rPrChange w:id="205"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206"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207" w:author="Fadwa Alateiqu" w:date="2026-06-14T01:10:00Z" w16du:dateUtc="2026-06-13T22:10:00Z">
              <w:rPr>
                <w:rStyle w:val="Hyperlink"/>
                <w:noProof/>
              </w:rPr>
            </w:rPrChange>
          </w:rPr>
          <w:t>2.3.1</w:t>
        </w:r>
      </w:ins>
      <w:ins w:id="208"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209" w:author="Fadwa Alateiqu" w:date="2026-06-14T01:09:00Z" w16du:dateUtc="2026-06-13T22:09:00Z">
        <w:r w:rsidRPr="00D84462">
          <w:rPr>
            <w:rStyle w:val="Hyperlink"/>
            <w:rFonts w:ascii="MadaniArabic-Light" w:hAnsi="MadaniArabic-Light" w:cs="MadaniArabic-Light" w:hint="cs"/>
            <w:noProof/>
            <w:szCs w:val="20"/>
            <w:rtl/>
            <w:rPrChange w:id="210" w:author="Fadwa Alateiqu" w:date="2026-06-14T01:10:00Z" w16du:dateUtc="2026-06-13T22:10:00Z">
              <w:rPr>
                <w:rStyle w:val="Hyperlink"/>
                <w:rFonts w:hint="cs"/>
                <w:noProof/>
                <w:rtl/>
              </w:rPr>
            </w:rPrChange>
          </w:rPr>
          <w:t>إدارة</w:t>
        </w:r>
        <w:r w:rsidRPr="00D84462">
          <w:rPr>
            <w:rStyle w:val="Hyperlink"/>
            <w:rFonts w:ascii="MadaniArabic-Light" w:hAnsi="MadaniArabic-Light" w:cs="MadaniArabic-Light"/>
            <w:noProof/>
            <w:szCs w:val="20"/>
            <w:rtl/>
            <w:rPrChange w:id="21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12" w:author="Fadwa Alateiqu" w:date="2026-06-14T01:10:00Z" w16du:dateUtc="2026-06-13T22:10:00Z">
              <w:rPr>
                <w:rStyle w:val="Hyperlink"/>
                <w:rFonts w:hint="cs"/>
                <w:noProof/>
                <w:rtl/>
              </w:rPr>
            </w:rPrChange>
          </w:rPr>
          <w:t>العقارات</w:t>
        </w:r>
        <w:r w:rsidRPr="00D84462">
          <w:rPr>
            <w:rStyle w:val="Hyperlink"/>
            <w:rFonts w:ascii="MadaniArabic-Light" w:hAnsi="MadaniArabic-Light" w:cs="MadaniArabic-Light"/>
            <w:noProof/>
            <w:szCs w:val="20"/>
            <w:rtl/>
            <w:rPrChange w:id="213"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14" w:author="Fadwa Alateiqu" w:date="2026-06-14T01:10:00Z" w16du:dateUtc="2026-06-13T22:10:00Z">
              <w:rPr>
                <w:rStyle w:val="Hyperlink"/>
                <w:rFonts w:hint="cs"/>
                <w:noProof/>
                <w:rtl/>
              </w:rPr>
            </w:rPrChange>
          </w:rPr>
          <w:t>وتأجير</w:t>
        </w:r>
        <w:r w:rsidRPr="00D84462">
          <w:rPr>
            <w:rStyle w:val="Hyperlink"/>
            <w:rFonts w:ascii="MadaniArabic-Light" w:hAnsi="MadaniArabic-Light" w:cs="MadaniArabic-Light"/>
            <w:noProof/>
            <w:szCs w:val="20"/>
            <w:rtl/>
            <w:rPrChange w:id="215"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16" w:author="Fadwa Alateiqu" w:date="2026-06-14T01:10:00Z" w16du:dateUtc="2026-06-13T22:10:00Z">
              <w:rPr>
                <w:rStyle w:val="Hyperlink"/>
                <w:rFonts w:hint="cs"/>
                <w:noProof/>
                <w:rtl/>
              </w:rPr>
            </w:rPrChange>
          </w:rPr>
          <w:t>الوحدات</w:t>
        </w:r>
      </w:ins>
      <w:ins w:id="217" w:author="Fadwa Alateiqu" w:date="2026-06-14T01:13:00Z" w16du:dateUtc="2026-06-13T22:13:00Z">
        <w:r w:rsidR="00FA0055">
          <w:rPr>
            <w:rStyle w:val="Hyperlink"/>
            <w:rFonts w:ascii="MadaniArabic-Light" w:hAnsi="MadaniArabic-Light" w:cs="MadaniArabic-Light" w:hint="cs"/>
            <w:noProof/>
            <w:szCs w:val="20"/>
            <w:rtl/>
          </w:rPr>
          <w:t xml:space="preserve"> --</w:t>
        </w:r>
      </w:ins>
      <w:ins w:id="218" w:author="Fadwa Alateiqu" w:date="2026-06-14T01:09:00Z" w16du:dateUtc="2026-06-13T22:09:00Z">
        <w:r w:rsidRPr="00D84462">
          <w:rPr>
            <w:rFonts w:ascii="MadaniArabic-Light" w:hAnsi="MadaniArabic-Light" w:cs="MadaniArabic-Light"/>
            <w:noProof/>
            <w:webHidden/>
            <w:szCs w:val="20"/>
            <w:rPrChange w:id="219" w:author="Fadwa Alateiqu" w:date="2026-06-14T01:10:00Z" w16du:dateUtc="2026-06-13T22:10:00Z">
              <w:rPr>
                <w:noProof/>
                <w:webHidden/>
              </w:rPr>
            </w:rPrChange>
          </w:rPr>
          <w:tab/>
        </w:r>
        <w:r w:rsidRPr="00D84462">
          <w:rPr>
            <w:rFonts w:ascii="MadaniArabic-Light" w:hAnsi="MadaniArabic-Light" w:cs="MadaniArabic-Light"/>
            <w:noProof/>
            <w:webHidden/>
            <w:szCs w:val="20"/>
            <w:rPrChange w:id="220"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221" w:author="Fadwa Alateiqu" w:date="2026-06-14T01:10:00Z" w16du:dateUtc="2026-06-13T22:10:00Z">
              <w:rPr>
                <w:noProof/>
                <w:webHidden/>
              </w:rPr>
            </w:rPrChange>
          </w:rPr>
          <w:instrText xml:space="preserve"> PAGEREF _Toc232291815 \h </w:instrText>
        </w:r>
      </w:ins>
      <w:r w:rsidRPr="00614B56">
        <w:rPr>
          <w:rFonts w:ascii="MadaniArabic-Light" w:hAnsi="MadaniArabic-Light" w:cs="MadaniArabic-Light"/>
          <w:noProof/>
          <w:webHidden/>
          <w:szCs w:val="20"/>
        </w:rPr>
      </w:r>
      <w:ins w:id="222" w:author="Fadwa Alateiqu" w:date="2026-06-14T01:09:00Z" w16du:dateUtc="2026-06-13T22:09:00Z">
        <w:r w:rsidRPr="00D84462">
          <w:rPr>
            <w:rFonts w:ascii="MadaniArabic-Light" w:hAnsi="MadaniArabic-Light" w:cs="MadaniArabic-Light"/>
            <w:noProof/>
            <w:webHidden/>
            <w:szCs w:val="20"/>
            <w:rPrChange w:id="223"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224" w:author="Fadwa Alateiqu" w:date="2026-06-14T01:10:00Z" w16du:dateUtc="2026-06-13T22:10:00Z">
              <w:rPr>
                <w:noProof/>
                <w:webHidden/>
              </w:rPr>
            </w:rPrChange>
          </w:rPr>
          <w:t>4</w:t>
        </w:r>
        <w:r w:rsidRPr="00D84462">
          <w:rPr>
            <w:rFonts w:ascii="MadaniArabic-Light" w:hAnsi="MadaniArabic-Light" w:cs="MadaniArabic-Light"/>
            <w:noProof/>
            <w:webHidden/>
            <w:szCs w:val="20"/>
            <w:rPrChange w:id="225"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226" w:author="Fadwa Alateiqu" w:date="2026-06-14T01:10:00Z" w16du:dateUtc="2026-06-13T22:10:00Z">
              <w:rPr>
                <w:rStyle w:val="Hyperlink"/>
                <w:noProof/>
              </w:rPr>
            </w:rPrChange>
          </w:rPr>
          <w:fldChar w:fldCharType="end"/>
        </w:r>
      </w:ins>
    </w:p>
    <w:p w14:paraId="4939722D" w14:textId="75F37023" w:rsidR="00D84462" w:rsidRPr="00D84462" w:rsidRDefault="00D84462">
      <w:pPr>
        <w:pStyle w:val="TOC3"/>
        <w:tabs>
          <w:tab w:val="left" w:pos="2789"/>
          <w:tab w:val="right" w:leader="hyphen" w:pos="9350"/>
        </w:tabs>
        <w:bidi/>
        <w:rPr>
          <w:ins w:id="227" w:author="Fadwa Alateiqu" w:date="2026-06-14T01:09:00Z" w16du:dateUtc="2026-06-13T22:09:00Z"/>
          <w:rFonts w:ascii="MadaniArabic-Light" w:eastAsiaTheme="minorEastAsia" w:hAnsi="MadaniArabic-Light" w:cs="MadaniArabic-Light"/>
          <w:noProof/>
          <w:szCs w:val="20"/>
          <w:rPrChange w:id="228" w:author="Fadwa Alateiqu" w:date="2026-06-14T01:10:00Z" w16du:dateUtc="2026-06-13T22:10:00Z">
            <w:rPr>
              <w:ins w:id="229" w:author="Fadwa Alateiqu" w:date="2026-06-14T01:09:00Z" w16du:dateUtc="2026-06-13T22:09:00Z"/>
              <w:rFonts w:eastAsiaTheme="minorEastAsia" w:cstheme="minorBidi"/>
              <w:noProof/>
              <w:sz w:val="24"/>
            </w:rPr>
          </w:rPrChange>
        </w:rPr>
        <w:pPrChange w:id="230" w:author="Fadwa Alateiqu" w:date="2026-06-14T01:10:00Z" w16du:dateUtc="2026-06-13T22:10:00Z">
          <w:pPr>
            <w:pStyle w:val="TOC3"/>
            <w:tabs>
              <w:tab w:val="left" w:pos="2789"/>
              <w:tab w:val="right" w:leader="hyphen" w:pos="9350"/>
            </w:tabs>
          </w:pPr>
        </w:pPrChange>
      </w:pPr>
      <w:ins w:id="231" w:author="Fadwa Alateiqu" w:date="2026-06-14T01:09:00Z" w16du:dateUtc="2026-06-13T22:09:00Z">
        <w:r w:rsidRPr="00D84462">
          <w:rPr>
            <w:rStyle w:val="Hyperlink"/>
            <w:rFonts w:ascii="MadaniArabic-Light" w:hAnsi="MadaniArabic-Light" w:cs="MadaniArabic-Light"/>
            <w:noProof/>
            <w:szCs w:val="20"/>
            <w:rPrChange w:id="232"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233"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234" w:author="Fadwa Alateiqu" w:date="2026-06-14T01:10:00Z" w16du:dateUtc="2026-06-13T22:10:00Z">
              <w:rPr>
                <w:noProof/>
              </w:rPr>
            </w:rPrChange>
          </w:rPr>
          <w:instrText>HYPERLINK \l "_Toc232291816"</w:instrText>
        </w:r>
        <w:r w:rsidRPr="00D84462">
          <w:rPr>
            <w:rStyle w:val="Hyperlink"/>
            <w:rFonts w:ascii="MadaniArabic-Light" w:hAnsi="MadaniArabic-Light" w:cs="MadaniArabic-Light"/>
            <w:noProof/>
            <w:szCs w:val="20"/>
            <w:rPrChange w:id="235"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236"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237" w:author="Fadwa Alateiqu" w:date="2026-06-14T01:10:00Z" w16du:dateUtc="2026-06-13T22:10:00Z">
              <w:rPr>
                <w:rStyle w:val="Hyperlink"/>
                <w:noProof/>
              </w:rPr>
            </w:rPrChange>
          </w:rPr>
          <w:t>2.3.2</w:t>
        </w:r>
      </w:ins>
      <w:ins w:id="238"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239" w:author="Fadwa Alateiqu" w:date="2026-06-14T01:09:00Z" w16du:dateUtc="2026-06-13T22:09:00Z">
        <w:r w:rsidRPr="00D84462">
          <w:rPr>
            <w:rStyle w:val="Hyperlink"/>
            <w:rFonts w:ascii="MadaniArabic-Light" w:hAnsi="MadaniArabic-Light" w:cs="MadaniArabic-Light" w:hint="cs"/>
            <w:noProof/>
            <w:szCs w:val="20"/>
            <w:rtl/>
            <w:rPrChange w:id="240" w:author="Fadwa Alateiqu" w:date="2026-06-14T01:10:00Z" w16du:dateUtc="2026-06-13T22:10:00Z">
              <w:rPr>
                <w:rStyle w:val="Hyperlink"/>
                <w:rFonts w:hint="cs"/>
                <w:noProof/>
                <w:rtl/>
              </w:rPr>
            </w:rPrChange>
          </w:rPr>
          <w:t>إدارة</w:t>
        </w:r>
        <w:r w:rsidRPr="00D84462">
          <w:rPr>
            <w:rStyle w:val="Hyperlink"/>
            <w:rFonts w:ascii="MadaniArabic-Light" w:hAnsi="MadaniArabic-Light" w:cs="MadaniArabic-Light"/>
            <w:noProof/>
            <w:szCs w:val="20"/>
            <w:rtl/>
            <w:rPrChange w:id="24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42" w:author="Fadwa Alateiqu" w:date="2026-06-14T01:10:00Z" w16du:dateUtc="2026-06-13T22:10:00Z">
              <w:rPr>
                <w:rStyle w:val="Hyperlink"/>
                <w:rFonts w:hint="cs"/>
                <w:noProof/>
                <w:rtl/>
              </w:rPr>
            </w:rPrChange>
          </w:rPr>
          <w:t>التشغيل</w:t>
        </w:r>
        <w:r w:rsidRPr="00D84462">
          <w:rPr>
            <w:rStyle w:val="Hyperlink"/>
            <w:rFonts w:ascii="MadaniArabic-Light" w:hAnsi="MadaniArabic-Light" w:cs="MadaniArabic-Light"/>
            <w:noProof/>
            <w:szCs w:val="20"/>
            <w:rtl/>
            <w:rPrChange w:id="243"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44" w:author="Fadwa Alateiqu" w:date="2026-06-14T01:10:00Z" w16du:dateUtc="2026-06-13T22:10:00Z">
              <w:rPr>
                <w:rStyle w:val="Hyperlink"/>
                <w:rFonts w:hint="cs"/>
                <w:noProof/>
                <w:rtl/>
              </w:rPr>
            </w:rPrChange>
          </w:rPr>
          <w:t>والصيانة</w:t>
        </w:r>
      </w:ins>
      <w:ins w:id="245" w:author="Fadwa Alateiqu" w:date="2026-06-14T01:13:00Z" w16du:dateUtc="2026-06-13T22:13:00Z">
        <w:r w:rsidR="00FA0055">
          <w:rPr>
            <w:rStyle w:val="Hyperlink"/>
            <w:rFonts w:ascii="MadaniArabic-Light" w:hAnsi="MadaniArabic-Light" w:cs="MadaniArabic-Light" w:hint="cs"/>
            <w:noProof/>
            <w:szCs w:val="20"/>
            <w:rtl/>
          </w:rPr>
          <w:t xml:space="preserve"> </w:t>
        </w:r>
      </w:ins>
      <w:ins w:id="246" w:author="Fadwa Alateiqu" w:date="2026-06-14T01:09:00Z" w16du:dateUtc="2026-06-13T22:09:00Z">
        <w:r w:rsidRPr="00D84462">
          <w:rPr>
            <w:rFonts w:ascii="MadaniArabic-Light" w:hAnsi="MadaniArabic-Light" w:cs="MadaniArabic-Light"/>
            <w:noProof/>
            <w:webHidden/>
            <w:szCs w:val="20"/>
            <w:rPrChange w:id="247" w:author="Fadwa Alateiqu" w:date="2026-06-14T01:10:00Z" w16du:dateUtc="2026-06-13T22:10:00Z">
              <w:rPr>
                <w:noProof/>
                <w:webHidden/>
              </w:rPr>
            </w:rPrChange>
          </w:rPr>
          <w:tab/>
        </w:r>
        <w:r w:rsidRPr="00D84462">
          <w:rPr>
            <w:rFonts w:ascii="MadaniArabic-Light" w:hAnsi="MadaniArabic-Light" w:cs="MadaniArabic-Light"/>
            <w:noProof/>
            <w:webHidden/>
            <w:szCs w:val="20"/>
            <w:rPrChange w:id="248"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249" w:author="Fadwa Alateiqu" w:date="2026-06-14T01:10:00Z" w16du:dateUtc="2026-06-13T22:10:00Z">
              <w:rPr>
                <w:noProof/>
                <w:webHidden/>
              </w:rPr>
            </w:rPrChange>
          </w:rPr>
          <w:instrText xml:space="preserve"> PAGEREF _Toc232291816 \h </w:instrText>
        </w:r>
      </w:ins>
      <w:r w:rsidRPr="00614B56">
        <w:rPr>
          <w:rFonts w:ascii="MadaniArabic-Light" w:hAnsi="MadaniArabic-Light" w:cs="MadaniArabic-Light"/>
          <w:noProof/>
          <w:webHidden/>
          <w:szCs w:val="20"/>
        </w:rPr>
      </w:r>
      <w:ins w:id="250" w:author="Fadwa Alateiqu" w:date="2026-06-14T01:09:00Z" w16du:dateUtc="2026-06-13T22:09:00Z">
        <w:r w:rsidRPr="00D84462">
          <w:rPr>
            <w:rFonts w:ascii="MadaniArabic-Light" w:hAnsi="MadaniArabic-Light" w:cs="MadaniArabic-Light"/>
            <w:noProof/>
            <w:webHidden/>
            <w:szCs w:val="20"/>
            <w:rPrChange w:id="251"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252" w:author="Fadwa Alateiqu" w:date="2026-06-14T01:10:00Z" w16du:dateUtc="2026-06-13T22:10:00Z">
              <w:rPr>
                <w:noProof/>
                <w:webHidden/>
              </w:rPr>
            </w:rPrChange>
          </w:rPr>
          <w:t>4</w:t>
        </w:r>
        <w:r w:rsidRPr="00D84462">
          <w:rPr>
            <w:rFonts w:ascii="MadaniArabic-Light" w:hAnsi="MadaniArabic-Light" w:cs="MadaniArabic-Light"/>
            <w:noProof/>
            <w:webHidden/>
            <w:szCs w:val="20"/>
            <w:rPrChange w:id="253"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254" w:author="Fadwa Alateiqu" w:date="2026-06-14T01:10:00Z" w16du:dateUtc="2026-06-13T22:10:00Z">
              <w:rPr>
                <w:rStyle w:val="Hyperlink"/>
                <w:noProof/>
              </w:rPr>
            </w:rPrChange>
          </w:rPr>
          <w:fldChar w:fldCharType="end"/>
        </w:r>
      </w:ins>
    </w:p>
    <w:p w14:paraId="3BDDF6E9" w14:textId="5EA38751" w:rsidR="00D84462" w:rsidRPr="00D84462" w:rsidRDefault="00D84462">
      <w:pPr>
        <w:pStyle w:val="TOC2"/>
        <w:rPr>
          <w:ins w:id="255" w:author="Fadwa Alateiqu" w:date="2026-06-14T01:09:00Z" w16du:dateUtc="2026-06-13T22:09:00Z"/>
          <w:rFonts w:eastAsiaTheme="minorEastAsia"/>
          <w:rPrChange w:id="256" w:author="Fadwa Alateiqu" w:date="2026-06-14T01:10:00Z" w16du:dateUtc="2026-06-13T22:10:00Z">
            <w:rPr>
              <w:ins w:id="257" w:author="Fadwa Alateiqu" w:date="2026-06-14T01:09:00Z" w16du:dateUtc="2026-06-13T22:09:00Z"/>
              <w:rFonts w:asciiTheme="minorHAnsi" w:eastAsiaTheme="minorEastAsia" w:hAnsiTheme="minorHAnsi" w:cstheme="minorBidi"/>
              <w:sz w:val="24"/>
              <w:szCs w:val="24"/>
            </w:rPr>
          </w:rPrChange>
        </w:rPr>
        <w:pPrChange w:id="258" w:author="Fadwa Alateiqu" w:date="2026-06-14T01:10:00Z" w16du:dateUtc="2026-06-13T22:10:00Z">
          <w:pPr>
            <w:pStyle w:val="TOC2"/>
            <w:bidi w:val="0"/>
          </w:pPr>
        </w:pPrChange>
      </w:pPr>
      <w:ins w:id="259"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"_Toc232291821"</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Pr>
          <w:t>2.4</w:t>
        </w:r>
      </w:ins>
      <w:ins w:id="260" w:author="Fadwa Alateiqu" w:date="2026-06-14T01:13:00Z" w16du:dateUtc="2026-06-13T22:13:00Z">
        <w:r w:rsidR="00FA0055">
          <w:rPr>
            <w:rFonts w:eastAsiaTheme="minorEastAsia" w:hint="cs"/>
            <w:rtl/>
          </w:rPr>
          <w:t xml:space="preserve"> </w:t>
        </w:r>
      </w:ins>
      <w:ins w:id="261" w:author="Fadwa Alateiqu" w:date="2026-06-14T01:09:00Z" w16du:dateUtc="2026-06-13T22:09:00Z">
        <w:r w:rsidRPr="00D84462">
          <w:rPr>
            <w:rStyle w:val="Hyperlink"/>
            <w:rtl/>
          </w:rPr>
          <w:t>الإدارة القانونية</w:t>
        </w:r>
      </w:ins>
      <w:ins w:id="262" w:author="Fadwa Alateiqu" w:date="2026-06-14T01:13:00Z" w16du:dateUtc="2026-06-13T22:13:00Z">
        <w:r w:rsidR="00FA0055">
          <w:rPr>
            <w:rStyle w:val="Hyperlink"/>
            <w:rFonts w:hint="cs"/>
            <w:rtl/>
          </w:rPr>
          <w:t xml:space="preserve"> ------</w:t>
        </w:r>
      </w:ins>
      <w:ins w:id="263" w:author="Fadwa Alateiqu" w:date="2026-06-14T01:09:00Z" w16du:dateUtc="2026-06-13T22:09:00Z">
        <w:r w:rsidRPr="00D84462">
          <w:rPr>
            <w:webHidden/>
          </w:rPr>
          <w:tab/>
        </w:r>
        <w:r w:rsidRPr="00D84462">
          <w:rPr>
            <w:webHidden/>
          </w:rPr>
          <w:fldChar w:fldCharType="begin"/>
        </w:r>
        <w:r w:rsidRPr="00D84462">
          <w:rPr>
            <w:webHidden/>
          </w:rPr>
          <w:instrText xml:space="preserve"> PAGEREF _Toc232291821 \h </w:instrText>
        </w:r>
      </w:ins>
      <w:r w:rsidRPr="00D84462">
        <w:rPr>
          <w:webHidden/>
        </w:rPr>
      </w:r>
      <w:ins w:id="264" w:author="Fadwa Alateiqu" w:date="2026-06-14T01:09:00Z" w16du:dateUtc="2026-06-13T22:09:00Z">
        <w:r w:rsidRPr="00D84462">
          <w:rPr>
            <w:webHidden/>
          </w:rPr>
          <w:fldChar w:fldCharType="separate"/>
        </w:r>
        <w:r w:rsidRPr="00D84462">
          <w:rPr>
            <w:webHidden/>
          </w:rPr>
          <w:t>4</w:t>
        </w:r>
        <w:r w:rsidRPr="00D84462">
          <w:rPr>
            <w:webHidden/>
          </w:rPr>
          <w:fldChar w:fldCharType="end"/>
        </w:r>
        <w:r w:rsidRPr="00D84462">
          <w:rPr>
            <w:rStyle w:val="Hyperlink"/>
          </w:rPr>
          <w:fldChar w:fldCharType="end"/>
        </w:r>
      </w:ins>
    </w:p>
    <w:p w14:paraId="4D56209C" w14:textId="274775B1" w:rsidR="00D84462" w:rsidRPr="00D84462" w:rsidRDefault="00D84462">
      <w:pPr>
        <w:pStyle w:val="TOC3"/>
        <w:tabs>
          <w:tab w:val="left" w:pos="3632"/>
          <w:tab w:val="right" w:leader="hyphen" w:pos="9350"/>
        </w:tabs>
        <w:bidi/>
        <w:rPr>
          <w:ins w:id="265" w:author="Fadwa Alateiqu" w:date="2026-06-14T01:09:00Z" w16du:dateUtc="2026-06-13T22:09:00Z"/>
          <w:rFonts w:ascii="MadaniArabic-Light" w:eastAsiaTheme="minorEastAsia" w:hAnsi="MadaniArabic-Light" w:cs="MadaniArabic-Light"/>
          <w:noProof/>
          <w:szCs w:val="20"/>
          <w:rPrChange w:id="266" w:author="Fadwa Alateiqu" w:date="2026-06-14T01:10:00Z" w16du:dateUtc="2026-06-13T22:10:00Z">
            <w:rPr>
              <w:ins w:id="267" w:author="Fadwa Alateiqu" w:date="2026-06-14T01:09:00Z" w16du:dateUtc="2026-06-13T22:09:00Z"/>
              <w:rFonts w:eastAsiaTheme="minorEastAsia" w:cstheme="minorBidi"/>
              <w:noProof/>
              <w:sz w:val="24"/>
            </w:rPr>
          </w:rPrChange>
        </w:rPr>
        <w:pPrChange w:id="268" w:author="Fadwa Alateiqu" w:date="2026-06-14T01:10:00Z" w16du:dateUtc="2026-06-13T22:10:00Z">
          <w:pPr>
            <w:pStyle w:val="TOC3"/>
            <w:tabs>
              <w:tab w:val="left" w:pos="3632"/>
              <w:tab w:val="right" w:leader="hyphen" w:pos="9350"/>
            </w:tabs>
          </w:pPr>
        </w:pPrChange>
      </w:pPr>
      <w:ins w:id="269" w:author="Fadwa Alateiqu" w:date="2026-06-14T01:09:00Z" w16du:dateUtc="2026-06-13T22:09:00Z">
        <w:r w:rsidRPr="00D84462">
          <w:rPr>
            <w:rStyle w:val="Hyperlink"/>
            <w:rFonts w:ascii="MadaniArabic-Light" w:hAnsi="MadaniArabic-Light" w:cs="MadaniArabic-Light"/>
            <w:noProof/>
            <w:szCs w:val="20"/>
            <w:rPrChange w:id="270"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271"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272" w:author="Fadwa Alateiqu" w:date="2026-06-14T01:10:00Z" w16du:dateUtc="2026-06-13T22:10:00Z">
              <w:rPr>
                <w:noProof/>
              </w:rPr>
            </w:rPrChange>
          </w:rPr>
          <w:instrText>HYPERLINK \l "_Toc232291822"</w:instrText>
        </w:r>
        <w:r w:rsidRPr="00D84462">
          <w:rPr>
            <w:rStyle w:val="Hyperlink"/>
            <w:rFonts w:ascii="MadaniArabic-Light" w:hAnsi="MadaniArabic-Light" w:cs="MadaniArabic-Light"/>
            <w:noProof/>
            <w:szCs w:val="20"/>
            <w:rPrChange w:id="273"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274"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275" w:author="Fadwa Alateiqu" w:date="2026-06-14T01:10:00Z" w16du:dateUtc="2026-06-13T22:10:00Z">
              <w:rPr>
                <w:rStyle w:val="Hyperlink"/>
                <w:noProof/>
              </w:rPr>
            </w:rPrChange>
          </w:rPr>
          <w:t>2.4.1</w:t>
        </w:r>
      </w:ins>
      <w:ins w:id="276"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277" w:author="Fadwa Alateiqu" w:date="2026-06-14T01:09:00Z" w16du:dateUtc="2026-06-13T22:09:00Z">
        <w:r w:rsidRPr="00D84462">
          <w:rPr>
            <w:rStyle w:val="Hyperlink"/>
            <w:rFonts w:ascii="MadaniArabic-Light" w:hAnsi="MadaniArabic-Light" w:cs="MadaniArabic-Light" w:hint="cs"/>
            <w:noProof/>
            <w:szCs w:val="20"/>
            <w:rtl/>
            <w:rPrChange w:id="278" w:author="Fadwa Alateiqu" w:date="2026-06-14T01:10:00Z" w16du:dateUtc="2026-06-13T22:10:00Z">
              <w:rPr>
                <w:rStyle w:val="Hyperlink"/>
                <w:rFonts w:hint="cs"/>
                <w:noProof/>
                <w:rtl/>
              </w:rPr>
            </w:rPrChange>
          </w:rPr>
          <w:t>التسجيل</w:t>
        </w:r>
        <w:r w:rsidRPr="00D84462">
          <w:rPr>
            <w:rStyle w:val="Hyperlink"/>
            <w:rFonts w:ascii="MadaniArabic-Light" w:hAnsi="MadaniArabic-Light" w:cs="MadaniArabic-Light"/>
            <w:noProof/>
            <w:szCs w:val="20"/>
            <w:rtl/>
            <w:rPrChange w:id="279"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80" w:author="Fadwa Alateiqu" w:date="2026-06-14T01:10:00Z" w16du:dateUtc="2026-06-13T22:10:00Z">
              <w:rPr>
                <w:rStyle w:val="Hyperlink"/>
                <w:rFonts w:hint="cs"/>
                <w:noProof/>
                <w:rtl/>
              </w:rPr>
            </w:rPrChange>
          </w:rPr>
          <w:t>لدى</w:t>
        </w:r>
        <w:r w:rsidRPr="00D84462">
          <w:rPr>
            <w:rStyle w:val="Hyperlink"/>
            <w:rFonts w:ascii="MadaniArabic-Light" w:hAnsi="MadaniArabic-Light" w:cs="MadaniArabic-Light"/>
            <w:noProof/>
            <w:szCs w:val="20"/>
            <w:rtl/>
            <w:rPrChange w:id="28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82" w:author="Fadwa Alateiqu" w:date="2026-06-14T01:10:00Z" w16du:dateUtc="2026-06-13T22:10:00Z">
              <w:rPr>
                <w:rStyle w:val="Hyperlink"/>
                <w:rFonts w:hint="cs"/>
                <w:noProof/>
                <w:rtl/>
              </w:rPr>
            </w:rPrChange>
          </w:rPr>
          <w:t>الهيئة</w:t>
        </w:r>
        <w:r w:rsidRPr="00D84462">
          <w:rPr>
            <w:rStyle w:val="Hyperlink"/>
            <w:rFonts w:ascii="MadaniArabic-Light" w:hAnsi="MadaniArabic-Light" w:cs="MadaniArabic-Light"/>
            <w:noProof/>
            <w:szCs w:val="20"/>
            <w:rtl/>
            <w:rPrChange w:id="283"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84" w:author="Fadwa Alateiqu" w:date="2026-06-14T01:10:00Z" w16du:dateUtc="2026-06-13T22:10:00Z">
              <w:rPr>
                <w:rStyle w:val="Hyperlink"/>
                <w:rFonts w:hint="cs"/>
                <w:noProof/>
                <w:rtl/>
              </w:rPr>
            </w:rPrChange>
          </w:rPr>
          <w:t>العامة</w:t>
        </w:r>
        <w:r w:rsidRPr="00D84462">
          <w:rPr>
            <w:rStyle w:val="Hyperlink"/>
            <w:rFonts w:ascii="MadaniArabic-Light" w:hAnsi="MadaniArabic-Light" w:cs="MadaniArabic-Light"/>
            <w:noProof/>
            <w:szCs w:val="20"/>
            <w:rtl/>
            <w:rPrChange w:id="285"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286" w:author="Fadwa Alateiqu" w:date="2026-06-14T01:10:00Z" w16du:dateUtc="2026-06-13T22:10:00Z">
              <w:rPr>
                <w:rStyle w:val="Hyperlink"/>
                <w:rFonts w:hint="cs"/>
                <w:noProof/>
                <w:rtl/>
              </w:rPr>
            </w:rPrChange>
          </w:rPr>
          <w:t>للأوقاف</w:t>
        </w:r>
        <w:r w:rsidRPr="00D84462">
          <w:rPr>
            <w:rFonts w:ascii="MadaniArabic-Light" w:hAnsi="MadaniArabic-Light" w:cs="MadaniArabic-Light"/>
            <w:noProof/>
            <w:webHidden/>
            <w:szCs w:val="20"/>
            <w:rPrChange w:id="287" w:author="Fadwa Alateiqu" w:date="2026-06-14T01:10:00Z" w16du:dateUtc="2026-06-13T22:10:00Z">
              <w:rPr>
                <w:noProof/>
                <w:webHidden/>
              </w:rPr>
            </w:rPrChange>
          </w:rPr>
          <w:tab/>
        </w:r>
        <w:r w:rsidRPr="00D84462">
          <w:rPr>
            <w:rFonts w:ascii="MadaniArabic-Light" w:hAnsi="MadaniArabic-Light" w:cs="MadaniArabic-Light"/>
            <w:noProof/>
            <w:webHidden/>
            <w:szCs w:val="20"/>
            <w:rPrChange w:id="288"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289" w:author="Fadwa Alateiqu" w:date="2026-06-14T01:10:00Z" w16du:dateUtc="2026-06-13T22:10:00Z">
              <w:rPr>
                <w:noProof/>
                <w:webHidden/>
              </w:rPr>
            </w:rPrChange>
          </w:rPr>
          <w:instrText xml:space="preserve"> PAGEREF _Toc232291822 \h </w:instrText>
        </w:r>
      </w:ins>
      <w:r w:rsidRPr="00614B56">
        <w:rPr>
          <w:rFonts w:ascii="MadaniArabic-Light" w:hAnsi="MadaniArabic-Light" w:cs="MadaniArabic-Light"/>
          <w:noProof/>
          <w:webHidden/>
          <w:szCs w:val="20"/>
        </w:rPr>
      </w:r>
      <w:ins w:id="290" w:author="Fadwa Alateiqu" w:date="2026-06-14T01:09:00Z" w16du:dateUtc="2026-06-13T22:09:00Z">
        <w:r w:rsidRPr="00D84462">
          <w:rPr>
            <w:rFonts w:ascii="MadaniArabic-Light" w:hAnsi="MadaniArabic-Light" w:cs="MadaniArabic-Light"/>
            <w:noProof/>
            <w:webHidden/>
            <w:szCs w:val="20"/>
            <w:rPrChange w:id="291"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292" w:author="Fadwa Alateiqu" w:date="2026-06-14T01:10:00Z" w16du:dateUtc="2026-06-13T22:10:00Z">
              <w:rPr>
                <w:noProof/>
                <w:webHidden/>
              </w:rPr>
            </w:rPrChange>
          </w:rPr>
          <w:t>4</w:t>
        </w:r>
        <w:r w:rsidRPr="00D84462">
          <w:rPr>
            <w:rFonts w:ascii="MadaniArabic-Light" w:hAnsi="MadaniArabic-Light" w:cs="MadaniArabic-Light"/>
            <w:noProof/>
            <w:webHidden/>
            <w:szCs w:val="20"/>
            <w:rPrChange w:id="293"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294" w:author="Fadwa Alateiqu" w:date="2026-06-14T01:10:00Z" w16du:dateUtc="2026-06-13T22:10:00Z">
              <w:rPr>
                <w:rStyle w:val="Hyperlink"/>
                <w:noProof/>
              </w:rPr>
            </w:rPrChange>
          </w:rPr>
          <w:fldChar w:fldCharType="end"/>
        </w:r>
      </w:ins>
    </w:p>
    <w:p w14:paraId="7C2DE3F3" w14:textId="4E161C0E" w:rsidR="00D84462" w:rsidRPr="00D84462" w:rsidRDefault="00D84462">
      <w:pPr>
        <w:pStyle w:val="TOC3"/>
        <w:tabs>
          <w:tab w:val="left" w:pos="2355"/>
          <w:tab w:val="right" w:leader="hyphen" w:pos="9350"/>
        </w:tabs>
        <w:bidi/>
        <w:rPr>
          <w:ins w:id="295" w:author="Fadwa Alateiqu" w:date="2026-06-14T01:09:00Z" w16du:dateUtc="2026-06-13T22:09:00Z"/>
          <w:rFonts w:ascii="MadaniArabic-Light" w:eastAsiaTheme="minorEastAsia" w:hAnsi="MadaniArabic-Light" w:cs="MadaniArabic-Light"/>
          <w:noProof/>
          <w:szCs w:val="20"/>
          <w:rPrChange w:id="296" w:author="Fadwa Alateiqu" w:date="2026-06-14T01:10:00Z" w16du:dateUtc="2026-06-13T22:10:00Z">
            <w:rPr>
              <w:ins w:id="297" w:author="Fadwa Alateiqu" w:date="2026-06-14T01:09:00Z" w16du:dateUtc="2026-06-13T22:09:00Z"/>
              <w:rFonts w:eastAsiaTheme="minorEastAsia" w:cstheme="minorBidi"/>
              <w:noProof/>
              <w:sz w:val="24"/>
            </w:rPr>
          </w:rPrChange>
        </w:rPr>
        <w:pPrChange w:id="298" w:author="Fadwa Alateiqu" w:date="2026-06-14T01:10:00Z" w16du:dateUtc="2026-06-13T22:10:00Z">
          <w:pPr>
            <w:pStyle w:val="TOC3"/>
            <w:tabs>
              <w:tab w:val="left" w:pos="2355"/>
              <w:tab w:val="right" w:leader="hyphen" w:pos="9350"/>
            </w:tabs>
          </w:pPr>
        </w:pPrChange>
      </w:pPr>
      <w:ins w:id="299" w:author="Fadwa Alateiqu" w:date="2026-06-14T01:09:00Z" w16du:dateUtc="2026-06-13T22:09:00Z">
        <w:r w:rsidRPr="00D84462">
          <w:rPr>
            <w:rStyle w:val="Hyperlink"/>
            <w:rFonts w:ascii="MadaniArabic-Light" w:hAnsi="MadaniArabic-Light" w:cs="MadaniArabic-Light"/>
            <w:noProof/>
            <w:szCs w:val="20"/>
            <w:rPrChange w:id="300"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301"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302" w:author="Fadwa Alateiqu" w:date="2026-06-14T01:10:00Z" w16du:dateUtc="2026-06-13T22:10:00Z">
              <w:rPr>
                <w:noProof/>
              </w:rPr>
            </w:rPrChange>
          </w:rPr>
          <w:instrText>HYPERLINK \l "_Toc232291823"</w:instrText>
        </w:r>
        <w:r w:rsidRPr="00D84462">
          <w:rPr>
            <w:rStyle w:val="Hyperlink"/>
            <w:rFonts w:ascii="MadaniArabic-Light" w:hAnsi="MadaniArabic-Light" w:cs="MadaniArabic-Light"/>
            <w:noProof/>
            <w:szCs w:val="20"/>
            <w:rPrChange w:id="303"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304"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305" w:author="Fadwa Alateiqu" w:date="2026-06-14T01:10:00Z" w16du:dateUtc="2026-06-13T22:10:00Z">
              <w:rPr>
                <w:rStyle w:val="Hyperlink"/>
                <w:noProof/>
              </w:rPr>
            </w:rPrChange>
          </w:rPr>
          <w:t>2.4.2</w:t>
        </w:r>
      </w:ins>
      <w:ins w:id="306"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307" w:author="Fadwa Alateiqu" w:date="2026-06-14T01:09:00Z" w16du:dateUtc="2026-06-13T22:09:00Z">
        <w:r w:rsidRPr="00D84462">
          <w:rPr>
            <w:rStyle w:val="Hyperlink"/>
            <w:rFonts w:ascii="MadaniArabic-Light" w:hAnsi="MadaniArabic-Light" w:cs="MadaniArabic-Light" w:hint="cs"/>
            <w:noProof/>
            <w:szCs w:val="20"/>
            <w:rtl/>
            <w:rPrChange w:id="308" w:author="Fadwa Alateiqu" w:date="2026-06-14T01:10:00Z" w16du:dateUtc="2026-06-13T22:10:00Z">
              <w:rPr>
                <w:rStyle w:val="Hyperlink"/>
                <w:rFonts w:hint="cs"/>
                <w:noProof/>
                <w:rtl/>
              </w:rPr>
            </w:rPrChange>
          </w:rPr>
          <w:t>تنفيذ</w:t>
        </w:r>
        <w:r w:rsidRPr="00D84462">
          <w:rPr>
            <w:rStyle w:val="Hyperlink"/>
            <w:rFonts w:ascii="MadaniArabic-Light" w:hAnsi="MadaniArabic-Light" w:cs="MadaniArabic-Light"/>
            <w:noProof/>
            <w:szCs w:val="20"/>
            <w:rtl/>
            <w:rPrChange w:id="309"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10" w:author="Fadwa Alateiqu" w:date="2026-06-14T01:10:00Z" w16du:dateUtc="2026-06-13T22:10:00Z">
              <w:rPr>
                <w:rStyle w:val="Hyperlink"/>
                <w:rFonts w:hint="cs"/>
                <w:noProof/>
                <w:rtl/>
              </w:rPr>
            </w:rPrChange>
          </w:rPr>
          <w:t>شرط</w:t>
        </w:r>
        <w:r w:rsidRPr="00D84462">
          <w:rPr>
            <w:rStyle w:val="Hyperlink"/>
            <w:rFonts w:ascii="MadaniArabic-Light" w:hAnsi="MadaniArabic-Light" w:cs="MadaniArabic-Light"/>
            <w:noProof/>
            <w:szCs w:val="20"/>
            <w:rtl/>
            <w:rPrChange w:id="31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12" w:author="Fadwa Alateiqu" w:date="2026-06-14T01:10:00Z" w16du:dateUtc="2026-06-13T22:10:00Z">
              <w:rPr>
                <w:rStyle w:val="Hyperlink"/>
                <w:rFonts w:hint="cs"/>
                <w:noProof/>
                <w:rtl/>
              </w:rPr>
            </w:rPrChange>
          </w:rPr>
          <w:t>الوقف</w:t>
        </w:r>
      </w:ins>
      <w:ins w:id="313" w:author="Fadwa Alateiqu" w:date="2026-06-14T01:13:00Z" w16du:dateUtc="2026-06-13T22:13:00Z">
        <w:r w:rsidR="00FA0055">
          <w:rPr>
            <w:rStyle w:val="Hyperlink"/>
            <w:rFonts w:ascii="MadaniArabic-Light" w:hAnsi="MadaniArabic-Light" w:cs="MadaniArabic-Light" w:hint="cs"/>
            <w:noProof/>
            <w:szCs w:val="20"/>
            <w:rtl/>
          </w:rPr>
          <w:t xml:space="preserve"> </w:t>
        </w:r>
      </w:ins>
      <w:ins w:id="314" w:author="Fadwa Alateiqu" w:date="2026-06-14T01:09:00Z" w16du:dateUtc="2026-06-13T22:09:00Z">
        <w:r w:rsidRPr="00D84462">
          <w:rPr>
            <w:rFonts w:ascii="MadaniArabic-Light" w:hAnsi="MadaniArabic-Light" w:cs="MadaniArabic-Light"/>
            <w:noProof/>
            <w:webHidden/>
            <w:szCs w:val="20"/>
            <w:rPrChange w:id="315" w:author="Fadwa Alateiqu" w:date="2026-06-14T01:10:00Z" w16du:dateUtc="2026-06-13T22:10:00Z">
              <w:rPr>
                <w:noProof/>
                <w:webHidden/>
              </w:rPr>
            </w:rPrChange>
          </w:rPr>
          <w:tab/>
        </w:r>
        <w:r w:rsidRPr="00D84462">
          <w:rPr>
            <w:rFonts w:ascii="MadaniArabic-Light" w:hAnsi="MadaniArabic-Light" w:cs="MadaniArabic-Light"/>
            <w:noProof/>
            <w:webHidden/>
            <w:szCs w:val="20"/>
            <w:rPrChange w:id="316"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317" w:author="Fadwa Alateiqu" w:date="2026-06-14T01:10:00Z" w16du:dateUtc="2026-06-13T22:10:00Z">
              <w:rPr>
                <w:noProof/>
                <w:webHidden/>
              </w:rPr>
            </w:rPrChange>
          </w:rPr>
          <w:instrText xml:space="preserve"> PAGEREF _Toc232291823 \h </w:instrText>
        </w:r>
      </w:ins>
      <w:r w:rsidRPr="00614B56">
        <w:rPr>
          <w:rFonts w:ascii="MadaniArabic-Light" w:hAnsi="MadaniArabic-Light" w:cs="MadaniArabic-Light"/>
          <w:noProof/>
          <w:webHidden/>
          <w:szCs w:val="20"/>
        </w:rPr>
      </w:r>
      <w:ins w:id="318" w:author="Fadwa Alateiqu" w:date="2026-06-14T01:09:00Z" w16du:dateUtc="2026-06-13T22:09:00Z">
        <w:r w:rsidRPr="00D84462">
          <w:rPr>
            <w:rFonts w:ascii="MadaniArabic-Light" w:hAnsi="MadaniArabic-Light" w:cs="MadaniArabic-Light"/>
            <w:noProof/>
            <w:webHidden/>
            <w:szCs w:val="20"/>
            <w:rPrChange w:id="319"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320" w:author="Fadwa Alateiqu" w:date="2026-06-14T01:10:00Z" w16du:dateUtc="2026-06-13T22:10:00Z">
              <w:rPr>
                <w:noProof/>
                <w:webHidden/>
              </w:rPr>
            </w:rPrChange>
          </w:rPr>
          <w:t>4</w:t>
        </w:r>
        <w:r w:rsidRPr="00D84462">
          <w:rPr>
            <w:rFonts w:ascii="MadaniArabic-Light" w:hAnsi="MadaniArabic-Light" w:cs="MadaniArabic-Light"/>
            <w:noProof/>
            <w:webHidden/>
            <w:szCs w:val="20"/>
            <w:rPrChange w:id="321"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322" w:author="Fadwa Alateiqu" w:date="2026-06-14T01:10:00Z" w16du:dateUtc="2026-06-13T22:10:00Z">
              <w:rPr>
                <w:rStyle w:val="Hyperlink"/>
                <w:noProof/>
              </w:rPr>
            </w:rPrChange>
          </w:rPr>
          <w:fldChar w:fldCharType="end"/>
        </w:r>
      </w:ins>
    </w:p>
    <w:p w14:paraId="078ED4F8" w14:textId="02170AF6" w:rsidR="00D84462" w:rsidRPr="00D84462" w:rsidRDefault="00D84462">
      <w:pPr>
        <w:pStyle w:val="TOC3"/>
        <w:tabs>
          <w:tab w:val="left" w:pos="2744"/>
          <w:tab w:val="right" w:leader="hyphen" w:pos="9350"/>
        </w:tabs>
        <w:bidi/>
        <w:rPr>
          <w:ins w:id="323" w:author="Fadwa Alateiqu" w:date="2026-06-14T01:09:00Z" w16du:dateUtc="2026-06-13T22:09:00Z"/>
          <w:rFonts w:ascii="MadaniArabic-Light" w:eastAsiaTheme="minorEastAsia" w:hAnsi="MadaniArabic-Light" w:cs="MadaniArabic-Light"/>
          <w:noProof/>
          <w:szCs w:val="20"/>
          <w:rPrChange w:id="324" w:author="Fadwa Alateiqu" w:date="2026-06-14T01:10:00Z" w16du:dateUtc="2026-06-13T22:10:00Z">
            <w:rPr>
              <w:ins w:id="325" w:author="Fadwa Alateiqu" w:date="2026-06-14T01:09:00Z" w16du:dateUtc="2026-06-13T22:09:00Z"/>
              <w:rFonts w:eastAsiaTheme="minorEastAsia" w:cstheme="minorBidi"/>
              <w:noProof/>
              <w:sz w:val="24"/>
            </w:rPr>
          </w:rPrChange>
        </w:rPr>
        <w:pPrChange w:id="326" w:author="Fadwa Alateiqu" w:date="2026-06-14T01:10:00Z" w16du:dateUtc="2026-06-13T22:10:00Z">
          <w:pPr>
            <w:pStyle w:val="TOC3"/>
            <w:tabs>
              <w:tab w:val="left" w:pos="2744"/>
              <w:tab w:val="right" w:leader="hyphen" w:pos="9350"/>
            </w:tabs>
          </w:pPr>
        </w:pPrChange>
      </w:pPr>
      <w:ins w:id="327" w:author="Fadwa Alateiqu" w:date="2026-06-14T01:09:00Z" w16du:dateUtc="2026-06-13T22:09:00Z">
        <w:r w:rsidRPr="00D84462">
          <w:rPr>
            <w:rStyle w:val="Hyperlink"/>
            <w:rFonts w:ascii="MadaniArabic-Light" w:hAnsi="MadaniArabic-Light" w:cs="MadaniArabic-Light"/>
            <w:noProof/>
            <w:szCs w:val="20"/>
            <w:rPrChange w:id="328"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329"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330" w:author="Fadwa Alateiqu" w:date="2026-06-14T01:10:00Z" w16du:dateUtc="2026-06-13T22:10:00Z">
              <w:rPr>
                <w:noProof/>
              </w:rPr>
            </w:rPrChange>
          </w:rPr>
          <w:instrText>HYPERLINK \l "_Toc232291824"</w:instrText>
        </w:r>
        <w:r w:rsidRPr="00D84462">
          <w:rPr>
            <w:rStyle w:val="Hyperlink"/>
            <w:rFonts w:ascii="MadaniArabic-Light" w:hAnsi="MadaniArabic-Light" w:cs="MadaniArabic-Light"/>
            <w:noProof/>
            <w:szCs w:val="20"/>
            <w:rPrChange w:id="331"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332"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333" w:author="Fadwa Alateiqu" w:date="2026-06-14T01:10:00Z" w16du:dateUtc="2026-06-13T22:10:00Z">
              <w:rPr>
                <w:rStyle w:val="Hyperlink"/>
                <w:noProof/>
              </w:rPr>
            </w:rPrChange>
          </w:rPr>
          <w:t>2.4.3</w:t>
        </w:r>
      </w:ins>
      <w:ins w:id="334"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335" w:author="Fadwa Alateiqu" w:date="2026-06-14T01:09:00Z" w16du:dateUtc="2026-06-13T22:09:00Z">
        <w:r w:rsidRPr="00D84462">
          <w:rPr>
            <w:rStyle w:val="Hyperlink"/>
            <w:rFonts w:ascii="MadaniArabic-Light" w:hAnsi="MadaniArabic-Light" w:cs="MadaniArabic-Light" w:hint="cs"/>
            <w:noProof/>
            <w:szCs w:val="20"/>
            <w:rtl/>
            <w:rPrChange w:id="336" w:author="Fadwa Alateiqu" w:date="2026-06-14T01:10:00Z" w16du:dateUtc="2026-06-13T22:10:00Z">
              <w:rPr>
                <w:rStyle w:val="Hyperlink"/>
                <w:rFonts w:hint="cs"/>
                <w:noProof/>
                <w:rtl/>
              </w:rPr>
            </w:rPrChange>
          </w:rPr>
          <w:t>التزامات</w:t>
        </w:r>
        <w:r w:rsidRPr="00D84462">
          <w:rPr>
            <w:rStyle w:val="Hyperlink"/>
            <w:rFonts w:ascii="MadaniArabic-Light" w:hAnsi="MadaniArabic-Light" w:cs="MadaniArabic-Light"/>
            <w:noProof/>
            <w:szCs w:val="20"/>
            <w:rtl/>
            <w:rPrChange w:id="337"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38" w:author="Fadwa Alateiqu" w:date="2026-06-14T01:10:00Z" w16du:dateUtc="2026-06-13T22:10:00Z">
              <w:rPr>
                <w:rStyle w:val="Hyperlink"/>
                <w:rFonts w:hint="cs"/>
                <w:noProof/>
                <w:rtl/>
              </w:rPr>
            </w:rPrChange>
          </w:rPr>
          <w:t>الناظر</w:t>
        </w:r>
        <w:r w:rsidRPr="00D84462">
          <w:rPr>
            <w:rStyle w:val="Hyperlink"/>
            <w:rFonts w:ascii="MadaniArabic-Light" w:hAnsi="MadaniArabic-Light" w:cs="MadaniArabic-Light"/>
            <w:noProof/>
            <w:szCs w:val="20"/>
            <w:rtl/>
            <w:rPrChange w:id="339"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40" w:author="Fadwa Alateiqu" w:date="2026-06-14T01:10:00Z" w16du:dateUtc="2026-06-13T22:10:00Z">
              <w:rPr>
                <w:rStyle w:val="Hyperlink"/>
                <w:rFonts w:hint="cs"/>
                <w:noProof/>
                <w:rtl/>
              </w:rPr>
            </w:rPrChange>
          </w:rPr>
          <w:t>العامة</w:t>
        </w:r>
      </w:ins>
      <w:ins w:id="341" w:author="Fadwa Alateiqu" w:date="2026-06-14T01:13:00Z" w16du:dateUtc="2026-06-13T22:13:00Z">
        <w:r w:rsidR="00FA0055">
          <w:rPr>
            <w:rStyle w:val="Hyperlink"/>
            <w:rFonts w:ascii="MadaniArabic-Light" w:hAnsi="MadaniArabic-Light" w:cs="MadaniArabic-Light" w:hint="cs"/>
            <w:noProof/>
            <w:szCs w:val="20"/>
            <w:rtl/>
          </w:rPr>
          <w:t xml:space="preserve"> --</w:t>
        </w:r>
      </w:ins>
      <w:ins w:id="342" w:author="Fadwa Alateiqu" w:date="2026-06-14T01:09:00Z" w16du:dateUtc="2026-06-13T22:09:00Z">
        <w:r w:rsidRPr="00D84462">
          <w:rPr>
            <w:rFonts w:ascii="MadaniArabic-Light" w:hAnsi="MadaniArabic-Light" w:cs="MadaniArabic-Light"/>
            <w:noProof/>
            <w:webHidden/>
            <w:szCs w:val="20"/>
            <w:rPrChange w:id="343" w:author="Fadwa Alateiqu" w:date="2026-06-14T01:10:00Z" w16du:dateUtc="2026-06-13T22:10:00Z">
              <w:rPr>
                <w:noProof/>
                <w:webHidden/>
              </w:rPr>
            </w:rPrChange>
          </w:rPr>
          <w:tab/>
        </w:r>
        <w:r w:rsidRPr="00D84462">
          <w:rPr>
            <w:rFonts w:ascii="MadaniArabic-Light" w:hAnsi="MadaniArabic-Light" w:cs="MadaniArabic-Light"/>
            <w:noProof/>
            <w:webHidden/>
            <w:szCs w:val="20"/>
            <w:rPrChange w:id="344"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345" w:author="Fadwa Alateiqu" w:date="2026-06-14T01:10:00Z" w16du:dateUtc="2026-06-13T22:10:00Z">
              <w:rPr>
                <w:noProof/>
                <w:webHidden/>
              </w:rPr>
            </w:rPrChange>
          </w:rPr>
          <w:instrText xml:space="preserve"> PAGEREF _Toc232291824 \h </w:instrText>
        </w:r>
      </w:ins>
      <w:r w:rsidRPr="00614B56">
        <w:rPr>
          <w:rFonts w:ascii="MadaniArabic-Light" w:hAnsi="MadaniArabic-Light" w:cs="MadaniArabic-Light"/>
          <w:noProof/>
          <w:webHidden/>
          <w:szCs w:val="20"/>
        </w:rPr>
      </w:r>
      <w:ins w:id="346" w:author="Fadwa Alateiqu" w:date="2026-06-14T01:09:00Z" w16du:dateUtc="2026-06-13T22:09:00Z">
        <w:r w:rsidRPr="00D84462">
          <w:rPr>
            <w:rFonts w:ascii="MadaniArabic-Light" w:hAnsi="MadaniArabic-Light" w:cs="MadaniArabic-Light"/>
            <w:noProof/>
            <w:webHidden/>
            <w:szCs w:val="20"/>
            <w:rPrChange w:id="347"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348" w:author="Fadwa Alateiqu" w:date="2026-06-14T01:10:00Z" w16du:dateUtc="2026-06-13T22:10:00Z">
              <w:rPr>
                <w:noProof/>
                <w:webHidden/>
              </w:rPr>
            </w:rPrChange>
          </w:rPr>
          <w:t>5</w:t>
        </w:r>
        <w:r w:rsidRPr="00D84462">
          <w:rPr>
            <w:rFonts w:ascii="MadaniArabic-Light" w:hAnsi="MadaniArabic-Light" w:cs="MadaniArabic-Light"/>
            <w:noProof/>
            <w:webHidden/>
            <w:szCs w:val="20"/>
            <w:rPrChange w:id="349"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350" w:author="Fadwa Alateiqu" w:date="2026-06-14T01:10:00Z" w16du:dateUtc="2026-06-13T22:10:00Z">
              <w:rPr>
                <w:rStyle w:val="Hyperlink"/>
                <w:noProof/>
              </w:rPr>
            </w:rPrChange>
          </w:rPr>
          <w:fldChar w:fldCharType="end"/>
        </w:r>
      </w:ins>
    </w:p>
    <w:p w14:paraId="0D8CF2F5" w14:textId="0A3D96CC" w:rsidR="00D84462" w:rsidRPr="00D84462" w:rsidRDefault="00D84462">
      <w:pPr>
        <w:pStyle w:val="TOC3"/>
        <w:tabs>
          <w:tab w:val="left" w:pos="5350"/>
          <w:tab w:val="right" w:leader="hyphen" w:pos="9350"/>
        </w:tabs>
        <w:bidi/>
        <w:rPr>
          <w:ins w:id="351" w:author="Fadwa Alateiqu" w:date="2026-06-14T01:09:00Z" w16du:dateUtc="2026-06-13T22:09:00Z"/>
          <w:rFonts w:ascii="MadaniArabic-Light" w:eastAsiaTheme="minorEastAsia" w:hAnsi="MadaniArabic-Light" w:cs="MadaniArabic-Light"/>
          <w:noProof/>
          <w:szCs w:val="20"/>
          <w:rPrChange w:id="352" w:author="Fadwa Alateiqu" w:date="2026-06-14T01:10:00Z" w16du:dateUtc="2026-06-13T22:10:00Z">
            <w:rPr>
              <w:ins w:id="353" w:author="Fadwa Alateiqu" w:date="2026-06-14T01:09:00Z" w16du:dateUtc="2026-06-13T22:09:00Z"/>
              <w:rFonts w:eastAsiaTheme="minorEastAsia" w:cstheme="minorBidi"/>
              <w:noProof/>
              <w:sz w:val="24"/>
            </w:rPr>
          </w:rPrChange>
        </w:rPr>
        <w:pPrChange w:id="354" w:author="Fadwa Alateiqu" w:date="2026-06-14T01:10:00Z" w16du:dateUtc="2026-06-13T22:10:00Z">
          <w:pPr>
            <w:pStyle w:val="TOC3"/>
            <w:tabs>
              <w:tab w:val="left" w:pos="5350"/>
              <w:tab w:val="right" w:leader="hyphen" w:pos="9350"/>
            </w:tabs>
          </w:pPr>
        </w:pPrChange>
      </w:pPr>
      <w:ins w:id="355" w:author="Fadwa Alateiqu" w:date="2026-06-14T01:09:00Z" w16du:dateUtc="2026-06-13T22:09:00Z">
        <w:r w:rsidRPr="00D84462">
          <w:rPr>
            <w:rStyle w:val="Hyperlink"/>
            <w:rFonts w:ascii="MadaniArabic-Light" w:hAnsi="MadaniArabic-Light" w:cs="MadaniArabic-Light"/>
            <w:noProof/>
            <w:szCs w:val="20"/>
            <w:rPrChange w:id="356"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357"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358" w:author="Fadwa Alateiqu" w:date="2026-06-14T01:10:00Z" w16du:dateUtc="2026-06-13T22:10:00Z">
              <w:rPr>
                <w:noProof/>
              </w:rPr>
            </w:rPrChange>
          </w:rPr>
          <w:instrText>HYPERLINK \l "_Toc232291825"</w:instrText>
        </w:r>
        <w:r w:rsidRPr="00D84462">
          <w:rPr>
            <w:rStyle w:val="Hyperlink"/>
            <w:rFonts w:ascii="MadaniArabic-Light" w:hAnsi="MadaniArabic-Light" w:cs="MadaniArabic-Light"/>
            <w:noProof/>
            <w:szCs w:val="20"/>
            <w:rPrChange w:id="359"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360"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361" w:author="Fadwa Alateiqu" w:date="2026-06-14T01:10:00Z" w16du:dateUtc="2026-06-13T22:10:00Z">
              <w:rPr>
                <w:rStyle w:val="Hyperlink"/>
                <w:noProof/>
              </w:rPr>
            </w:rPrChange>
          </w:rPr>
          <w:t>2.4.4</w:t>
        </w:r>
      </w:ins>
      <w:ins w:id="362"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363" w:author="Fadwa Alateiqu" w:date="2026-06-14T01:09:00Z" w16du:dateUtc="2026-06-13T22:09:00Z">
        <w:r w:rsidRPr="00D84462">
          <w:rPr>
            <w:rStyle w:val="Hyperlink"/>
            <w:rFonts w:ascii="MadaniArabic-Light" w:hAnsi="MadaniArabic-Light" w:cs="MadaniArabic-Light" w:hint="cs"/>
            <w:noProof/>
            <w:szCs w:val="20"/>
            <w:rtl/>
            <w:rPrChange w:id="364" w:author="Fadwa Alateiqu" w:date="2026-06-14T01:10:00Z" w16du:dateUtc="2026-06-13T22:10:00Z">
              <w:rPr>
                <w:rStyle w:val="Hyperlink"/>
                <w:rFonts w:hint="cs"/>
                <w:noProof/>
                <w:rtl/>
              </w:rPr>
            </w:rPrChange>
          </w:rPr>
          <w:t>التزامات</w:t>
        </w:r>
        <w:r w:rsidRPr="00D84462">
          <w:rPr>
            <w:rStyle w:val="Hyperlink"/>
            <w:rFonts w:ascii="MadaniArabic-Light" w:hAnsi="MadaniArabic-Light" w:cs="MadaniArabic-Light"/>
            <w:noProof/>
            <w:szCs w:val="20"/>
            <w:rtl/>
            <w:rPrChange w:id="365"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66" w:author="Fadwa Alateiqu" w:date="2026-06-14T01:10:00Z" w16du:dateUtc="2026-06-13T22:10:00Z">
              <w:rPr>
                <w:rStyle w:val="Hyperlink"/>
                <w:rFonts w:hint="cs"/>
                <w:noProof/>
                <w:rtl/>
              </w:rPr>
            </w:rPrChange>
          </w:rPr>
          <w:t>الرقابية</w:t>
        </w:r>
        <w:r w:rsidRPr="00D84462">
          <w:rPr>
            <w:rStyle w:val="Hyperlink"/>
            <w:rFonts w:ascii="MadaniArabic-Light" w:hAnsi="MadaniArabic-Light" w:cs="MadaniArabic-Light"/>
            <w:noProof/>
            <w:szCs w:val="20"/>
            <w:rtl/>
            <w:rPrChange w:id="367"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68" w:author="Fadwa Alateiqu" w:date="2026-06-14T01:10:00Z" w16du:dateUtc="2026-06-13T22:10:00Z">
              <w:rPr>
                <w:rStyle w:val="Hyperlink"/>
                <w:rFonts w:hint="cs"/>
                <w:noProof/>
                <w:rtl/>
              </w:rPr>
            </w:rPrChange>
          </w:rPr>
          <w:t>ومكافحة</w:t>
        </w:r>
        <w:r w:rsidRPr="00D84462">
          <w:rPr>
            <w:rStyle w:val="Hyperlink"/>
            <w:rFonts w:ascii="MadaniArabic-Light" w:hAnsi="MadaniArabic-Light" w:cs="MadaniArabic-Light"/>
            <w:noProof/>
            <w:szCs w:val="20"/>
            <w:rtl/>
            <w:rPrChange w:id="369"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70" w:author="Fadwa Alateiqu" w:date="2026-06-14T01:10:00Z" w16du:dateUtc="2026-06-13T22:10:00Z">
              <w:rPr>
                <w:rStyle w:val="Hyperlink"/>
                <w:rFonts w:hint="cs"/>
                <w:noProof/>
                <w:rtl/>
              </w:rPr>
            </w:rPrChange>
          </w:rPr>
          <w:t>غسل</w:t>
        </w:r>
        <w:r w:rsidRPr="00D84462">
          <w:rPr>
            <w:rStyle w:val="Hyperlink"/>
            <w:rFonts w:ascii="MadaniArabic-Light" w:hAnsi="MadaniArabic-Light" w:cs="MadaniArabic-Light"/>
            <w:noProof/>
            <w:szCs w:val="20"/>
            <w:rtl/>
            <w:rPrChange w:id="37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72" w:author="Fadwa Alateiqu" w:date="2026-06-14T01:10:00Z" w16du:dateUtc="2026-06-13T22:10:00Z">
              <w:rPr>
                <w:rStyle w:val="Hyperlink"/>
                <w:rFonts w:hint="cs"/>
                <w:noProof/>
                <w:rtl/>
              </w:rPr>
            </w:rPrChange>
          </w:rPr>
          <w:t>الأموال</w:t>
        </w:r>
        <w:r w:rsidRPr="00D84462">
          <w:rPr>
            <w:rStyle w:val="Hyperlink"/>
            <w:rFonts w:ascii="MadaniArabic-Light" w:hAnsi="MadaniArabic-Light" w:cs="MadaniArabic-Light"/>
            <w:noProof/>
            <w:szCs w:val="20"/>
            <w:rtl/>
            <w:rPrChange w:id="373"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74" w:author="Fadwa Alateiqu" w:date="2026-06-14T01:10:00Z" w16du:dateUtc="2026-06-13T22:10:00Z">
              <w:rPr>
                <w:rStyle w:val="Hyperlink"/>
                <w:rFonts w:hint="cs"/>
                <w:noProof/>
                <w:rtl/>
              </w:rPr>
            </w:rPrChange>
          </w:rPr>
          <w:t>وتمويل</w:t>
        </w:r>
        <w:r w:rsidRPr="00D84462">
          <w:rPr>
            <w:rStyle w:val="Hyperlink"/>
            <w:rFonts w:ascii="MadaniArabic-Light" w:hAnsi="MadaniArabic-Light" w:cs="MadaniArabic-Light"/>
            <w:noProof/>
            <w:szCs w:val="20"/>
            <w:rtl/>
            <w:rPrChange w:id="375"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376" w:author="Fadwa Alateiqu" w:date="2026-06-14T01:10:00Z" w16du:dateUtc="2026-06-13T22:10:00Z">
              <w:rPr>
                <w:rStyle w:val="Hyperlink"/>
                <w:rFonts w:hint="cs"/>
                <w:noProof/>
                <w:rtl/>
              </w:rPr>
            </w:rPrChange>
          </w:rPr>
          <w:t>الإرهاب</w:t>
        </w:r>
        <w:r w:rsidRPr="00D84462">
          <w:rPr>
            <w:rFonts w:ascii="MadaniArabic-Light" w:hAnsi="MadaniArabic-Light" w:cs="MadaniArabic-Light"/>
            <w:noProof/>
            <w:webHidden/>
            <w:szCs w:val="20"/>
            <w:rPrChange w:id="377" w:author="Fadwa Alateiqu" w:date="2026-06-14T01:10:00Z" w16du:dateUtc="2026-06-13T22:10:00Z">
              <w:rPr>
                <w:noProof/>
                <w:webHidden/>
              </w:rPr>
            </w:rPrChange>
          </w:rPr>
          <w:tab/>
        </w:r>
        <w:r w:rsidRPr="00D84462">
          <w:rPr>
            <w:rFonts w:ascii="MadaniArabic-Light" w:hAnsi="MadaniArabic-Light" w:cs="MadaniArabic-Light"/>
            <w:noProof/>
            <w:webHidden/>
            <w:szCs w:val="20"/>
            <w:rPrChange w:id="378"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379" w:author="Fadwa Alateiqu" w:date="2026-06-14T01:10:00Z" w16du:dateUtc="2026-06-13T22:10:00Z">
              <w:rPr>
                <w:noProof/>
                <w:webHidden/>
              </w:rPr>
            </w:rPrChange>
          </w:rPr>
          <w:instrText xml:space="preserve"> PAGEREF _Toc232291825 \h </w:instrText>
        </w:r>
      </w:ins>
      <w:r w:rsidRPr="00614B56">
        <w:rPr>
          <w:rFonts w:ascii="MadaniArabic-Light" w:hAnsi="MadaniArabic-Light" w:cs="MadaniArabic-Light"/>
          <w:noProof/>
          <w:webHidden/>
          <w:szCs w:val="20"/>
        </w:rPr>
      </w:r>
      <w:ins w:id="380" w:author="Fadwa Alateiqu" w:date="2026-06-14T01:09:00Z" w16du:dateUtc="2026-06-13T22:09:00Z">
        <w:r w:rsidRPr="00D84462">
          <w:rPr>
            <w:rFonts w:ascii="MadaniArabic-Light" w:hAnsi="MadaniArabic-Light" w:cs="MadaniArabic-Light"/>
            <w:noProof/>
            <w:webHidden/>
            <w:szCs w:val="20"/>
            <w:rPrChange w:id="381"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382" w:author="Fadwa Alateiqu" w:date="2026-06-14T01:10:00Z" w16du:dateUtc="2026-06-13T22:10:00Z">
              <w:rPr>
                <w:noProof/>
                <w:webHidden/>
              </w:rPr>
            </w:rPrChange>
          </w:rPr>
          <w:t>5</w:t>
        </w:r>
        <w:r w:rsidRPr="00D84462">
          <w:rPr>
            <w:rFonts w:ascii="MadaniArabic-Light" w:hAnsi="MadaniArabic-Light" w:cs="MadaniArabic-Light"/>
            <w:noProof/>
            <w:webHidden/>
            <w:szCs w:val="20"/>
            <w:rPrChange w:id="383"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384" w:author="Fadwa Alateiqu" w:date="2026-06-14T01:10:00Z" w16du:dateUtc="2026-06-13T22:10:00Z">
              <w:rPr>
                <w:rStyle w:val="Hyperlink"/>
                <w:noProof/>
              </w:rPr>
            </w:rPrChange>
          </w:rPr>
          <w:fldChar w:fldCharType="end"/>
        </w:r>
      </w:ins>
    </w:p>
    <w:p w14:paraId="735151B4" w14:textId="71B2FFD3" w:rsidR="00D84462" w:rsidRPr="00D84462" w:rsidRDefault="00D84462">
      <w:pPr>
        <w:pStyle w:val="TOC3"/>
        <w:tabs>
          <w:tab w:val="left" w:pos="3202"/>
          <w:tab w:val="right" w:leader="hyphen" w:pos="9350"/>
        </w:tabs>
        <w:bidi/>
        <w:rPr>
          <w:ins w:id="385" w:author="Fadwa Alateiqu" w:date="2026-06-14T01:09:00Z" w16du:dateUtc="2026-06-13T22:09:00Z"/>
          <w:rFonts w:ascii="MadaniArabic-Light" w:eastAsiaTheme="minorEastAsia" w:hAnsi="MadaniArabic-Light" w:cs="MadaniArabic-Light"/>
          <w:noProof/>
          <w:szCs w:val="20"/>
          <w:rPrChange w:id="386" w:author="Fadwa Alateiqu" w:date="2026-06-14T01:10:00Z" w16du:dateUtc="2026-06-13T22:10:00Z">
            <w:rPr>
              <w:ins w:id="387" w:author="Fadwa Alateiqu" w:date="2026-06-14T01:09:00Z" w16du:dateUtc="2026-06-13T22:09:00Z"/>
              <w:rFonts w:eastAsiaTheme="minorEastAsia" w:cstheme="minorBidi"/>
              <w:noProof/>
              <w:sz w:val="24"/>
            </w:rPr>
          </w:rPrChange>
        </w:rPr>
        <w:pPrChange w:id="388" w:author="Fadwa Alateiqu" w:date="2026-06-14T01:10:00Z" w16du:dateUtc="2026-06-13T22:10:00Z">
          <w:pPr>
            <w:pStyle w:val="TOC3"/>
            <w:tabs>
              <w:tab w:val="left" w:pos="3202"/>
              <w:tab w:val="right" w:leader="hyphen" w:pos="9350"/>
            </w:tabs>
          </w:pPr>
        </w:pPrChange>
      </w:pPr>
      <w:ins w:id="389" w:author="Fadwa Alateiqu" w:date="2026-06-14T01:09:00Z" w16du:dateUtc="2026-06-13T22:09:00Z">
        <w:r w:rsidRPr="00D84462">
          <w:rPr>
            <w:rStyle w:val="Hyperlink"/>
            <w:rFonts w:ascii="MadaniArabic-Light" w:hAnsi="MadaniArabic-Light" w:cs="MadaniArabic-Light"/>
            <w:noProof/>
            <w:szCs w:val="20"/>
            <w:rPrChange w:id="390"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391"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392" w:author="Fadwa Alateiqu" w:date="2026-06-14T01:10:00Z" w16du:dateUtc="2026-06-13T22:10:00Z">
              <w:rPr>
                <w:noProof/>
              </w:rPr>
            </w:rPrChange>
          </w:rPr>
          <w:instrText>HYPERLINK \l "_Toc232291826"</w:instrText>
        </w:r>
        <w:r w:rsidRPr="00D84462">
          <w:rPr>
            <w:rStyle w:val="Hyperlink"/>
            <w:rFonts w:ascii="MadaniArabic-Light" w:hAnsi="MadaniArabic-Light" w:cs="MadaniArabic-Light"/>
            <w:noProof/>
            <w:szCs w:val="20"/>
            <w:rPrChange w:id="393"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394"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395" w:author="Fadwa Alateiqu" w:date="2026-06-14T01:10:00Z" w16du:dateUtc="2026-06-13T22:10:00Z">
              <w:rPr>
                <w:rStyle w:val="Hyperlink"/>
                <w:noProof/>
              </w:rPr>
            </w:rPrChange>
          </w:rPr>
          <w:t>2.4.5</w:t>
        </w:r>
      </w:ins>
      <w:ins w:id="396" w:author="Fadwa Alateiqu" w:date="2026-06-14T01:13:00Z" w16du:dateUtc="2026-06-13T22:13:00Z">
        <w:r w:rsidR="00FA0055">
          <w:rPr>
            <w:rFonts w:ascii="MadaniArabic-Light" w:eastAsiaTheme="minorEastAsia" w:hAnsi="MadaniArabic-Light" w:cs="MadaniArabic-Light" w:hint="cs"/>
            <w:noProof/>
            <w:szCs w:val="20"/>
            <w:rtl/>
          </w:rPr>
          <w:t xml:space="preserve"> </w:t>
        </w:r>
      </w:ins>
      <w:ins w:id="397" w:author="Fadwa Alateiqu" w:date="2026-06-14T01:09:00Z" w16du:dateUtc="2026-06-13T22:09:00Z">
        <w:r w:rsidRPr="00D84462">
          <w:rPr>
            <w:rStyle w:val="Hyperlink"/>
            <w:rFonts w:ascii="MadaniArabic-Light" w:hAnsi="MadaniArabic-Light" w:cs="MadaniArabic-Light" w:hint="cs"/>
            <w:noProof/>
            <w:szCs w:val="20"/>
            <w:rtl/>
            <w:rPrChange w:id="398" w:author="Fadwa Alateiqu" w:date="2026-06-14T01:10:00Z" w16du:dateUtc="2026-06-13T22:10:00Z">
              <w:rPr>
                <w:rStyle w:val="Hyperlink"/>
                <w:rFonts w:hint="cs"/>
                <w:noProof/>
                <w:rtl/>
              </w:rPr>
            </w:rPrChange>
          </w:rPr>
          <w:t>حماية</w:t>
        </w:r>
        <w:r w:rsidRPr="00D84462">
          <w:rPr>
            <w:rStyle w:val="Hyperlink"/>
            <w:rFonts w:ascii="MadaniArabic-Light" w:hAnsi="MadaniArabic-Light" w:cs="MadaniArabic-Light"/>
            <w:noProof/>
            <w:szCs w:val="20"/>
            <w:rtl/>
            <w:rPrChange w:id="399"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00" w:author="Fadwa Alateiqu" w:date="2026-06-14T01:10:00Z" w16du:dateUtc="2026-06-13T22:10:00Z">
              <w:rPr>
                <w:rStyle w:val="Hyperlink"/>
                <w:rFonts w:hint="cs"/>
                <w:noProof/>
                <w:rtl/>
              </w:rPr>
            </w:rPrChange>
          </w:rPr>
          <w:t>الوقف</w:t>
        </w:r>
        <w:r w:rsidRPr="00D84462">
          <w:rPr>
            <w:rStyle w:val="Hyperlink"/>
            <w:rFonts w:ascii="MadaniArabic-Light" w:hAnsi="MadaniArabic-Light" w:cs="MadaniArabic-Light"/>
            <w:noProof/>
            <w:szCs w:val="20"/>
            <w:rtl/>
            <w:rPrChange w:id="40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02" w:author="Fadwa Alateiqu" w:date="2026-06-14T01:10:00Z" w16du:dateUtc="2026-06-13T22:10:00Z">
              <w:rPr>
                <w:rStyle w:val="Hyperlink"/>
                <w:rFonts w:hint="cs"/>
                <w:noProof/>
                <w:rtl/>
              </w:rPr>
            </w:rPrChange>
          </w:rPr>
          <w:t>وصيانة</w:t>
        </w:r>
        <w:r w:rsidRPr="00D84462">
          <w:rPr>
            <w:rStyle w:val="Hyperlink"/>
            <w:rFonts w:ascii="MadaniArabic-Light" w:hAnsi="MadaniArabic-Light" w:cs="MadaniArabic-Light"/>
            <w:noProof/>
            <w:szCs w:val="20"/>
            <w:rtl/>
            <w:rPrChange w:id="403"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04" w:author="Fadwa Alateiqu" w:date="2026-06-14T01:10:00Z" w16du:dateUtc="2026-06-13T22:10:00Z">
              <w:rPr>
                <w:rStyle w:val="Hyperlink"/>
                <w:rFonts w:hint="cs"/>
                <w:noProof/>
                <w:rtl/>
              </w:rPr>
            </w:rPrChange>
          </w:rPr>
          <w:t>أصوله</w:t>
        </w:r>
      </w:ins>
      <w:ins w:id="405" w:author="Fadwa Alateiqu" w:date="2026-06-14T01:13:00Z" w16du:dateUtc="2026-06-13T22:13:00Z">
        <w:r w:rsidR="00FA0055">
          <w:rPr>
            <w:rStyle w:val="Hyperlink"/>
            <w:rFonts w:ascii="MadaniArabic-Light" w:hAnsi="MadaniArabic-Light" w:cs="MadaniArabic-Light" w:hint="cs"/>
            <w:noProof/>
            <w:szCs w:val="20"/>
            <w:rtl/>
          </w:rPr>
          <w:t xml:space="preserve"> </w:t>
        </w:r>
      </w:ins>
      <w:ins w:id="406" w:author="Fadwa Alateiqu" w:date="2026-06-14T01:09:00Z" w16du:dateUtc="2026-06-13T22:09:00Z">
        <w:r w:rsidRPr="00D84462">
          <w:rPr>
            <w:rFonts w:ascii="MadaniArabic-Light" w:hAnsi="MadaniArabic-Light" w:cs="MadaniArabic-Light"/>
            <w:noProof/>
            <w:webHidden/>
            <w:szCs w:val="20"/>
            <w:rPrChange w:id="407" w:author="Fadwa Alateiqu" w:date="2026-06-14T01:10:00Z" w16du:dateUtc="2026-06-13T22:10:00Z">
              <w:rPr>
                <w:noProof/>
                <w:webHidden/>
              </w:rPr>
            </w:rPrChange>
          </w:rPr>
          <w:tab/>
        </w:r>
        <w:r w:rsidRPr="00D84462">
          <w:rPr>
            <w:rFonts w:ascii="MadaniArabic-Light" w:hAnsi="MadaniArabic-Light" w:cs="MadaniArabic-Light"/>
            <w:noProof/>
            <w:webHidden/>
            <w:szCs w:val="20"/>
            <w:rPrChange w:id="408"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409" w:author="Fadwa Alateiqu" w:date="2026-06-14T01:10:00Z" w16du:dateUtc="2026-06-13T22:10:00Z">
              <w:rPr>
                <w:noProof/>
                <w:webHidden/>
              </w:rPr>
            </w:rPrChange>
          </w:rPr>
          <w:instrText xml:space="preserve"> PAGEREF _Toc232291826 \h </w:instrText>
        </w:r>
      </w:ins>
      <w:r w:rsidRPr="00614B56">
        <w:rPr>
          <w:rFonts w:ascii="MadaniArabic-Light" w:hAnsi="MadaniArabic-Light" w:cs="MadaniArabic-Light"/>
          <w:noProof/>
          <w:webHidden/>
          <w:szCs w:val="20"/>
        </w:rPr>
      </w:r>
      <w:ins w:id="410" w:author="Fadwa Alateiqu" w:date="2026-06-14T01:09:00Z" w16du:dateUtc="2026-06-13T22:09:00Z">
        <w:r w:rsidRPr="00D84462">
          <w:rPr>
            <w:rFonts w:ascii="MadaniArabic-Light" w:hAnsi="MadaniArabic-Light" w:cs="MadaniArabic-Light"/>
            <w:noProof/>
            <w:webHidden/>
            <w:szCs w:val="20"/>
            <w:rPrChange w:id="411"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412" w:author="Fadwa Alateiqu" w:date="2026-06-14T01:10:00Z" w16du:dateUtc="2026-06-13T22:10:00Z">
              <w:rPr>
                <w:noProof/>
                <w:webHidden/>
              </w:rPr>
            </w:rPrChange>
          </w:rPr>
          <w:t>5</w:t>
        </w:r>
        <w:r w:rsidRPr="00D84462">
          <w:rPr>
            <w:rFonts w:ascii="MadaniArabic-Light" w:hAnsi="MadaniArabic-Light" w:cs="MadaniArabic-Light"/>
            <w:noProof/>
            <w:webHidden/>
            <w:szCs w:val="20"/>
            <w:rPrChange w:id="413"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414" w:author="Fadwa Alateiqu" w:date="2026-06-14T01:10:00Z" w16du:dateUtc="2026-06-13T22:10:00Z">
              <w:rPr>
                <w:rStyle w:val="Hyperlink"/>
                <w:noProof/>
              </w:rPr>
            </w:rPrChange>
          </w:rPr>
          <w:fldChar w:fldCharType="end"/>
        </w:r>
      </w:ins>
    </w:p>
    <w:p w14:paraId="11B86925" w14:textId="4A368269" w:rsidR="00D84462" w:rsidRPr="00D84462" w:rsidRDefault="00D84462">
      <w:pPr>
        <w:pStyle w:val="TOC3"/>
        <w:tabs>
          <w:tab w:val="left" w:pos="2730"/>
          <w:tab w:val="right" w:leader="hyphen" w:pos="9350"/>
        </w:tabs>
        <w:bidi/>
        <w:rPr>
          <w:ins w:id="415" w:author="Fadwa Alateiqu" w:date="2026-06-14T01:09:00Z" w16du:dateUtc="2026-06-13T22:09:00Z"/>
          <w:rFonts w:ascii="MadaniArabic-Light" w:eastAsiaTheme="minorEastAsia" w:hAnsi="MadaniArabic-Light" w:cs="MadaniArabic-Light"/>
          <w:noProof/>
          <w:szCs w:val="20"/>
          <w:rPrChange w:id="416" w:author="Fadwa Alateiqu" w:date="2026-06-14T01:10:00Z" w16du:dateUtc="2026-06-13T22:10:00Z">
            <w:rPr>
              <w:ins w:id="417" w:author="Fadwa Alateiqu" w:date="2026-06-14T01:09:00Z" w16du:dateUtc="2026-06-13T22:09:00Z"/>
              <w:rFonts w:eastAsiaTheme="minorEastAsia" w:cstheme="minorBidi"/>
              <w:noProof/>
              <w:sz w:val="24"/>
            </w:rPr>
          </w:rPrChange>
        </w:rPr>
        <w:pPrChange w:id="418" w:author="Fadwa Alateiqu" w:date="2026-06-14T01:10:00Z" w16du:dateUtc="2026-06-13T22:10:00Z">
          <w:pPr>
            <w:pStyle w:val="TOC3"/>
            <w:tabs>
              <w:tab w:val="left" w:pos="2730"/>
              <w:tab w:val="right" w:leader="hyphen" w:pos="9350"/>
            </w:tabs>
          </w:pPr>
        </w:pPrChange>
      </w:pPr>
      <w:ins w:id="419" w:author="Fadwa Alateiqu" w:date="2026-06-14T01:09:00Z" w16du:dateUtc="2026-06-13T22:09:00Z">
        <w:r w:rsidRPr="00D84462">
          <w:rPr>
            <w:rStyle w:val="Hyperlink"/>
            <w:rFonts w:ascii="MadaniArabic-Light" w:hAnsi="MadaniArabic-Light" w:cs="MadaniArabic-Light"/>
            <w:noProof/>
            <w:szCs w:val="20"/>
            <w:rPrChange w:id="420"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421"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422" w:author="Fadwa Alateiqu" w:date="2026-06-14T01:10:00Z" w16du:dateUtc="2026-06-13T22:10:00Z">
              <w:rPr>
                <w:noProof/>
              </w:rPr>
            </w:rPrChange>
          </w:rPr>
          <w:instrText>HYPERLINK \l "_Toc232291828"</w:instrText>
        </w:r>
        <w:r w:rsidRPr="00D84462">
          <w:rPr>
            <w:rStyle w:val="Hyperlink"/>
            <w:rFonts w:ascii="MadaniArabic-Light" w:hAnsi="MadaniArabic-Light" w:cs="MadaniArabic-Light"/>
            <w:noProof/>
            <w:szCs w:val="20"/>
            <w:rPrChange w:id="423"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424"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425" w:author="Fadwa Alateiqu" w:date="2026-06-14T01:10:00Z" w16du:dateUtc="2026-06-13T22:10:00Z">
              <w:rPr>
                <w:rStyle w:val="Hyperlink"/>
                <w:noProof/>
              </w:rPr>
            </w:rPrChange>
          </w:rPr>
          <w:t>2.4.6</w:t>
        </w:r>
      </w:ins>
      <w:ins w:id="426" w:author="Fadwa Alateiqu" w:date="2026-06-14T01:14:00Z" w16du:dateUtc="2026-06-13T22:14:00Z">
        <w:r w:rsidR="00FA0055">
          <w:rPr>
            <w:rFonts w:ascii="MadaniArabic-Light" w:eastAsiaTheme="minorEastAsia" w:hAnsi="MadaniArabic-Light" w:cs="MadaniArabic-Light" w:hint="cs"/>
            <w:noProof/>
            <w:szCs w:val="20"/>
            <w:rtl/>
          </w:rPr>
          <w:t xml:space="preserve"> </w:t>
        </w:r>
      </w:ins>
      <w:ins w:id="427" w:author="Fadwa Alateiqu" w:date="2026-06-14T01:09:00Z" w16du:dateUtc="2026-06-13T22:09:00Z">
        <w:r w:rsidRPr="00D84462">
          <w:rPr>
            <w:rStyle w:val="Hyperlink"/>
            <w:rFonts w:ascii="MadaniArabic-Light" w:hAnsi="MadaniArabic-Light" w:cs="MadaniArabic-Light" w:hint="cs"/>
            <w:noProof/>
            <w:szCs w:val="20"/>
            <w:rtl/>
            <w:rPrChange w:id="428" w:author="Fadwa Alateiqu" w:date="2026-06-14T01:10:00Z" w16du:dateUtc="2026-06-13T22:10:00Z">
              <w:rPr>
                <w:rStyle w:val="Hyperlink"/>
                <w:rFonts w:hint="cs"/>
                <w:noProof/>
                <w:rtl/>
              </w:rPr>
            </w:rPrChange>
          </w:rPr>
          <w:t>إدارة</w:t>
        </w:r>
        <w:r w:rsidRPr="00D84462">
          <w:rPr>
            <w:rStyle w:val="Hyperlink"/>
            <w:rFonts w:ascii="MadaniArabic-Light" w:hAnsi="MadaniArabic-Light" w:cs="MadaniArabic-Light"/>
            <w:noProof/>
            <w:szCs w:val="20"/>
            <w:rtl/>
            <w:rPrChange w:id="429"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30" w:author="Fadwa Alateiqu" w:date="2026-06-14T01:10:00Z" w16du:dateUtc="2026-06-13T22:10:00Z">
              <w:rPr>
                <w:rStyle w:val="Hyperlink"/>
                <w:rFonts w:hint="cs"/>
                <w:noProof/>
                <w:rtl/>
              </w:rPr>
            </w:rPrChange>
          </w:rPr>
          <w:t>الوقف</w:t>
        </w:r>
        <w:r w:rsidRPr="00D84462">
          <w:rPr>
            <w:rStyle w:val="Hyperlink"/>
            <w:rFonts w:ascii="MadaniArabic-Light" w:hAnsi="MadaniArabic-Light" w:cs="MadaniArabic-Light"/>
            <w:noProof/>
            <w:szCs w:val="20"/>
            <w:rtl/>
            <w:rPrChange w:id="43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32" w:author="Fadwa Alateiqu" w:date="2026-06-14T01:10:00Z" w16du:dateUtc="2026-06-13T22:10:00Z">
              <w:rPr>
                <w:rStyle w:val="Hyperlink"/>
                <w:rFonts w:hint="cs"/>
                <w:noProof/>
                <w:rtl/>
              </w:rPr>
            </w:rPrChange>
          </w:rPr>
          <w:t>والحوكمة</w:t>
        </w:r>
        <w:r w:rsidRPr="00D84462">
          <w:rPr>
            <w:rFonts w:ascii="MadaniArabic-Light" w:hAnsi="MadaniArabic-Light" w:cs="MadaniArabic-Light"/>
            <w:noProof/>
            <w:webHidden/>
            <w:szCs w:val="20"/>
            <w:rPrChange w:id="433" w:author="Fadwa Alateiqu" w:date="2026-06-14T01:10:00Z" w16du:dateUtc="2026-06-13T22:10:00Z">
              <w:rPr>
                <w:noProof/>
                <w:webHidden/>
              </w:rPr>
            </w:rPrChange>
          </w:rPr>
          <w:tab/>
        </w:r>
        <w:r w:rsidRPr="00D84462">
          <w:rPr>
            <w:rFonts w:ascii="MadaniArabic-Light" w:hAnsi="MadaniArabic-Light" w:cs="MadaniArabic-Light"/>
            <w:noProof/>
            <w:webHidden/>
            <w:szCs w:val="20"/>
            <w:rPrChange w:id="434"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435" w:author="Fadwa Alateiqu" w:date="2026-06-14T01:10:00Z" w16du:dateUtc="2026-06-13T22:10:00Z">
              <w:rPr>
                <w:noProof/>
                <w:webHidden/>
              </w:rPr>
            </w:rPrChange>
          </w:rPr>
          <w:instrText xml:space="preserve"> PAGEREF _Toc232291828 \h </w:instrText>
        </w:r>
      </w:ins>
      <w:r w:rsidRPr="00614B56">
        <w:rPr>
          <w:rFonts w:ascii="MadaniArabic-Light" w:hAnsi="MadaniArabic-Light" w:cs="MadaniArabic-Light"/>
          <w:noProof/>
          <w:webHidden/>
          <w:szCs w:val="20"/>
        </w:rPr>
      </w:r>
      <w:ins w:id="436" w:author="Fadwa Alateiqu" w:date="2026-06-14T01:09:00Z" w16du:dateUtc="2026-06-13T22:09:00Z">
        <w:r w:rsidRPr="00D84462">
          <w:rPr>
            <w:rFonts w:ascii="MadaniArabic-Light" w:hAnsi="MadaniArabic-Light" w:cs="MadaniArabic-Light"/>
            <w:noProof/>
            <w:webHidden/>
            <w:szCs w:val="20"/>
            <w:rPrChange w:id="437"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438" w:author="Fadwa Alateiqu" w:date="2026-06-14T01:10:00Z" w16du:dateUtc="2026-06-13T22:10:00Z">
              <w:rPr>
                <w:noProof/>
                <w:webHidden/>
              </w:rPr>
            </w:rPrChange>
          </w:rPr>
          <w:t>5</w:t>
        </w:r>
        <w:r w:rsidRPr="00D84462">
          <w:rPr>
            <w:rFonts w:ascii="MadaniArabic-Light" w:hAnsi="MadaniArabic-Light" w:cs="MadaniArabic-Light"/>
            <w:noProof/>
            <w:webHidden/>
            <w:szCs w:val="20"/>
            <w:rPrChange w:id="439"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440" w:author="Fadwa Alateiqu" w:date="2026-06-14T01:10:00Z" w16du:dateUtc="2026-06-13T22:10:00Z">
              <w:rPr>
                <w:rStyle w:val="Hyperlink"/>
                <w:noProof/>
              </w:rPr>
            </w:rPrChange>
          </w:rPr>
          <w:fldChar w:fldCharType="end"/>
        </w:r>
      </w:ins>
    </w:p>
    <w:p w14:paraId="6AA66291" w14:textId="11A95F1B" w:rsidR="00D84462" w:rsidRPr="00D84462" w:rsidRDefault="00D84462">
      <w:pPr>
        <w:pStyle w:val="TOC3"/>
        <w:tabs>
          <w:tab w:val="left" w:pos="2299"/>
          <w:tab w:val="right" w:leader="hyphen" w:pos="9350"/>
        </w:tabs>
        <w:bidi/>
        <w:rPr>
          <w:ins w:id="441" w:author="Fadwa Alateiqu" w:date="2026-06-14T01:09:00Z" w16du:dateUtc="2026-06-13T22:09:00Z"/>
          <w:rFonts w:ascii="MadaniArabic-Light" w:eastAsiaTheme="minorEastAsia" w:hAnsi="MadaniArabic-Light" w:cs="MadaniArabic-Light"/>
          <w:noProof/>
          <w:szCs w:val="20"/>
          <w:rPrChange w:id="442" w:author="Fadwa Alateiqu" w:date="2026-06-14T01:10:00Z" w16du:dateUtc="2026-06-13T22:10:00Z">
            <w:rPr>
              <w:ins w:id="443" w:author="Fadwa Alateiqu" w:date="2026-06-14T01:09:00Z" w16du:dateUtc="2026-06-13T22:09:00Z"/>
              <w:rFonts w:eastAsiaTheme="minorEastAsia" w:cstheme="minorBidi"/>
              <w:noProof/>
              <w:sz w:val="24"/>
            </w:rPr>
          </w:rPrChange>
        </w:rPr>
        <w:pPrChange w:id="444" w:author="Fadwa Alateiqu" w:date="2026-06-14T01:10:00Z" w16du:dateUtc="2026-06-13T22:10:00Z">
          <w:pPr>
            <w:pStyle w:val="TOC3"/>
            <w:tabs>
              <w:tab w:val="left" w:pos="2299"/>
              <w:tab w:val="right" w:leader="hyphen" w:pos="9350"/>
            </w:tabs>
          </w:pPr>
        </w:pPrChange>
      </w:pPr>
      <w:ins w:id="445" w:author="Fadwa Alateiqu" w:date="2026-06-14T01:09:00Z" w16du:dateUtc="2026-06-13T22:09:00Z">
        <w:r w:rsidRPr="00D84462">
          <w:rPr>
            <w:rStyle w:val="Hyperlink"/>
            <w:rFonts w:ascii="MadaniArabic-Light" w:hAnsi="MadaniArabic-Light" w:cs="MadaniArabic-Light"/>
            <w:noProof/>
            <w:szCs w:val="20"/>
            <w:rPrChange w:id="446"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447"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448" w:author="Fadwa Alateiqu" w:date="2026-06-14T01:10:00Z" w16du:dateUtc="2026-06-13T22:10:00Z">
              <w:rPr>
                <w:noProof/>
              </w:rPr>
            </w:rPrChange>
          </w:rPr>
          <w:instrText>HYPERLINK \l "_Toc232291829"</w:instrText>
        </w:r>
        <w:r w:rsidRPr="00D84462">
          <w:rPr>
            <w:rStyle w:val="Hyperlink"/>
            <w:rFonts w:ascii="MadaniArabic-Light" w:hAnsi="MadaniArabic-Light" w:cs="MadaniArabic-Light"/>
            <w:noProof/>
            <w:szCs w:val="20"/>
            <w:rPrChange w:id="449"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450"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451" w:author="Fadwa Alateiqu" w:date="2026-06-14T01:10:00Z" w16du:dateUtc="2026-06-13T22:10:00Z">
              <w:rPr>
                <w:rStyle w:val="Hyperlink"/>
                <w:noProof/>
              </w:rPr>
            </w:rPrChange>
          </w:rPr>
          <w:t>2.4.7</w:t>
        </w:r>
      </w:ins>
      <w:ins w:id="452" w:author="Fadwa Alateiqu" w:date="2026-06-14T01:14:00Z" w16du:dateUtc="2026-06-13T22:14:00Z">
        <w:r w:rsidR="00FA0055">
          <w:rPr>
            <w:rFonts w:ascii="MadaniArabic-Light" w:eastAsiaTheme="minorEastAsia" w:hAnsi="MadaniArabic-Light" w:cs="MadaniArabic-Light" w:hint="cs"/>
            <w:noProof/>
            <w:szCs w:val="20"/>
            <w:rtl/>
          </w:rPr>
          <w:t xml:space="preserve"> </w:t>
        </w:r>
      </w:ins>
      <w:ins w:id="453" w:author="Fadwa Alateiqu" w:date="2026-06-14T01:09:00Z" w16du:dateUtc="2026-06-13T22:09:00Z">
        <w:r w:rsidRPr="00D84462">
          <w:rPr>
            <w:rStyle w:val="Hyperlink"/>
            <w:rFonts w:ascii="MadaniArabic-Light" w:hAnsi="MadaniArabic-Light" w:cs="MadaniArabic-Light" w:hint="cs"/>
            <w:noProof/>
            <w:szCs w:val="20"/>
            <w:rtl/>
            <w:rPrChange w:id="454" w:author="Fadwa Alateiqu" w:date="2026-06-14T01:10:00Z" w16du:dateUtc="2026-06-13T22:10:00Z">
              <w:rPr>
                <w:rStyle w:val="Hyperlink"/>
                <w:rFonts w:hint="cs"/>
                <w:noProof/>
                <w:rtl/>
              </w:rPr>
            </w:rPrChange>
          </w:rPr>
          <w:t>الأعمال</w:t>
        </w:r>
        <w:r w:rsidRPr="00D84462">
          <w:rPr>
            <w:rStyle w:val="Hyperlink"/>
            <w:rFonts w:ascii="MadaniArabic-Light" w:hAnsi="MadaniArabic-Light" w:cs="MadaniArabic-Light"/>
            <w:noProof/>
            <w:szCs w:val="20"/>
            <w:rtl/>
            <w:rPrChange w:id="455"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56" w:author="Fadwa Alateiqu" w:date="2026-06-14T01:10:00Z" w16du:dateUtc="2026-06-13T22:10:00Z">
              <w:rPr>
                <w:rStyle w:val="Hyperlink"/>
                <w:rFonts w:hint="cs"/>
                <w:noProof/>
                <w:rtl/>
              </w:rPr>
            </w:rPrChange>
          </w:rPr>
          <w:t>القانونية</w:t>
        </w:r>
      </w:ins>
      <w:ins w:id="457" w:author="Fadwa Alateiqu" w:date="2026-06-14T01:14:00Z" w16du:dateUtc="2026-06-13T22:14:00Z">
        <w:r w:rsidR="00FA0055">
          <w:rPr>
            <w:rStyle w:val="Hyperlink"/>
            <w:rFonts w:ascii="MadaniArabic-Light" w:hAnsi="MadaniArabic-Light" w:cs="MadaniArabic-Light" w:hint="cs"/>
            <w:noProof/>
            <w:szCs w:val="20"/>
            <w:rtl/>
          </w:rPr>
          <w:t xml:space="preserve"> -</w:t>
        </w:r>
      </w:ins>
      <w:ins w:id="458" w:author="Fadwa Alateiqu" w:date="2026-06-14T01:09:00Z" w16du:dateUtc="2026-06-13T22:09:00Z">
        <w:r w:rsidRPr="00D84462">
          <w:rPr>
            <w:rFonts w:ascii="MadaniArabic-Light" w:hAnsi="MadaniArabic-Light" w:cs="MadaniArabic-Light"/>
            <w:noProof/>
            <w:webHidden/>
            <w:szCs w:val="20"/>
            <w:rPrChange w:id="459" w:author="Fadwa Alateiqu" w:date="2026-06-14T01:10:00Z" w16du:dateUtc="2026-06-13T22:10:00Z">
              <w:rPr>
                <w:noProof/>
                <w:webHidden/>
              </w:rPr>
            </w:rPrChange>
          </w:rPr>
          <w:tab/>
        </w:r>
        <w:r w:rsidRPr="00D84462">
          <w:rPr>
            <w:rFonts w:ascii="MadaniArabic-Light" w:hAnsi="MadaniArabic-Light" w:cs="MadaniArabic-Light"/>
            <w:noProof/>
            <w:webHidden/>
            <w:szCs w:val="20"/>
            <w:rPrChange w:id="460"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461" w:author="Fadwa Alateiqu" w:date="2026-06-14T01:10:00Z" w16du:dateUtc="2026-06-13T22:10:00Z">
              <w:rPr>
                <w:noProof/>
                <w:webHidden/>
              </w:rPr>
            </w:rPrChange>
          </w:rPr>
          <w:instrText xml:space="preserve"> PAGEREF _Toc232291829 \h </w:instrText>
        </w:r>
      </w:ins>
      <w:r w:rsidRPr="00614B56">
        <w:rPr>
          <w:rFonts w:ascii="MadaniArabic-Light" w:hAnsi="MadaniArabic-Light" w:cs="MadaniArabic-Light"/>
          <w:noProof/>
          <w:webHidden/>
          <w:szCs w:val="20"/>
        </w:rPr>
      </w:r>
      <w:ins w:id="462" w:author="Fadwa Alateiqu" w:date="2026-06-14T01:09:00Z" w16du:dateUtc="2026-06-13T22:09:00Z">
        <w:r w:rsidRPr="00D84462">
          <w:rPr>
            <w:rFonts w:ascii="MadaniArabic-Light" w:hAnsi="MadaniArabic-Light" w:cs="MadaniArabic-Light"/>
            <w:noProof/>
            <w:webHidden/>
            <w:szCs w:val="20"/>
            <w:rPrChange w:id="463"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464" w:author="Fadwa Alateiqu" w:date="2026-06-14T01:10:00Z" w16du:dateUtc="2026-06-13T22:10:00Z">
              <w:rPr>
                <w:noProof/>
                <w:webHidden/>
              </w:rPr>
            </w:rPrChange>
          </w:rPr>
          <w:t>5</w:t>
        </w:r>
        <w:r w:rsidRPr="00D84462">
          <w:rPr>
            <w:rFonts w:ascii="MadaniArabic-Light" w:hAnsi="MadaniArabic-Light" w:cs="MadaniArabic-Light"/>
            <w:noProof/>
            <w:webHidden/>
            <w:szCs w:val="20"/>
            <w:rPrChange w:id="465"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466" w:author="Fadwa Alateiqu" w:date="2026-06-14T01:10:00Z" w16du:dateUtc="2026-06-13T22:10:00Z">
              <w:rPr>
                <w:rStyle w:val="Hyperlink"/>
                <w:noProof/>
              </w:rPr>
            </w:rPrChange>
          </w:rPr>
          <w:fldChar w:fldCharType="end"/>
        </w:r>
      </w:ins>
    </w:p>
    <w:p w14:paraId="0C204260" w14:textId="1592129C" w:rsidR="00D84462" w:rsidRPr="00D84462" w:rsidRDefault="00D84462">
      <w:pPr>
        <w:pStyle w:val="TOC3"/>
        <w:tabs>
          <w:tab w:val="left" w:pos="2340"/>
          <w:tab w:val="right" w:leader="hyphen" w:pos="9350"/>
        </w:tabs>
        <w:bidi/>
        <w:rPr>
          <w:ins w:id="467" w:author="Fadwa Alateiqu" w:date="2026-06-14T01:09:00Z" w16du:dateUtc="2026-06-13T22:09:00Z"/>
          <w:rFonts w:ascii="MadaniArabic-Light" w:eastAsiaTheme="minorEastAsia" w:hAnsi="MadaniArabic-Light" w:cs="MadaniArabic-Light"/>
          <w:noProof/>
          <w:szCs w:val="20"/>
          <w:rPrChange w:id="468" w:author="Fadwa Alateiqu" w:date="2026-06-14T01:10:00Z" w16du:dateUtc="2026-06-13T22:10:00Z">
            <w:rPr>
              <w:ins w:id="469" w:author="Fadwa Alateiqu" w:date="2026-06-14T01:09:00Z" w16du:dateUtc="2026-06-13T22:09:00Z"/>
              <w:rFonts w:eastAsiaTheme="minorEastAsia" w:cstheme="minorBidi"/>
              <w:noProof/>
              <w:sz w:val="24"/>
            </w:rPr>
          </w:rPrChange>
        </w:rPr>
        <w:pPrChange w:id="470" w:author="Fadwa Alateiqu" w:date="2026-06-14T01:10:00Z" w16du:dateUtc="2026-06-13T22:10:00Z">
          <w:pPr>
            <w:pStyle w:val="TOC3"/>
            <w:tabs>
              <w:tab w:val="left" w:pos="2340"/>
              <w:tab w:val="right" w:leader="hyphen" w:pos="9350"/>
            </w:tabs>
          </w:pPr>
        </w:pPrChange>
      </w:pPr>
      <w:ins w:id="471" w:author="Fadwa Alateiqu" w:date="2026-06-14T01:09:00Z" w16du:dateUtc="2026-06-13T22:09:00Z">
        <w:r w:rsidRPr="00D84462">
          <w:rPr>
            <w:rStyle w:val="Hyperlink"/>
            <w:rFonts w:ascii="MadaniArabic-Light" w:hAnsi="MadaniArabic-Light" w:cs="MadaniArabic-Light"/>
            <w:noProof/>
            <w:szCs w:val="20"/>
            <w:rPrChange w:id="472"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473"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474" w:author="Fadwa Alateiqu" w:date="2026-06-14T01:10:00Z" w16du:dateUtc="2026-06-13T22:10:00Z">
              <w:rPr>
                <w:noProof/>
              </w:rPr>
            </w:rPrChange>
          </w:rPr>
          <w:instrText>HYPERLINK \l "_Toc232291830"</w:instrText>
        </w:r>
        <w:r w:rsidRPr="00D84462">
          <w:rPr>
            <w:rStyle w:val="Hyperlink"/>
            <w:rFonts w:ascii="MadaniArabic-Light" w:hAnsi="MadaniArabic-Light" w:cs="MadaniArabic-Light"/>
            <w:noProof/>
            <w:szCs w:val="20"/>
            <w:rPrChange w:id="475"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476"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477" w:author="Fadwa Alateiqu" w:date="2026-06-14T01:10:00Z" w16du:dateUtc="2026-06-13T22:10:00Z">
              <w:rPr>
                <w:rStyle w:val="Hyperlink"/>
                <w:noProof/>
              </w:rPr>
            </w:rPrChange>
          </w:rPr>
          <w:t>2.4.8</w:t>
        </w:r>
      </w:ins>
      <w:ins w:id="478" w:author="Fadwa Alateiqu" w:date="2026-06-14T01:14:00Z" w16du:dateUtc="2026-06-13T22:14:00Z">
        <w:r w:rsidR="00FA0055">
          <w:rPr>
            <w:rFonts w:ascii="MadaniArabic-Light" w:eastAsiaTheme="minorEastAsia" w:hAnsi="MadaniArabic-Light" w:cs="MadaniArabic-Light" w:hint="cs"/>
            <w:noProof/>
            <w:szCs w:val="20"/>
            <w:rtl/>
          </w:rPr>
          <w:t xml:space="preserve"> </w:t>
        </w:r>
      </w:ins>
      <w:ins w:id="479" w:author="Fadwa Alateiqu" w:date="2026-06-14T01:09:00Z" w16du:dateUtc="2026-06-13T22:09:00Z">
        <w:r w:rsidRPr="00D84462">
          <w:rPr>
            <w:rStyle w:val="Hyperlink"/>
            <w:rFonts w:ascii="MadaniArabic-Light" w:hAnsi="MadaniArabic-Light" w:cs="MadaniArabic-Light" w:hint="cs"/>
            <w:noProof/>
            <w:szCs w:val="20"/>
            <w:rtl/>
            <w:rPrChange w:id="480" w:author="Fadwa Alateiqu" w:date="2026-06-14T01:10:00Z" w16du:dateUtc="2026-06-13T22:10:00Z">
              <w:rPr>
                <w:rStyle w:val="Hyperlink"/>
                <w:rFonts w:hint="cs"/>
                <w:noProof/>
                <w:rtl/>
              </w:rPr>
            </w:rPrChange>
          </w:rPr>
          <w:t>الأعمال</w:t>
        </w:r>
        <w:r w:rsidRPr="00D84462">
          <w:rPr>
            <w:rStyle w:val="Hyperlink"/>
            <w:rFonts w:ascii="MadaniArabic-Light" w:hAnsi="MadaniArabic-Light" w:cs="MadaniArabic-Light"/>
            <w:noProof/>
            <w:szCs w:val="20"/>
            <w:rtl/>
            <w:rPrChange w:id="481"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482" w:author="Fadwa Alateiqu" w:date="2026-06-14T01:10:00Z" w16du:dateUtc="2026-06-13T22:10:00Z">
              <w:rPr>
                <w:rStyle w:val="Hyperlink"/>
                <w:rFonts w:hint="cs"/>
                <w:noProof/>
                <w:rtl/>
              </w:rPr>
            </w:rPrChange>
          </w:rPr>
          <w:t>القضائية</w:t>
        </w:r>
      </w:ins>
      <w:ins w:id="483" w:author="Fadwa Alateiqu" w:date="2026-06-14T01:14:00Z" w16du:dateUtc="2026-06-13T22:14:00Z">
        <w:r w:rsidR="00FA0055">
          <w:rPr>
            <w:rFonts w:ascii="MadaniArabic-Light" w:hAnsi="MadaniArabic-Light" w:cs="MadaniArabic-Light" w:hint="cs"/>
            <w:noProof/>
            <w:webHidden/>
            <w:szCs w:val="20"/>
            <w:rtl/>
          </w:rPr>
          <w:t>--------------------------------------------------------------------------</w:t>
        </w:r>
      </w:ins>
      <w:ins w:id="484" w:author="Fadwa Alateiqu" w:date="2026-06-14T01:09:00Z" w16du:dateUtc="2026-06-13T22:09:00Z">
        <w:r w:rsidRPr="00D84462">
          <w:rPr>
            <w:rFonts w:ascii="MadaniArabic-Light" w:hAnsi="MadaniArabic-Light" w:cs="MadaniArabic-Light"/>
            <w:noProof/>
            <w:webHidden/>
            <w:szCs w:val="20"/>
            <w:rPrChange w:id="485"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486" w:author="Fadwa Alateiqu" w:date="2026-06-14T01:10:00Z" w16du:dateUtc="2026-06-13T22:10:00Z">
              <w:rPr>
                <w:noProof/>
                <w:webHidden/>
              </w:rPr>
            </w:rPrChange>
          </w:rPr>
          <w:instrText xml:space="preserve"> PAGEREF _Toc232291830 \h </w:instrText>
        </w:r>
      </w:ins>
      <w:r w:rsidRPr="00614B56">
        <w:rPr>
          <w:rFonts w:ascii="MadaniArabic-Light" w:hAnsi="MadaniArabic-Light" w:cs="MadaniArabic-Light"/>
          <w:noProof/>
          <w:webHidden/>
          <w:szCs w:val="20"/>
        </w:rPr>
      </w:r>
      <w:ins w:id="487" w:author="Fadwa Alateiqu" w:date="2026-06-14T01:09:00Z" w16du:dateUtc="2026-06-13T22:09:00Z">
        <w:r w:rsidRPr="00D84462">
          <w:rPr>
            <w:rFonts w:ascii="MadaniArabic-Light" w:hAnsi="MadaniArabic-Light" w:cs="MadaniArabic-Light"/>
            <w:noProof/>
            <w:webHidden/>
            <w:szCs w:val="20"/>
            <w:rPrChange w:id="488"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489" w:author="Fadwa Alateiqu" w:date="2026-06-14T01:10:00Z" w16du:dateUtc="2026-06-13T22:10:00Z">
              <w:rPr>
                <w:noProof/>
                <w:webHidden/>
              </w:rPr>
            </w:rPrChange>
          </w:rPr>
          <w:t>6</w:t>
        </w:r>
        <w:r w:rsidRPr="00D84462">
          <w:rPr>
            <w:rFonts w:ascii="MadaniArabic-Light" w:hAnsi="MadaniArabic-Light" w:cs="MadaniArabic-Light"/>
            <w:noProof/>
            <w:webHidden/>
            <w:szCs w:val="20"/>
            <w:rPrChange w:id="490"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491" w:author="Fadwa Alateiqu" w:date="2026-06-14T01:10:00Z" w16du:dateUtc="2026-06-13T22:10:00Z">
              <w:rPr>
                <w:rStyle w:val="Hyperlink"/>
                <w:noProof/>
              </w:rPr>
            </w:rPrChange>
          </w:rPr>
          <w:fldChar w:fldCharType="end"/>
        </w:r>
      </w:ins>
    </w:p>
    <w:p w14:paraId="4C9F0D5A" w14:textId="4F4A56A9" w:rsidR="00D84462" w:rsidRPr="00D84462" w:rsidRDefault="00D84462">
      <w:pPr>
        <w:pStyle w:val="TOC3"/>
        <w:tabs>
          <w:tab w:val="left" w:pos="2370"/>
          <w:tab w:val="right" w:leader="hyphen" w:pos="9350"/>
        </w:tabs>
        <w:bidi/>
        <w:rPr>
          <w:ins w:id="492" w:author="Fadwa Alateiqu" w:date="2026-06-14T01:09:00Z" w16du:dateUtc="2026-06-13T22:09:00Z"/>
          <w:rFonts w:ascii="MadaniArabic-Light" w:eastAsiaTheme="minorEastAsia" w:hAnsi="MadaniArabic-Light" w:cs="MadaniArabic-Light"/>
          <w:noProof/>
          <w:szCs w:val="20"/>
          <w:rPrChange w:id="493" w:author="Fadwa Alateiqu" w:date="2026-06-14T01:10:00Z" w16du:dateUtc="2026-06-13T22:10:00Z">
            <w:rPr>
              <w:ins w:id="494" w:author="Fadwa Alateiqu" w:date="2026-06-14T01:09:00Z" w16du:dateUtc="2026-06-13T22:09:00Z"/>
              <w:rFonts w:eastAsiaTheme="minorEastAsia" w:cstheme="minorBidi"/>
              <w:noProof/>
              <w:sz w:val="24"/>
            </w:rPr>
          </w:rPrChange>
        </w:rPr>
        <w:pPrChange w:id="495" w:author="Fadwa Alateiqu" w:date="2026-06-14T01:10:00Z" w16du:dateUtc="2026-06-13T22:10:00Z">
          <w:pPr>
            <w:pStyle w:val="TOC3"/>
            <w:tabs>
              <w:tab w:val="left" w:pos="2370"/>
              <w:tab w:val="right" w:leader="hyphen" w:pos="9350"/>
            </w:tabs>
          </w:pPr>
        </w:pPrChange>
      </w:pPr>
      <w:ins w:id="496" w:author="Fadwa Alateiqu" w:date="2026-06-14T01:09:00Z" w16du:dateUtc="2026-06-13T22:09:00Z">
        <w:r w:rsidRPr="00D84462">
          <w:rPr>
            <w:rStyle w:val="Hyperlink"/>
            <w:rFonts w:ascii="MadaniArabic-Light" w:hAnsi="MadaniArabic-Light" w:cs="MadaniArabic-Light"/>
            <w:noProof/>
            <w:szCs w:val="20"/>
            <w:rPrChange w:id="497"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noProof/>
            <w:szCs w:val="20"/>
            <w:rPrChange w:id="498" w:author="Fadwa Alateiqu" w:date="2026-06-14T01:10:00Z" w16du:dateUtc="2026-06-13T22:10:00Z">
              <w:rPr>
                <w:rStyle w:val="Hyperlink"/>
                <w:noProof/>
              </w:rPr>
            </w:rPrChange>
          </w:rPr>
          <w:instrText xml:space="preserve"> </w:instrText>
        </w:r>
        <w:r w:rsidRPr="00D84462">
          <w:rPr>
            <w:rFonts w:ascii="MadaniArabic-Light" w:hAnsi="MadaniArabic-Light" w:cs="MadaniArabic-Light"/>
            <w:noProof/>
            <w:szCs w:val="20"/>
            <w:rPrChange w:id="499" w:author="Fadwa Alateiqu" w:date="2026-06-14T01:10:00Z" w16du:dateUtc="2026-06-13T22:10:00Z">
              <w:rPr>
                <w:noProof/>
              </w:rPr>
            </w:rPrChange>
          </w:rPr>
          <w:instrText>HYPERLINK \l "_Toc232291831"</w:instrText>
        </w:r>
        <w:r w:rsidRPr="00D84462">
          <w:rPr>
            <w:rStyle w:val="Hyperlink"/>
            <w:rFonts w:ascii="MadaniArabic-Light" w:hAnsi="MadaniArabic-Light" w:cs="MadaniArabic-Light"/>
            <w:noProof/>
            <w:szCs w:val="20"/>
            <w:rPrChange w:id="500"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noProof/>
            <w:szCs w:val="20"/>
          </w:rPr>
        </w:r>
        <w:r w:rsidRPr="00D84462">
          <w:rPr>
            <w:rStyle w:val="Hyperlink"/>
            <w:rFonts w:ascii="MadaniArabic-Light" w:hAnsi="MadaniArabic-Light" w:cs="MadaniArabic-Light"/>
            <w:noProof/>
            <w:szCs w:val="20"/>
            <w:rPrChange w:id="501"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noProof/>
            <w:szCs w:val="20"/>
            <w:rPrChange w:id="502" w:author="Fadwa Alateiqu" w:date="2026-06-14T01:10:00Z" w16du:dateUtc="2026-06-13T22:10:00Z">
              <w:rPr>
                <w:rStyle w:val="Hyperlink"/>
                <w:noProof/>
              </w:rPr>
            </w:rPrChange>
          </w:rPr>
          <w:t>2.4.9</w:t>
        </w:r>
      </w:ins>
      <w:ins w:id="503" w:author="Fadwa Alateiqu" w:date="2026-06-14T01:14:00Z" w16du:dateUtc="2026-06-13T22:14:00Z">
        <w:r w:rsidR="00FA0055">
          <w:rPr>
            <w:rFonts w:ascii="MadaniArabic-Light" w:eastAsiaTheme="minorEastAsia" w:hAnsi="MadaniArabic-Light" w:cs="MadaniArabic-Light" w:hint="cs"/>
            <w:noProof/>
            <w:szCs w:val="20"/>
            <w:rtl/>
          </w:rPr>
          <w:t xml:space="preserve"> </w:t>
        </w:r>
      </w:ins>
      <w:ins w:id="504" w:author="Fadwa Alateiqu" w:date="2026-06-14T01:09:00Z" w16du:dateUtc="2026-06-13T22:09:00Z">
        <w:r w:rsidRPr="00D84462">
          <w:rPr>
            <w:rStyle w:val="Hyperlink"/>
            <w:rFonts w:ascii="MadaniArabic-Light" w:hAnsi="MadaniArabic-Light" w:cs="MadaniArabic-Light" w:hint="cs"/>
            <w:noProof/>
            <w:szCs w:val="20"/>
            <w:rtl/>
            <w:rPrChange w:id="505" w:author="Fadwa Alateiqu" w:date="2026-06-14T01:10:00Z" w16du:dateUtc="2026-06-13T22:10:00Z">
              <w:rPr>
                <w:rStyle w:val="Hyperlink"/>
                <w:rFonts w:hint="cs"/>
                <w:noProof/>
                <w:rtl/>
              </w:rPr>
            </w:rPrChange>
          </w:rPr>
          <w:t>الأعمال</w:t>
        </w:r>
        <w:r w:rsidRPr="00D84462">
          <w:rPr>
            <w:rStyle w:val="Hyperlink"/>
            <w:rFonts w:ascii="MadaniArabic-Light" w:hAnsi="MadaniArabic-Light" w:cs="MadaniArabic-Light"/>
            <w:noProof/>
            <w:szCs w:val="20"/>
            <w:rtl/>
            <w:rPrChange w:id="506" w:author="Fadwa Alateiqu" w:date="2026-06-14T01:10:00Z" w16du:dateUtc="2026-06-13T22:10:00Z">
              <w:rPr>
                <w:rStyle w:val="Hyperlink"/>
                <w:noProof/>
                <w:rtl/>
              </w:rPr>
            </w:rPrChange>
          </w:rPr>
          <w:t xml:space="preserve"> </w:t>
        </w:r>
        <w:r w:rsidRPr="00D84462">
          <w:rPr>
            <w:rStyle w:val="Hyperlink"/>
            <w:rFonts w:ascii="MadaniArabic-Light" w:hAnsi="MadaniArabic-Light" w:cs="MadaniArabic-Light" w:hint="cs"/>
            <w:noProof/>
            <w:szCs w:val="20"/>
            <w:rtl/>
            <w:rPrChange w:id="507" w:author="Fadwa Alateiqu" w:date="2026-06-14T01:10:00Z" w16du:dateUtc="2026-06-13T22:10:00Z">
              <w:rPr>
                <w:rStyle w:val="Hyperlink"/>
                <w:rFonts w:hint="cs"/>
                <w:noProof/>
                <w:rtl/>
              </w:rPr>
            </w:rPrChange>
          </w:rPr>
          <w:t>التنظيمية</w:t>
        </w:r>
      </w:ins>
      <w:ins w:id="508" w:author="Fadwa Alateiqu" w:date="2026-06-14T01:14:00Z" w16du:dateUtc="2026-06-13T22:14:00Z">
        <w:r w:rsidR="00FA0055">
          <w:rPr>
            <w:rStyle w:val="Hyperlink"/>
            <w:rFonts w:ascii="MadaniArabic-Light" w:hAnsi="MadaniArabic-Light" w:cs="MadaniArabic-Light" w:hint="cs"/>
            <w:noProof/>
            <w:szCs w:val="20"/>
            <w:rtl/>
          </w:rPr>
          <w:t xml:space="preserve"> </w:t>
        </w:r>
      </w:ins>
      <w:ins w:id="509" w:author="Fadwa Alateiqu" w:date="2026-06-14T01:09:00Z" w16du:dateUtc="2026-06-13T22:09:00Z">
        <w:r w:rsidRPr="00D84462">
          <w:rPr>
            <w:rFonts w:ascii="MadaniArabic-Light" w:hAnsi="MadaniArabic-Light" w:cs="MadaniArabic-Light"/>
            <w:noProof/>
            <w:webHidden/>
            <w:szCs w:val="20"/>
            <w:rPrChange w:id="510" w:author="Fadwa Alateiqu" w:date="2026-06-14T01:10:00Z" w16du:dateUtc="2026-06-13T22:10:00Z">
              <w:rPr>
                <w:noProof/>
                <w:webHidden/>
              </w:rPr>
            </w:rPrChange>
          </w:rPr>
          <w:tab/>
        </w:r>
        <w:r w:rsidRPr="00D84462">
          <w:rPr>
            <w:rFonts w:ascii="MadaniArabic-Light" w:hAnsi="MadaniArabic-Light" w:cs="MadaniArabic-Light"/>
            <w:noProof/>
            <w:webHidden/>
            <w:szCs w:val="20"/>
            <w:rPrChange w:id="511" w:author="Fadwa Alateiqu" w:date="2026-06-14T01:10:00Z" w16du:dateUtc="2026-06-13T22:10:00Z">
              <w:rPr>
                <w:noProof/>
                <w:webHidden/>
              </w:rPr>
            </w:rPrChange>
          </w:rPr>
          <w:fldChar w:fldCharType="begin"/>
        </w:r>
        <w:r w:rsidRPr="00D84462">
          <w:rPr>
            <w:rFonts w:ascii="MadaniArabic-Light" w:hAnsi="MadaniArabic-Light" w:cs="MadaniArabic-Light"/>
            <w:noProof/>
            <w:webHidden/>
            <w:szCs w:val="20"/>
            <w:rPrChange w:id="512" w:author="Fadwa Alateiqu" w:date="2026-06-14T01:10:00Z" w16du:dateUtc="2026-06-13T22:10:00Z">
              <w:rPr>
                <w:noProof/>
                <w:webHidden/>
              </w:rPr>
            </w:rPrChange>
          </w:rPr>
          <w:instrText xml:space="preserve"> PAGEREF _Toc232291831 \h </w:instrText>
        </w:r>
      </w:ins>
      <w:r w:rsidRPr="00614B56">
        <w:rPr>
          <w:rFonts w:ascii="MadaniArabic-Light" w:hAnsi="MadaniArabic-Light" w:cs="MadaniArabic-Light"/>
          <w:noProof/>
          <w:webHidden/>
          <w:szCs w:val="20"/>
        </w:rPr>
      </w:r>
      <w:ins w:id="513" w:author="Fadwa Alateiqu" w:date="2026-06-14T01:09:00Z" w16du:dateUtc="2026-06-13T22:09:00Z">
        <w:r w:rsidRPr="00D84462">
          <w:rPr>
            <w:rFonts w:ascii="MadaniArabic-Light" w:hAnsi="MadaniArabic-Light" w:cs="MadaniArabic-Light"/>
            <w:noProof/>
            <w:webHidden/>
            <w:szCs w:val="20"/>
            <w:rPrChange w:id="514" w:author="Fadwa Alateiqu" w:date="2026-06-14T01:10:00Z" w16du:dateUtc="2026-06-13T22:10:00Z">
              <w:rPr>
                <w:noProof/>
                <w:webHidden/>
              </w:rPr>
            </w:rPrChange>
          </w:rPr>
          <w:fldChar w:fldCharType="separate"/>
        </w:r>
        <w:r w:rsidRPr="00D84462">
          <w:rPr>
            <w:rFonts w:ascii="MadaniArabic-Light" w:hAnsi="MadaniArabic-Light" w:cs="MadaniArabic-Light"/>
            <w:noProof/>
            <w:webHidden/>
            <w:szCs w:val="20"/>
            <w:rPrChange w:id="515" w:author="Fadwa Alateiqu" w:date="2026-06-14T01:10:00Z" w16du:dateUtc="2026-06-13T22:10:00Z">
              <w:rPr>
                <w:noProof/>
                <w:webHidden/>
              </w:rPr>
            </w:rPrChange>
          </w:rPr>
          <w:t>6</w:t>
        </w:r>
        <w:r w:rsidRPr="00D84462">
          <w:rPr>
            <w:rFonts w:ascii="MadaniArabic-Light" w:hAnsi="MadaniArabic-Light" w:cs="MadaniArabic-Light"/>
            <w:noProof/>
            <w:webHidden/>
            <w:szCs w:val="20"/>
            <w:rPrChange w:id="516" w:author="Fadwa Alateiqu" w:date="2026-06-14T01:10:00Z" w16du:dateUtc="2026-06-13T22:10:00Z">
              <w:rPr>
                <w:noProof/>
                <w:webHidden/>
              </w:rPr>
            </w:rPrChange>
          </w:rPr>
          <w:fldChar w:fldCharType="end"/>
        </w:r>
        <w:r w:rsidRPr="00D84462">
          <w:rPr>
            <w:rStyle w:val="Hyperlink"/>
            <w:rFonts w:ascii="MadaniArabic-Light" w:hAnsi="MadaniArabic-Light" w:cs="MadaniArabic-Light"/>
            <w:noProof/>
            <w:szCs w:val="20"/>
            <w:rPrChange w:id="517" w:author="Fadwa Alateiqu" w:date="2026-06-14T01:10:00Z" w16du:dateUtc="2026-06-13T22:10:00Z">
              <w:rPr>
                <w:rStyle w:val="Hyperlink"/>
                <w:noProof/>
              </w:rPr>
            </w:rPrChange>
          </w:rPr>
          <w:fldChar w:fldCharType="end"/>
        </w:r>
      </w:ins>
    </w:p>
    <w:p w14:paraId="0CD0238B" w14:textId="10B2DE87" w:rsidR="00D84462" w:rsidRPr="00D84462" w:rsidRDefault="00D84462">
      <w:pPr>
        <w:pStyle w:val="TOC1"/>
        <w:tabs>
          <w:tab w:val="left" w:pos="3539"/>
          <w:tab w:val="right" w:leader="hyphen" w:pos="9350"/>
        </w:tabs>
        <w:bidi/>
        <w:rPr>
          <w:ins w:id="518" w:author="Fadwa Alateiqu" w:date="2026-06-14T01:09:00Z" w16du:dateUtc="2026-06-13T22:09:00Z"/>
          <w:rFonts w:ascii="MadaniArabic-Light" w:eastAsiaTheme="minorEastAsia" w:hAnsi="MadaniArabic-Light" w:cs="MadaniArabic-Light"/>
          <w:b w:val="0"/>
          <w:bCs w:val="0"/>
          <w:i w:val="0"/>
          <w:iCs w:val="0"/>
          <w:noProof/>
          <w:sz w:val="20"/>
          <w:szCs w:val="20"/>
          <w:rPrChange w:id="519" w:author="Fadwa Alateiqu" w:date="2026-06-14T01:10:00Z" w16du:dateUtc="2026-06-13T22:10:00Z">
            <w:rPr>
              <w:ins w:id="520" w:author="Fadwa Alateiqu" w:date="2026-06-14T01:09:00Z" w16du:dateUtc="2026-06-13T22:09:00Z"/>
              <w:rFonts w:eastAsiaTheme="minorEastAsia" w:cstheme="minorBidi"/>
              <w:b w:val="0"/>
              <w:bCs w:val="0"/>
              <w:i w:val="0"/>
              <w:iCs w:val="0"/>
              <w:noProof/>
              <w:szCs w:val="24"/>
            </w:rPr>
          </w:rPrChange>
        </w:rPr>
        <w:pPrChange w:id="521" w:author="Fadwa Alateiqu" w:date="2026-06-14T01:10:00Z" w16du:dateUtc="2026-06-13T22:10:00Z">
          <w:pPr>
            <w:pStyle w:val="TOC1"/>
            <w:tabs>
              <w:tab w:val="left" w:pos="3539"/>
              <w:tab w:val="right" w:leader="hyphen" w:pos="9350"/>
            </w:tabs>
          </w:pPr>
        </w:pPrChange>
      </w:pPr>
      <w:ins w:id="522" w:author="Fadwa Alateiqu" w:date="2026-06-14T01:09:00Z" w16du:dateUtc="2026-06-13T22:09:00Z">
        <w:r w:rsidRPr="00D84462">
          <w:rPr>
            <w:rStyle w:val="Hyperlink"/>
            <w:rFonts w:ascii="MadaniArabic-Light" w:hAnsi="MadaniArabic-Light" w:cs="MadaniArabic-Light"/>
            <w:i w:val="0"/>
            <w:iCs w:val="0"/>
            <w:noProof/>
            <w:sz w:val="20"/>
            <w:szCs w:val="20"/>
            <w:rPrChange w:id="523"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i w:val="0"/>
            <w:iCs w:val="0"/>
            <w:noProof/>
            <w:sz w:val="20"/>
            <w:szCs w:val="20"/>
            <w:rPrChange w:id="524" w:author="Fadwa Alateiqu" w:date="2026-06-14T01:10:00Z" w16du:dateUtc="2026-06-13T22:10:00Z">
              <w:rPr>
                <w:rStyle w:val="Hyperlink"/>
                <w:noProof/>
              </w:rPr>
            </w:rPrChange>
          </w:rPr>
          <w:instrText xml:space="preserve"> </w:instrText>
        </w:r>
        <w:r w:rsidRPr="00D84462">
          <w:rPr>
            <w:rFonts w:ascii="MadaniArabic-Light" w:hAnsi="MadaniArabic-Light" w:cs="MadaniArabic-Light"/>
            <w:i w:val="0"/>
            <w:iCs w:val="0"/>
            <w:noProof/>
            <w:sz w:val="20"/>
            <w:szCs w:val="20"/>
            <w:rPrChange w:id="525" w:author="Fadwa Alateiqu" w:date="2026-06-14T01:10:00Z" w16du:dateUtc="2026-06-13T22:10:00Z">
              <w:rPr>
                <w:noProof/>
              </w:rPr>
            </w:rPrChange>
          </w:rPr>
          <w:instrText>HYPERLINK \l "_Toc232291832"</w:instrText>
        </w:r>
        <w:r w:rsidRPr="00D84462">
          <w:rPr>
            <w:rStyle w:val="Hyperlink"/>
            <w:rFonts w:ascii="MadaniArabic-Light" w:hAnsi="MadaniArabic-Light" w:cs="MadaniArabic-Light"/>
            <w:i w:val="0"/>
            <w:iCs w:val="0"/>
            <w:noProof/>
            <w:sz w:val="20"/>
            <w:szCs w:val="20"/>
            <w:rPrChange w:id="526"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i w:val="0"/>
            <w:iCs w:val="0"/>
            <w:noProof/>
            <w:sz w:val="20"/>
            <w:szCs w:val="20"/>
          </w:rPr>
        </w:r>
        <w:r w:rsidRPr="00D84462">
          <w:rPr>
            <w:rStyle w:val="Hyperlink"/>
            <w:rFonts w:ascii="MadaniArabic-Light" w:hAnsi="MadaniArabic-Light" w:cs="MadaniArabic-Light"/>
            <w:i w:val="0"/>
            <w:iCs w:val="0"/>
            <w:noProof/>
            <w:sz w:val="20"/>
            <w:szCs w:val="20"/>
            <w:rPrChange w:id="527"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i w:val="0"/>
            <w:iCs w:val="0"/>
            <w:noProof/>
            <w:sz w:val="20"/>
            <w:szCs w:val="20"/>
            <w:rtl/>
            <w:rPrChange w:id="528" w:author="Fadwa Alateiqu" w:date="2026-06-14T01:10:00Z" w16du:dateUtc="2026-06-13T22:10:00Z">
              <w:rPr>
                <w:rStyle w:val="Hyperlink"/>
                <w:rFonts w:ascii="MadaniArabic-Light" w:hAnsi="MadaniArabic-Light" w:cs="MadaniArabic-Light"/>
                <w:noProof/>
                <w:rtl/>
              </w:rPr>
            </w:rPrChange>
          </w:rPr>
          <w:t>3</w:t>
        </w:r>
      </w:ins>
      <w:ins w:id="529" w:author="Fadwa Alateiqu" w:date="2026-06-14T01:14:00Z" w16du:dateUtc="2026-06-13T22:14:00Z">
        <w:r w:rsidR="00FA0055">
          <w:rPr>
            <w:rFonts w:ascii="MadaniArabic-Light" w:eastAsiaTheme="minorEastAsia" w:hAnsi="MadaniArabic-Light" w:cs="MadaniArabic-Light" w:hint="cs"/>
            <w:b w:val="0"/>
            <w:bCs w:val="0"/>
            <w:i w:val="0"/>
            <w:iCs w:val="0"/>
            <w:noProof/>
            <w:sz w:val="20"/>
            <w:szCs w:val="20"/>
            <w:rtl/>
          </w:rPr>
          <w:t xml:space="preserve"> </w:t>
        </w:r>
      </w:ins>
      <w:ins w:id="530" w:author="Fadwa Alateiqu" w:date="2026-06-14T01:09:00Z" w16du:dateUtc="2026-06-13T22:09:00Z">
        <w:r w:rsidRPr="00D84462">
          <w:rPr>
            <w:rStyle w:val="Hyperlink"/>
            <w:rFonts w:ascii="MadaniArabic-Light" w:hAnsi="MadaniArabic-Light" w:cs="MadaniArabic-Light"/>
            <w:i w:val="0"/>
            <w:iCs w:val="0"/>
            <w:noProof/>
            <w:sz w:val="20"/>
            <w:szCs w:val="20"/>
            <w:rtl/>
            <w:rPrChange w:id="531" w:author="Fadwa Alateiqu" w:date="2026-06-14T01:10:00Z" w16du:dateUtc="2026-06-13T22:10:00Z">
              <w:rPr>
                <w:rStyle w:val="Hyperlink"/>
                <w:rFonts w:ascii="MadaniArabic-Light" w:hAnsi="MadaniArabic-Light" w:cs="MadaniArabic-Light"/>
                <w:noProof/>
                <w:rtl/>
              </w:rPr>
            </w:rPrChange>
          </w:rPr>
          <w:t>آليه التواصل مع المستفيدين</w:t>
        </w:r>
      </w:ins>
      <w:ins w:id="532" w:author="Fadwa Alateiqu" w:date="2026-06-14T01:14:00Z" w16du:dateUtc="2026-06-13T22:14:00Z">
        <w:r w:rsidR="00FA0055">
          <w:rPr>
            <w:rStyle w:val="Hyperlink"/>
            <w:rFonts w:ascii="MadaniArabic-Light" w:hAnsi="MadaniArabic-Light" w:cs="MadaniArabic-Light" w:hint="cs"/>
            <w:i w:val="0"/>
            <w:iCs w:val="0"/>
            <w:noProof/>
            <w:sz w:val="20"/>
            <w:szCs w:val="20"/>
            <w:rtl/>
          </w:rPr>
          <w:t xml:space="preserve"> -----------</w:t>
        </w:r>
      </w:ins>
      <w:ins w:id="533" w:author="Fadwa Alateiqu" w:date="2026-06-14T01:09:00Z" w16du:dateUtc="2026-06-13T22:09:00Z">
        <w:r w:rsidRPr="00D84462">
          <w:rPr>
            <w:rFonts w:ascii="MadaniArabic-Light" w:hAnsi="MadaniArabic-Light" w:cs="MadaniArabic-Light"/>
            <w:i w:val="0"/>
            <w:iCs w:val="0"/>
            <w:noProof/>
            <w:webHidden/>
            <w:sz w:val="20"/>
            <w:szCs w:val="20"/>
            <w:rPrChange w:id="534" w:author="Fadwa Alateiqu" w:date="2026-06-14T01:10:00Z" w16du:dateUtc="2026-06-13T22:10:00Z">
              <w:rPr>
                <w:noProof/>
                <w:webHidden/>
              </w:rPr>
            </w:rPrChange>
          </w:rPr>
          <w:tab/>
        </w:r>
        <w:r w:rsidRPr="00D84462">
          <w:rPr>
            <w:rFonts w:ascii="MadaniArabic-Light" w:hAnsi="MadaniArabic-Light" w:cs="MadaniArabic-Light"/>
            <w:i w:val="0"/>
            <w:iCs w:val="0"/>
            <w:noProof/>
            <w:webHidden/>
            <w:sz w:val="20"/>
            <w:szCs w:val="20"/>
            <w:rPrChange w:id="535" w:author="Fadwa Alateiqu" w:date="2026-06-14T01:10:00Z" w16du:dateUtc="2026-06-13T22:10:00Z">
              <w:rPr>
                <w:noProof/>
                <w:webHidden/>
              </w:rPr>
            </w:rPrChange>
          </w:rPr>
          <w:fldChar w:fldCharType="begin"/>
        </w:r>
        <w:r w:rsidRPr="00D84462">
          <w:rPr>
            <w:rFonts w:ascii="MadaniArabic-Light" w:hAnsi="MadaniArabic-Light" w:cs="MadaniArabic-Light"/>
            <w:i w:val="0"/>
            <w:iCs w:val="0"/>
            <w:noProof/>
            <w:webHidden/>
            <w:sz w:val="20"/>
            <w:szCs w:val="20"/>
            <w:rPrChange w:id="536" w:author="Fadwa Alateiqu" w:date="2026-06-14T01:10:00Z" w16du:dateUtc="2026-06-13T22:10:00Z">
              <w:rPr>
                <w:noProof/>
                <w:webHidden/>
              </w:rPr>
            </w:rPrChange>
          </w:rPr>
          <w:instrText xml:space="preserve"> PAGEREF _Toc232291832 \h </w:instrText>
        </w:r>
      </w:ins>
      <w:r w:rsidRPr="00614B56">
        <w:rPr>
          <w:rFonts w:ascii="MadaniArabic-Light" w:hAnsi="MadaniArabic-Light" w:cs="MadaniArabic-Light"/>
          <w:i w:val="0"/>
          <w:iCs w:val="0"/>
          <w:noProof/>
          <w:webHidden/>
          <w:sz w:val="20"/>
          <w:szCs w:val="20"/>
        </w:rPr>
      </w:r>
      <w:ins w:id="537" w:author="Fadwa Alateiqu" w:date="2026-06-14T01:09:00Z" w16du:dateUtc="2026-06-13T22:09:00Z">
        <w:r w:rsidRPr="00D84462">
          <w:rPr>
            <w:rFonts w:ascii="MadaniArabic-Light" w:hAnsi="MadaniArabic-Light" w:cs="MadaniArabic-Light"/>
            <w:i w:val="0"/>
            <w:iCs w:val="0"/>
            <w:noProof/>
            <w:webHidden/>
            <w:sz w:val="20"/>
            <w:szCs w:val="20"/>
            <w:rPrChange w:id="538" w:author="Fadwa Alateiqu" w:date="2026-06-14T01:10:00Z" w16du:dateUtc="2026-06-13T22:10:00Z">
              <w:rPr>
                <w:noProof/>
                <w:webHidden/>
              </w:rPr>
            </w:rPrChange>
          </w:rPr>
          <w:fldChar w:fldCharType="separate"/>
        </w:r>
        <w:r w:rsidRPr="00D84462">
          <w:rPr>
            <w:rFonts w:ascii="MadaniArabic-Light" w:hAnsi="MadaniArabic-Light" w:cs="MadaniArabic-Light"/>
            <w:i w:val="0"/>
            <w:iCs w:val="0"/>
            <w:noProof/>
            <w:webHidden/>
            <w:sz w:val="20"/>
            <w:szCs w:val="20"/>
            <w:rPrChange w:id="539" w:author="Fadwa Alateiqu" w:date="2026-06-14T01:10:00Z" w16du:dateUtc="2026-06-13T22:10:00Z">
              <w:rPr>
                <w:noProof/>
                <w:webHidden/>
              </w:rPr>
            </w:rPrChange>
          </w:rPr>
          <w:t>7</w:t>
        </w:r>
        <w:r w:rsidRPr="00D84462">
          <w:rPr>
            <w:rFonts w:ascii="MadaniArabic-Light" w:hAnsi="MadaniArabic-Light" w:cs="MadaniArabic-Light"/>
            <w:i w:val="0"/>
            <w:iCs w:val="0"/>
            <w:noProof/>
            <w:webHidden/>
            <w:sz w:val="20"/>
            <w:szCs w:val="20"/>
            <w:rPrChange w:id="540" w:author="Fadwa Alateiqu" w:date="2026-06-14T01:10:00Z" w16du:dateUtc="2026-06-13T22:10:00Z">
              <w:rPr>
                <w:noProof/>
                <w:webHidden/>
              </w:rPr>
            </w:rPrChange>
          </w:rPr>
          <w:fldChar w:fldCharType="end"/>
        </w:r>
        <w:r w:rsidRPr="00D84462">
          <w:rPr>
            <w:rStyle w:val="Hyperlink"/>
            <w:rFonts w:ascii="MadaniArabic-Light" w:hAnsi="MadaniArabic-Light" w:cs="MadaniArabic-Light"/>
            <w:i w:val="0"/>
            <w:iCs w:val="0"/>
            <w:noProof/>
            <w:sz w:val="20"/>
            <w:szCs w:val="20"/>
            <w:rPrChange w:id="541" w:author="Fadwa Alateiqu" w:date="2026-06-14T01:10:00Z" w16du:dateUtc="2026-06-13T22:10:00Z">
              <w:rPr>
                <w:rStyle w:val="Hyperlink"/>
                <w:noProof/>
              </w:rPr>
            </w:rPrChange>
          </w:rPr>
          <w:fldChar w:fldCharType="end"/>
        </w:r>
      </w:ins>
    </w:p>
    <w:p w14:paraId="27F049EA" w14:textId="2DEAD8DF" w:rsidR="00D84462" w:rsidRPr="00D84462" w:rsidRDefault="00D84462">
      <w:pPr>
        <w:pStyle w:val="TOC1"/>
        <w:tabs>
          <w:tab w:val="left" w:pos="1400"/>
          <w:tab w:val="right" w:leader="hyphen" w:pos="9350"/>
        </w:tabs>
        <w:bidi/>
        <w:rPr>
          <w:ins w:id="542" w:author="Fadwa Alateiqu" w:date="2026-06-14T01:09:00Z" w16du:dateUtc="2026-06-13T22:09:00Z"/>
          <w:rFonts w:ascii="MadaniArabic-Light" w:eastAsiaTheme="minorEastAsia" w:hAnsi="MadaniArabic-Light" w:cs="MadaniArabic-Light"/>
          <w:b w:val="0"/>
          <w:bCs w:val="0"/>
          <w:i w:val="0"/>
          <w:iCs w:val="0"/>
          <w:noProof/>
          <w:sz w:val="20"/>
          <w:szCs w:val="20"/>
          <w:rPrChange w:id="543" w:author="Fadwa Alateiqu" w:date="2026-06-14T01:10:00Z" w16du:dateUtc="2026-06-13T22:10:00Z">
            <w:rPr>
              <w:ins w:id="544" w:author="Fadwa Alateiqu" w:date="2026-06-14T01:09:00Z" w16du:dateUtc="2026-06-13T22:09:00Z"/>
              <w:rFonts w:eastAsiaTheme="minorEastAsia" w:cstheme="minorBidi"/>
              <w:b w:val="0"/>
              <w:bCs w:val="0"/>
              <w:i w:val="0"/>
              <w:iCs w:val="0"/>
              <w:noProof/>
              <w:szCs w:val="24"/>
            </w:rPr>
          </w:rPrChange>
        </w:rPr>
        <w:pPrChange w:id="545" w:author="Fadwa Alateiqu" w:date="2026-06-14T01:10:00Z" w16du:dateUtc="2026-06-13T22:10:00Z">
          <w:pPr>
            <w:pStyle w:val="TOC1"/>
            <w:tabs>
              <w:tab w:val="left" w:pos="1400"/>
              <w:tab w:val="right" w:leader="hyphen" w:pos="9350"/>
            </w:tabs>
          </w:pPr>
        </w:pPrChange>
      </w:pPr>
      <w:ins w:id="546" w:author="Fadwa Alateiqu" w:date="2026-06-14T01:09:00Z" w16du:dateUtc="2026-06-13T22:09:00Z">
        <w:r w:rsidRPr="00D84462">
          <w:rPr>
            <w:rStyle w:val="Hyperlink"/>
            <w:rFonts w:ascii="MadaniArabic-Light" w:hAnsi="MadaniArabic-Light" w:cs="MadaniArabic-Light"/>
            <w:i w:val="0"/>
            <w:iCs w:val="0"/>
            <w:noProof/>
            <w:sz w:val="20"/>
            <w:szCs w:val="20"/>
            <w:rPrChange w:id="547" w:author="Fadwa Alateiqu" w:date="2026-06-14T01:10:00Z" w16du:dateUtc="2026-06-13T22:10:00Z">
              <w:rPr>
                <w:rStyle w:val="Hyperlink"/>
                <w:noProof/>
              </w:rPr>
            </w:rPrChange>
          </w:rPr>
          <w:fldChar w:fldCharType="begin"/>
        </w:r>
        <w:r w:rsidRPr="00D84462">
          <w:rPr>
            <w:rStyle w:val="Hyperlink"/>
            <w:rFonts w:ascii="MadaniArabic-Light" w:hAnsi="MadaniArabic-Light" w:cs="MadaniArabic-Light"/>
            <w:i w:val="0"/>
            <w:iCs w:val="0"/>
            <w:noProof/>
            <w:sz w:val="20"/>
            <w:szCs w:val="20"/>
            <w:rPrChange w:id="548" w:author="Fadwa Alateiqu" w:date="2026-06-14T01:10:00Z" w16du:dateUtc="2026-06-13T22:10:00Z">
              <w:rPr>
                <w:rStyle w:val="Hyperlink"/>
                <w:noProof/>
              </w:rPr>
            </w:rPrChange>
          </w:rPr>
          <w:instrText xml:space="preserve"> </w:instrText>
        </w:r>
        <w:r w:rsidRPr="00D84462">
          <w:rPr>
            <w:rFonts w:ascii="MadaniArabic-Light" w:hAnsi="MadaniArabic-Light" w:cs="MadaniArabic-Light"/>
            <w:i w:val="0"/>
            <w:iCs w:val="0"/>
            <w:noProof/>
            <w:sz w:val="20"/>
            <w:szCs w:val="20"/>
            <w:rPrChange w:id="549" w:author="Fadwa Alateiqu" w:date="2026-06-14T01:10:00Z" w16du:dateUtc="2026-06-13T22:10:00Z">
              <w:rPr>
                <w:noProof/>
              </w:rPr>
            </w:rPrChange>
          </w:rPr>
          <w:instrText>HYPERLINK \l "_Toc232291833"</w:instrText>
        </w:r>
        <w:r w:rsidRPr="00D84462">
          <w:rPr>
            <w:rStyle w:val="Hyperlink"/>
            <w:rFonts w:ascii="MadaniArabic-Light" w:hAnsi="MadaniArabic-Light" w:cs="MadaniArabic-Light"/>
            <w:i w:val="0"/>
            <w:iCs w:val="0"/>
            <w:noProof/>
            <w:sz w:val="20"/>
            <w:szCs w:val="20"/>
            <w:rPrChange w:id="550" w:author="Fadwa Alateiqu" w:date="2026-06-14T01:10:00Z" w16du:dateUtc="2026-06-13T22:10:00Z">
              <w:rPr>
                <w:rStyle w:val="Hyperlink"/>
                <w:noProof/>
              </w:rPr>
            </w:rPrChange>
          </w:rPr>
          <w:instrText xml:space="preserve"> </w:instrText>
        </w:r>
        <w:r w:rsidRPr="00614B56">
          <w:rPr>
            <w:rStyle w:val="Hyperlink"/>
            <w:rFonts w:ascii="MadaniArabic-Light" w:hAnsi="MadaniArabic-Light" w:cs="MadaniArabic-Light"/>
            <w:i w:val="0"/>
            <w:iCs w:val="0"/>
            <w:noProof/>
            <w:sz w:val="20"/>
            <w:szCs w:val="20"/>
          </w:rPr>
        </w:r>
        <w:r w:rsidRPr="00D84462">
          <w:rPr>
            <w:rStyle w:val="Hyperlink"/>
            <w:rFonts w:ascii="MadaniArabic-Light" w:hAnsi="MadaniArabic-Light" w:cs="MadaniArabic-Light"/>
            <w:i w:val="0"/>
            <w:iCs w:val="0"/>
            <w:noProof/>
            <w:sz w:val="20"/>
            <w:szCs w:val="20"/>
            <w:rPrChange w:id="551" w:author="Fadwa Alateiqu" w:date="2026-06-14T01:10:00Z" w16du:dateUtc="2026-06-13T22:10:00Z">
              <w:rPr>
                <w:rStyle w:val="Hyperlink"/>
                <w:noProof/>
              </w:rPr>
            </w:rPrChange>
          </w:rPr>
          <w:fldChar w:fldCharType="separate"/>
        </w:r>
        <w:r w:rsidRPr="00D84462">
          <w:rPr>
            <w:rStyle w:val="Hyperlink"/>
            <w:rFonts w:ascii="MadaniArabic-Light" w:hAnsi="MadaniArabic-Light" w:cs="MadaniArabic-Light"/>
            <w:i w:val="0"/>
            <w:iCs w:val="0"/>
            <w:noProof/>
            <w:sz w:val="20"/>
            <w:szCs w:val="20"/>
            <w:rtl/>
            <w:rPrChange w:id="552" w:author="Fadwa Alateiqu" w:date="2026-06-14T01:10:00Z" w16du:dateUtc="2026-06-13T22:10:00Z">
              <w:rPr>
                <w:rStyle w:val="Hyperlink"/>
                <w:rFonts w:ascii="MadaniArabic-Light" w:hAnsi="MadaniArabic-Light" w:cs="MadaniArabic-Light"/>
                <w:noProof/>
                <w:rtl/>
              </w:rPr>
            </w:rPrChange>
          </w:rPr>
          <w:t>4</w:t>
        </w:r>
      </w:ins>
      <w:ins w:id="553" w:author="Fadwa Alateiqu" w:date="2026-06-14T01:14:00Z" w16du:dateUtc="2026-06-13T22:14:00Z">
        <w:r w:rsidR="00FA0055">
          <w:rPr>
            <w:rFonts w:ascii="MadaniArabic-Light" w:eastAsiaTheme="minorEastAsia" w:hAnsi="MadaniArabic-Light" w:cs="MadaniArabic-Light" w:hint="cs"/>
            <w:b w:val="0"/>
            <w:bCs w:val="0"/>
            <w:i w:val="0"/>
            <w:iCs w:val="0"/>
            <w:noProof/>
            <w:sz w:val="20"/>
            <w:szCs w:val="20"/>
            <w:rtl/>
          </w:rPr>
          <w:t xml:space="preserve"> </w:t>
        </w:r>
      </w:ins>
      <w:ins w:id="554" w:author="Fadwa Alateiqu" w:date="2026-06-14T01:09:00Z" w16du:dateUtc="2026-06-13T22:09:00Z">
        <w:r w:rsidRPr="00D84462">
          <w:rPr>
            <w:rStyle w:val="Hyperlink"/>
            <w:rFonts w:ascii="MadaniArabic-Light" w:hAnsi="MadaniArabic-Light" w:cs="MadaniArabic-Light"/>
            <w:i w:val="0"/>
            <w:iCs w:val="0"/>
            <w:noProof/>
            <w:sz w:val="20"/>
            <w:szCs w:val="20"/>
            <w:rtl/>
            <w:rPrChange w:id="555" w:author="Fadwa Alateiqu" w:date="2026-06-14T01:10:00Z" w16du:dateUtc="2026-06-13T22:10:00Z">
              <w:rPr>
                <w:rStyle w:val="Hyperlink"/>
                <w:rFonts w:ascii="MadaniArabic-Light" w:hAnsi="MadaniArabic-Light" w:cs="MadaniArabic-Light"/>
                <w:noProof/>
                <w:rtl/>
              </w:rPr>
            </w:rPrChange>
          </w:rPr>
          <w:t>المرفقات</w:t>
        </w:r>
      </w:ins>
      <w:ins w:id="556" w:author="Fadwa Alateiqu" w:date="2026-06-14T01:14:00Z" w16du:dateUtc="2026-06-13T22:14:00Z">
        <w:r w:rsidR="00FA0055">
          <w:rPr>
            <w:rStyle w:val="Hyperlink"/>
            <w:rFonts w:ascii="MadaniArabic-Light" w:hAnsi="MadaniArabic-Light" w:cs="MadaniArabic-Light" w:hint="cs"/>
            <w:i w:val="0"/>
            <w:iCs w:val="0"/>
            <w:noProof/>
            <w:sz w:val="20"/>
            <w:szCs w:val="20"/>
            <w:rtl/>
          </w:rPr>
          <w:t xml:space="preserve"> -----</w:t>
        </w:r>
      </w:ins>
      <w:ins w:id="557" w:author="Fadwa Alateiqu" w:date="2026-06-14T01:09:00Z" w16du:dateUtc="2026-06-13T22:09:00Z">
        <w:r w:rsidRPr="00D84462">
          <w:rPr>
            <w:rFonts w:ascii="MadaniArabic-Light" w:hAnsi="MadaniArabic-Light" w:cs="MadaniArabic-Light"/>
            <w:i w:val="0"/>
            <w:iCs w:val="0"/>
            <w:noProof/>
            <w:webHidden/>
            <w:sz w:val="20"/>
            <w:szCs w:val="20"/>
            <w:rPrChange w:id="558" w:author="Fadwa Alateiqu" w:date="2026-06-14T01:10:00Z" w16du:dateUtc="2026-06-13T22:10:00Z">
              <w:rPr>
                <w:noProof/>
                <w:webHidden/>
              </w:rPr>
            </w:rPrChange>
          </w:rPr>
          <w:tab/>
        </w:r>
        <w:r w:rsidRPr="00D84462">
          <w:rPr>
            <w:rFonts w:ascii="MadaniArabic-Light" w:hAnsi="MadaniArabic-Light" w:cs="MadaniArabic-Light"/>
            <w:i w:val="0"/>
            <w:iCs w:val="0"/>
            <w:noProof/>
            <w:webHidden/>
            <w:sz w:val="20"/>
            <w:szCs w:val="20"/>
            <w:rPrChange w:id="559" w:author="Fadwa Alateiqu" w:date="2026-06-14T01:10:00Z" w16du:dateUtc="2026-06-13T22:10:00Z">
              <w:rPr>
                <w:noProof/>
                <w:webHidden/>
              </w:rPr>
            </w:rPrChange>
          </w:rPr>
          <w:fldChar w:fldCharType="begin"/>
        </w:r>
        <w:r w:rsidRPr="00D84462">
          <w:rPr>
            <w:rFonts w:ascii="MadaniArabic-Light" w:hAnsi="MadaniArabic-Light" w:cs="MadaniArabic-Light"/>
            <w:i w:val="0"/>
            <w:iCs w:val="0"/>
            <w:noProof/>
            <w:webHidden/>
            <w:sz w:val="20"/>
            <w:szCs w:val="20"/>
            <w:rPrChange w:id="560" w:author="Fadwa Alateiqu" w:date="2026-06-14T01:10:00Z" w16du:dateUtc="2026-06-13T22:10:00Z">
              <w:rPr>
                <w:noProof/>
                <w:webHidden/>
              </w:rPr>
            </w:rPrChange>
          </w:rPr>
          <w:instrText xml:space="preserve"> PAGEREF _Toc232291833 \h </w:instrText>
        </w:r>
      </w:ins>
      <w:r w:rsidRPr="00614B56">
        <w:rPr>
          <w:rFonts w:ascii="MadaniArabic-Light" w:hAnsi="MadaniArabic-Light" w:cs="MadaniArabic-Light"/>
          <w:i w:val="0"/>
          <w:iCs w:val="0"/>
          <w:noProof/>
          <w:webHidden/>
          <w:sz w:val="20"/>
          <w:szCs w:val="20"/>
        </w:rPr>
      </w:r>
      <w:ins w:id="561" w:author="Fadwa Alateiqu" w:date="2026-06-14T01:09:00Z" w16du:dateUtc="2026-06-13T22:09:00Z">
        <w:r w:rsidRPr="00D84462">
          <w:rPr>
            <w:rFonts w:ascii="MadaniArabic-Light" w:hAnsi="MadaniArabic-Light" w:cs="MadaniArabic-Light"/>
            <w:i w:val="0"/>
            <w:iCs w:val="0"/>
            <w:noProof/>
            <w:webHidden/>
            <w:sz w:val="20"/>
            <w:szCs w:val="20"/>
            <w:rPrChange w:id="562" w:author="Fadwa Alateiqu" w:date="2026-06-14T01:10:00Z" w16du:dateUtc="2026-06-13T22:10:00Z">
              <w:rPr>
                <w:noProof/>
                <w:webHidden/>
              </w:rPr>
            </w:rPrChange>
          </w:rPr>
          <w:fldChar w:fldCharType="separate"/>
        </w:r>
        <w:r w:rsidRPr="00D84462">
          <w:rPr>
            <w:rFonts w:ascii="MadaniArabic-Light" w:hAnsi="MadaniArabic-Light" w:cs="MadaniArabic-Light"/>
            <w:i w:val="0"/>
            <w:iCs w:val="0"/>
            <w:noProof/>
            <w:webHidden/>
            <w:sz w:val="20"/>
            <w:szCs w:val="20"/>
            <w:rPrChange w:id="563" w:author="Fadwa Alateiqu" w:date="2026-06-14T01:10:00Z" w16du:dateUtc="2026-06-13T22:10:00Z">
              <w:rPr>
                <w:noProof/>
                <w:webHidden/>
              </w:rPr>
            </w:rPrChange>
          </w:rPr>
          <w:t>8</w:t>
        </w:r>
        <w:r w:rsidRPr="00D84462">
          <w:rPr>
            <w:rFonts w:ascii="MadaniArabic-Light" w:hAnsi="MadaniArabic-Light" w:cs="MadaniArabic-Light"/>
            <w:i w:val="0"/>
            <w:iCs w:val="0"/>
            <w:noProof/>
            <w:webHidden/>
            <w:sz w:val="20"/>
            <w:szCs w:val="20"/>
            <w:rPrChange w:id="564" w:author="Fadwa Alateiqu" w:date="2026-06-14T01:10:00Z" w16du:dateUtc="2026-06-13T22:10:00Z">
              <w:rPr>
                <w:noProof/>
                <w:webHidden/>
              </w:rPr>
            </w:rPrChange>
          </w:rPr>
          <w:fldChar w:fldCharType="end"/>
        </w:r>
        <w:r w:rsidRPr="00D84462">
          <w:rPr>
            <w:rStyle w:val="Hyperlink"/>
            <w:rFonts w:ascii="MadaniArabic-Light" w:hAnsi="MadaniArabic-Light" w:cs="MadaniArabic-Light"/>
            <w:i w:val="0"/>
            <w:iCs w:val="0"/>
            <w:noProof/>
            <w:sz w:val="20"/>
            <w:szCs w:val="20"/>
            <w:rPrChange w:id="565" w:author="Fadwa Alateiqu" w:date="2026-06-14T01:10:00Z" w16du:dateUtc="2026-06-13T22:10:00Z">
              <w:rPr>
                <w:rStyle w:val="Hyperlink"/>
                <w:noProof/>
              </w:rPr>
            </w:rPrChange>
          </w:rPr>
          <w:fldChar w:fldCharType="end"/>
        </w:r>
      </w:ins>
    </w:p>
    <w:p w14:paraId="4850553F" w14:textId="6AB48DDA" w:rsidR="00D84462" w:rsidRPr="00D84462" w:rsidRDefault="00D84462">
      <w:pPr>
        <w:pStyle w:val="TOC2"/>
        <w:rPr>
          <w:ins w:id="566" w:author="Fadwa Alateiqu" w:date="2026-06-14T01:09:00Z" w16du:dateUtc="2026-06-13T22:09:00Z"/>
          <w:rFonts w:eastAsiaTheme="minorEastAsia"/>
          <w:rPrChange w:id="567" w:author="Fadwa Alateiqu" w:date="2026-06-14T01:10:00Z" w16du:dateUtc="2026-06-13T22:10:00Z">
            <w:rPr>
              <w:ins w:id="568" w:author="Fadwa Alateiqu" w:date="2026-06-14T01:09:00Z" w16du:dateUtc="2026-06-13T22:09:00Z"/>
              <w:rFonts w:asciiTheme="minorHAnsi" w:eastAsiaTheme="minorEastAsia" w:hAnsiTheme="minorHAnsi" w:cstheme="minorBidi"/>
              <w:sz w:val="24"/>
              <w:szCs w:val="24"/>
            </w:rPr>
          </w:rPrChange>
        </w:rPr>
        <w:pPrChange w:id="569" w:author="Fadwa Alateiqu" w:date="2026-06-14T01:10:00Z" w16du:dateUtc="2026-06-13T22:10:00Z">
          <w:pPr>
            <w:pStyle w:val="TOC2"/>
            <w:bidi w:val="0"/>
          </w:pPr>
        </w:pPrChange>
      </w:pPr>
      <w:ins w:id="570" w:author="Fadwa Alateiqu" w:date="2026-06-14T01:09:00Z" w16du:dateUtc="2026-06-13T22:09:00Z">
        <w:r w:rsidRPr="00D84462">
          <w:rPr>
            <w:rStyle w:val="Hyperlink"/>
          </w:rPr>
          <w:fldChar w:fldCharType="begin"/>
        </w:r>
        <w:r w:rsidRPr="00D84462">
          <w:rPr>
            <w:rStyle w:val="Hyperlink"/>
          </w:rPr>
          <w:instrText xml:space="preserve"> </w:instrText>
        </w:r>
        <w:r w:rsidRPr="00D84462">
          <w:instrText>HYPERLINK \l "_Toc232291834"</w:instrText>
        </w:r>
        <w:r w:rsidRPr="00D84462">
          <w:rPr>
            <w:rStyle w:val="Hyperlink"/>
          </w:rPr>
          <w:instrText xml:space="preserve"> </w:instrText>
        </w:r>
        <w:r w:rsidRPr="00D84462">
          <w:rPr>
            <w:rStyle w:val="Hyperlink"/>
          </w:rPr>
        </w:r>
        <w:r w:rsidRPr="00D84462">
          <w:rPr>
            <w:rStyle w:val="Hyperlink"/>
          </w:rPr>
          <w:fldChar w:fldCharType="separate"/>
        </w:r>
        <w:r w:rsidRPr="00D84462">
          <w:rPr>
            <w:rStyle w:val="Hyperlink"/>
            <w:rtl/>
          </w:rPr>
          <w:t>4.1</w:t>
        </w:r>
      </w:ins>
      <w:ins w:id="571" w:author="Fadwa Alateiqu" w:date="2026-06-14T01:14:00Z" w16du:dateUtc="2026-06-13T22:14:00Z">
        <w:r w:rsidR="00FA0055">
          <w:rPr>
            <w:rFonts w:eastAsiaTheme="minorEastAsia" w:hint="cs"/>
            <w:rtl/>
          </w:rPr>
          <w:t xml:space="preserve"> </w:t>
        </w:r>
      </w:ins>
      <w:ins w:id="572" w:author="Fadwa Alateiqu" w:date="2026-06-14T01:09:00Z" w16du:dateUtc="2026-06-13T22:09:00Z">
        <w:r w:rsidRPr="00D84462">
          <w:rPr>
            <w:rStyle w:val="Hyperlink"/>
            <w:rtl/>
          </w:rPr>
          <w:t>الشهادات الوقفية</w:t>
        </w:r>
      </w:ins>
      <w:ins w:id="573" w:author="Fadwa Alateiqu" w:date="2026-06-14T01:14:00Z" w16du:dateUtc="2026-06-13T22:14:00Z">
        <w:r w:rsidR="00FA0055">
          <w:rPr>
            <w:rStyle w:val="Hyperlink"/>
            <w:rFonts w:hint="cs"/>
            <w:rtl/>
          </w:rPr>
          <w:t xml:space="preserve"> </w:t>
        </w:r>
      </w:ins>
      <w:ins w:id="574" w:author="Fadwa Alateiqu" w:date="2026-06-14T01:15:00Z" w16du:dateUtc="2026-06-13T22:15:00Z">
        <w:r w:rsidR="00FA0055">
          <w:rPr>
            <w:rStyle w:val="Hyperlink"/>
            <w:rFonts w:hint="cs"/>
            <w:rtl/>
          </w:rPr>
          <w:t>----</w:t>
        </w:r>
      </w:ins>
      <w:ins w:id="575" w:author="Fadwa Alateiqu" w:date="2026-06-14T01:09:00Z" w16du:dateUtc="2026-06-13T22:09:00Z">
        <w:r w:rsidRPr="00D84462">
          <w:rPr>
            <w:webHidden/>
          </w:rPr>
          <w:tab/>
        </w:r>
        <w:r w:rsidRPr="00D84462">
          <w:rPr>
            <w:webHidden/>
          </w:rPr>
          <w:fldChar w:fldCharType="begin"/>
        </w:r>
        <w:r w:rsidRPr="00D84462">
          <w:rPr>
            <w:webHidden/>
          </w:rPr>
          <w:instrText xml:space="preserve"> PAGEREF _Toc232291834 \h </w:instrText>
        </w:r>
      </w:ins>
      <w:r w:rsidRPr="00D84462">
        <w:rPr>
          <w:webHidden/>
        </w:rPr>
      </w:r>
      <w:ins w:id="576" w:author="Fadwa Alateiqu" w:date="2026-06-14T01:09:00Z" w16du:dateUtc="2026-06-13T22:09:00Z">
        <w:r w:rsidRPr="00D84462">
          <w:rPr>
            <w:webHidden/>
          </w:rPr>
          <w:fldChar w:fldCharType="separate"/>
        </w:r>
        <w:r w:rsidRPr="00D84462">
          <w:rPr>
            <w:webHidden/>
          </w:rPr>
          <w:t>8</w:t>
        </w:r>
        <w:r w:rsidRPr="00D84462">
          <w:rPr>
            <w:webHidden/>
          </w:rPr>
          <w:fldChar w:fldCharType="end"/>
        </w:r>
        <w:r w:rsidRPr="00D84462">
          <w:rPr>
            <w:rStyle w:val="Hyperlink"/>
          </w:rPr>
          <w:fldChar w:fldCharType="end"/>
        </w:r>
      </w:ins>
    </w:p>
    <w:p w14:paraId="29F0DDDD" w14:textId="4CE3376A" w:rsidR="003C54F4" w:rsidRPr="00FA0055" w:rsidDel="00D84462" w:rsidRDefault="003C54F4" w:rsidP="00FA0055">
      <w:pPr>
        <w:pStyle w:val="TOC1"/>
        <w:tabs>
          <w:tab w:val="left" w:pos="1400"/>
          <w:tab w:val="right" w:leader="hyphen" w:pos="9350"/>
        </w:tabs>
        <w:bidi/>
        <w:jc w:val="both"/>
        <w:rPr>
          <w:del w:id="577" w:author="Fadwa Alateiqu" w:date="2026-06-14T01:09:00Z" w16du:dateUtc="2026-06-13T22:09:00Z"/>
          <w:rFonts w:ascii="MadaniArabic-Light" w:eastAsiaTheme="minorEastAsia" w:hAnsi="MadaniArabic-Light" w:cs="MadaniArabic-Light"/>
          <w:b w:val="0"/>
          <w:bCs w:val="0"/>
          <w:i w:val="0"/>
          <w:iCs w:val="0"/>
          <w:noProof/>
          <w:sz w:val="20"/>
          <w:szCs w:val="20"/>
        </w:rPr>
      </w:pPr>
      <w:del w:id="578" w:author="Fadwa Alateiqu" w:date="2026-06-14T01:09:00Z" w16du:dateUtc="2026-06-13T22:09:00Z">
        <w:r w:rsidRPr="00D84462" w:rsidDel="00D84462">
          <w:rPr>
            <w:rPrChange w:id="579" w:author="Fadwa Alateiqu" w:date="2026-06-14T01:10:00Z" w16du:dateUtc="2026-06-13T22:10:00Z">
              <w:rPr>
                <w:rStyle w:val="Hyperlink"/>
                <w:i w:val="0"/>
                <w:iCs w:val="0"/>
                <w:noProof/>
              </w:rPr>
            </w:rPrChange>
          </w:rPr>
          <w:delText>1</w:delText>
        </w:r>
        <w:r w:rsidRPr="00D84462" w:rsidDel="00D84462">
          <w:rPr>
            <w:rtl/>
            <w:rPrChange w:id="580" w:author="Fadwa Alateiqu" w:date="2026-06-14T01:10:00Z" w16du:dateUtc="2026-06-13T22:10:00Z">
              <w:rPr>
                <w:rStyle w:val="Hyperlink"/>
                <w:i w:val="0"/>
                <w:iCs w:val="0"/>
                <w:noProof/>
                <w:rtl/>
              </w:rPr>
            </w:rPrChange>
          </w:rPr>
          <w:delText xml:space="preserve"> </w:delText>
        </w:r>
        <w:r w:rsidRPr="00D84462" w:rsidDel="00D84462">
          <w:rPr>
            <w:rFonts w:hint="cs"/>
            <w:rtl/>
            <w:rPrChange w:id="581" w:author="Fadwa Alateiqu" w:date="2026-06-14T01:10:00Z" w16du:dateUtc="2026-06-13T22:10:00Z">
              <w:rPr>
                <w:rStyle w:val="Hyperlink"/>
                <w:rFonts w:hint="cs"/>
                <w:i w:val="0"/>
                <w:iCs w:val="0"/>
                <w:noProof/>
                <w:rtl/>
              </w:rPr>
            </w:rPrChange>
          </w:rPr>
          <w:delText>المقدمة</w:delText>
        </w:r>
        <w:r w:rsidRPr="00D84462" w:rsidDel="00D84462">
          <w:rPr>
            <w:rtl/>
            <w:rPrChange w:id="582" w:author="Fadwa Alateiqu" w:date="2026-06-14T01:10:00Z" w16du:dateUtc="2026-06-13T22:10:00Z">
              <w:rPr>
                <w:rStyle w:val="Hyperlink"/>
                <w:i w:val="0"/>
                <w:iCs w:val="0"/>
                <w:noProof/>
                <w:rtl/>
              </w:rPr>
            </w:rPrChange>
          </w:rPr>
          <w:delText xml:space="preserve"> ------</w:delText>
        </w:r>
        <w:r w:rsidRPr="00D84462" w:rsidDel="00D84462">
          <w:rPr>
            <w:rFonts w:ascii="MadaniArabic-Light" w:hAnsi="MadaniArabic-Light" w:cs="MadaniArabic-Light"/>
            <w:i w:val="0"/>
            <w:iCs w:val="0"/>
            <w:noProof/>
            <w:webHidden/>
            <w:sz w:val="20"/>
            <w:szCs w:val="20"/>
          </w:rPr>
          <w:tab/>
        </w:r>
        <w:r w:rsidR="00975855" w:rsidRPr="00D84462" w:rsidDel="00D84462">
          <w:rPr>
            <w:rFonts w:ascii="MadaniArabic-Light" w:hAnsi="MadaniArabic-Light" w:cs="MadaniArabic-Light"/>
            <w:i w:val="0"/>
            <w:iCs w:val="0"/>
            <w:noProof/>
            <w:webHidden/>
            <w:sz w:val="20"/>
            <w:szCs w:val="20"/>
          </w:rPr>
          <w:delText>3</w:delText>
        </w:r>
      </w:del>
    </w:p>
    <w:p w14:paraId="187C2780" w14:textId="5016FA40" w:rsidR="003C54F4" w:rsidRPr="00D84462" w:rsidDel="00D84462" w:rsidRDefault="003C54F4" w:rsidP="00FA0055">
      <w:pPr>
        <w:pStyle w:val="TOC2"/>
        <w:rPr>
          <w:del w:id="583" w:author="Fadwa Alateiqu" w:date="2026-06-14T01:09:00Z" w16du:dateUtc="2026-06-13T22:09:00Z"/>
          <w:rFonts w:eastAsiaTheme="minorEastAsia"/>
        </w:rPr>
      </w:pPr>
      <w:del w:id="584" w:author="Fadwa Alateiqu" w:date="2026-06-14T01:09:00Z" w16du:dateUtc="2026-06-13T22:09:00Z">
        <w:r w:rsidRPr="00D84462" w:rsidDel="00D84462">
          <w:rPr>
            <w:rtl/>
            <w:rPrChange w:id="585" w:author="Fadwa Alateiqu" w:date="2026-06-14T01:10:00Z" w16du:dateUtc="2026-06-13T22:10:00Z">
              <w:rPr>
                <w:rStyle w:val="Hyperlink"/>
                <w:rtl/>
              </w:rPr>
            </w:rPrChange>
          </w:rPr>
          <w:delText>1.1الغرض من الدليل ----</w:delText>
        </w:r>
        <w:r w:rsidR="00081615" w:rsidRPr="00D84462" w:rsidDel="00D84462">
          <w:rPr>
            <w:rtl/>
            <w:rPrChange w:id="586" w:author="Fadwa Alateiqu" w:date="2026-06-14T01:10:00Z" w16du:dateUtc="2026-06-13T22:10:00Z">
              <w:rPr>
                <w:rStyle w:val="Hyperlink"/>
                <w:rtl/>
              </w:rPr>
            </w:rPrChange>
          </w:rPr>
          <w:delText>--</w:delText>
        </w:r>
        <w:r w:rsidRPr="00D84462" w:rsidDel="00D84462">
          <w:rPr>
            <w:rtl/>
            <w:rPrChange w:id="587" w:author="Fadwa Alateiqu" w:date="2026-06-14T01:10:00Z" w16du:dateUtc="2026-06-13T22:10:00Z">
              <w:rPr>
                <w:rStyle w:val="Hyperlink"/>
                <w:rtl/>
              </w:rPr>
            </w:rPrChange>
          </w:rPr>
          <w:delText>-</w:delText>
        </w:r>
        <w:r w:rsidRPr="00D84462" w:rsidDel="00D84462">
          <w:rPr>
            <w:webHidden/>
          </w:rPr>
          <w:tab/>
          <w:delText>2</w:delText>
        </w:r>
      </w:del>
    </w:p>
    <w:p w14:paraId="6E042686" w14:textId="552F8FF9" w:rsidR="003C54F4" w:rsidRPr="00D84462" w:rsidDel="00D84462" w:rsidRDefault="003C54F4" w:rsidP="00FA0055">
      <w:pPr>
        <w:pStyle w:val="TOC2"/>
        <w:rPr>
          <w:del w:id="588" w:author="Fadwa Alateiqu" w:date="2026-06-14T01:09:00Z" w16du:dateUtc="2026-06-13T22:09:00Z"/>
          <w:rFonts w:eastAsiaTheme="minorEastAsia"/>
        </w:rPr>
      </w:pPr>
      <w:del w:id="589" w:author="Fadwa Alateiqu" w:date="2026-06-14T01:09:00Z" w16du:dateUtc="2026-06-13T22:09:00Z">
        <w:r w:rsidRPr="00D84462" w:rsidDel="00D84462">
          <w:rPr>
            <w:rtl/>
            <w:rPrChange w:id="590" w:author="Fadwa Alateiqu" w:date="2026-06-14T01:10:00Z" w16du:dateUtc="2026-06-13T22:10:00Z">
              <w:rPr>
                <w:rStyle w:val="Hyperlink"/>
                <w:rtl/>
              </w:rPr>
            </w:rPrChange>
          </w:rPr>
          <w:delText>1.2 نطاق الدليل---</w:delText>
        </w:r>
        <w:r w:rsidR="00081615" w:rsidRPr="00D84462" w:rsidDel="00D84462">
          <w:rPr>
            <w:rtl/>
            <w:rPrChange w:id="591" w:author="Fadwa Alateiqu" w:date="2026-06-14T01:10:00Z" w16du:dateUtc="2026-06-13T22:10:00Z">
              <w:rPr>
                <w:rStyle w:val="Hyperlink"/>
                <w:rtl/>
              </w:rPr>
            </w:rPrChange>
          </w:rPr>
          <w:delText>--------</w:delText>
        </w:r>
        <w:r w:rsidRPr="00D84462" w:rsidDel="00D84462">
          <w:rPr>
            <w:webHidden/>
          </w:rPr>
          <w:tab/>
          <w:delText>2</w:delText>
        </w:r>
      </w:del>
    </w:p>
    <w:p w14:paraId="3046D865" w14:textId="5E6CBABF" w:rsidR="003C54F4" w:rsidRPr="00FA0055" w:rsidDel="00D84462" w:rsidRDefault="003C54F4" w:rsidP="00FA0055">
      <w:pPr>
        <w:pStyle w:val="TOC1"/>
        <w:tabs>
          <w:tab w:val="left" w:pos="1600"/>
          <w:tab w:val="right" w:leader="hyphen" w:pos="9350"/>
        </w:tabs>
        <w:bidi/>
        <w:jc w:val="both"/>
        <w:rPr>
          <w:del w:id="592" w:author="Fadwa Alateiqu" w:date="2026-06-14T01:09:00Z" w16du:dateUtc="2026-06-13T22:09:00Z"/>
          <w:rFonts w:ascii="MadaniArabic-Light" w:eastAsiaTheme="minorEastAsia" w:hAnsi="MadaniArabic-Light" w:cs="MadaniArabic-Light"/>
          <w:b w:val="0"/>
          <w:bCs w:val="0"/>
          <w:i w:val="0"/>
          <w:iCs w:val="0"/>
          <w:noProof/>
          <w:sz w:val="20"/>
          <w:szCs w:val="20"/>
        </w:rPr>
      </w:pPr>
      <w:del w:id="593" w:author="Fadwa Alateiqu" w:date="2026-06-14T01:09:00Z" w16du:dateUtc="2026-06-13T22:09:00Z">
        <w:r w:rsidRPr="00D84462" w:rsidDel="00D84462">
          <w:rPr>
            <w:rtl/>
            <w:rPrChange w:id="594" w:author="Fadwa Alateiqu" w:date="2026-06-14T01:10:00Z" w16du:dateUtc="2026-06-13T22:10:00Z">
              <w:rPr>
                <w:rStyle w:val="Hyperlink"/>
                <w:i w:val="0"/>
                <w:iCs w:val="0"/>
                <w:noProof/>
                <w:rtl/>
              </w:rPr>
            </w:rPrChange>
          </w:rPr>
          <w:delText xml:space="preserve">2 </w:delText>
        </w:r>
        <w:r w:rsidRPr="00D84462" w:rsidDel="00D84462">
          <w:rPr>
            <w:rFonts w:hint="cs"/>
            <w:rtl/>
            <w:rPrChange w:id="595" w:author="Fadwa Alateiqu" w:date="2026-06-14T01:10:00Z" w16du:dateUtc="2026-06-13T22:10:00Z">
              <w:rPr>
                <w:rStyle w:val="Hyperlink"/>
                <w:rFonts w:hint="cs"/>
                <w:i w:val="0"/>
                <w:iCs w:val="0"/>
                <w:noProof/>
                <w:rtl/>
              </w:rPr>
            </w:rPrChange>
          </w:rPr>
          <w:delText>أعمال</w:delText>
        </w:r>
        <w:r w:rsidRPr="00D84462" w:rsidDel="00D84462">
          <w:rPr>
            <w:rtl/>
            <w:rPrChange w:id="596" w:author="Fadwa Alateiqu" w:date="2026-06-14T01:10:00Z" w16du:dateUtc="2026-06-13T22:10:00Z">
              <w:rPr>
                <w:rStyle w:val="Hyperlink"/>
                <w:i w:val="0"/>
                <w:iCs w:val="0"/>
                <w:noProof/>
                <w:rtl/>
              </w:rPr>
            </w:rPrChange>
          </w:rPr>
          <w:delText xml:space="preserve"> </w:delText>
        </w:r>
        <w:r w:rsidRPr="00D84462" w:rsidDel="00D84462">
          <w:rPr>
            <w:rFonts w:hint="cs"/>
            <w:rtl/>
            <w:rPrChange w:id="597" w:author="Fadwa Alateiqu" w:date="2026-06-14T01:10:00Z" w16du:dateUtc="2026-06-13T22:10:00Z">
              <w:rPr>
                <w:rStyle w:val="Hyperlink"/>
                <w:rFonts w:hint="cs"/>
                <w:i w:val="0"/>
                <w:iCs w:val="0"/>
                <w:noProof/>
                <w:rtl/>
              </w:rPr>
            </w:rPrChange>
          </w:rPr>
          <w:delText>الناظر</w:delText>
        </w:r>
        <w:r w:rsidRPr="00D84462" w:rsidDel="00D84462">
          <w:rPr>
            <w:rtl/>
            <w:rPrChange w:id="598" w:author="Fadwa Alateiqu" w:date="2026-06-14T01:10:00Z" w16du:dateUtc="2026-06-13T22:10:00Z">
              <w:rPr>
                <w:rStyle w:val="Hyperlink"/>
                <w:i w:val="0"/>
                <w:iCs w:val="0"/>
                <w:noProof/>
                <w:rtl/>
              </w:rPr>
            </w:rPrChange>
          </w:rPr>
          <w:delText>------</w:delText>
        </w:r>
        <w:r w:rsidRPr="00D84462" w:rsidDel="00D84462">
          <w:rPr>
            <w:rFonts w:ascii="MadaniArabic-Light" w:hAnsi="MadaniArabic-Light" w:cs="MadaniArabic-Light"/>
            <w:i w:val="0"/>
            <w:iCs w:val="0"/>
            <w:noProof/>
            <w:webHidden/>
            <w:sz w:val="20"/>
            <w:szCs w:val="20"/>
          </w:rPr>
          <w:tab/>
          <w:delText>2</w:delText>
        </w:r>
      </w:del>
    </w:p>
    <w:p w14:paraId="28E85BF5" w14:textId="550A29F0" w:rsidR="003C54F4" w:rsidRPr="00D84462" w:rsidDel="00D84462" w:rsidRDefault="003C54F4" w:rsidP="00FA0055">
      <w:pPr>
        <w:pStyle w:val="TOC2"/>
        <w:rPr>
          <w:del w:id="599" w:author="Fadwa Alateiqu" w:date="2026-06-14T01:09:00Z" w16du:dateUtc="2026-06-13T22:09:00Z"/>
          <w:rFonts w:eastAsiaTheme="minorEastAsia"/>
          <w:b/>
          <w:bCs/>
        </w:rPr>
      </w:pPr>
      <w:del w:id="600" w:author="Fadwa Alateiqu" w:date="2026-06-14T01:09:00Z" w16du:dateUtc="2026-06-13T22:09:00Z">
        <w:r w:rsidRPr="00D84462" w:rsidDel="00D84462">
          <w:rPr>
            <w:rPrChange w:id="601" w:author="Fadwa Alateiqu" w:date="2026-06-14T01:10:00Z" w16du:dateUtc="2026-06-13T22:10:00Z">
              <w:rPr>
                <w:rStyle w:val="Hyperlink"/>
              </w:rPr>
            </w:rPrChange>
          </w:rPr>
          <w:delText>2.1</w:delText>
        </w:r>
        <w:r w:rsidRPr="00D84462" w:rsidDel="00D84462">
          <w:rPr>
            <w:rFonts w:eastAsiaTheme="minorEastAsia"/>
            <w:b/>
            <w:bCs/>
            <w:rtl/>
          </w:rPr>
          <w:delText xml:space="preserve"> </w:delText>
        </w:r>
        <w:r w:rsidRPr="00D84462" w:rsidDel="00D84462">
          <w:rPr>
            <w:rtl/>
            <w:rPrChange w:id="602" w:author="Fadwa Alateiqu" w:date="2026-06-14T01:10:00Z" w16du:dateUtc="2026-06-13T22:10:00Z">
              <w:rPr>
                <w:rStyle w:val="Hyperlink"/>
                <w:rtl/>
              </w:rPr>
            </w:rPrChange>
          </w:rPr>
          <w:delText>الأعمال المالية --</w:delText>
        </w:r>
        <w:r w:rsidR="00081615" w:rsidRPr="00D84462" w:rsidDel="00D84462">
          <w:rPr>
            <w:rtl/>
            <w:rPrChange w:id="603" w:author="Fadwa Alateiqu" w:date="2026-06-14T01:10:00Z" w16du:dateUtc="2026-06-13T22:10:00Z">
              <w:rPr>
                <w:rStyle w:val="Hyperlink"/>
                <w:rtl/>
              </w:rPr>
            </w:rPrChange>
          </w:rPr>
          <w:delText>--</w:delText>
        </w:r>
        <w:r w:rsidRPr="00D84462" w:rsidDel="00D84462">
          <w:rPr>
            <w:rtl/>
            <w:rPrChange w:id="604" w:author="Fadwa Alateiqu" w:date="2026-06-14T01:10:00Z" w16du:dateUtc="2026-06-13T22:10:00Z">
              <w:rPr>
                <w:rStyle w:val="Hyperlink"/>
                <w:rtl/>
              </w:rPr>
            </w:rPrChange>
          </w:rPr>
          <w:delText>----</w:delText>
        </w:r>
        <w:r w:rsidRPr="00D84462" w:rsidDel="00D84462">
          <w:rPr>
            <w:webHidden/>
          </w:rPr>
          <w:tab/>
          <w:delText>2</w:delText>
        </w:r>
      </w:del>
    </w:p>
    <w:p w14:paraId="751C817E" w14:textId="1A1F0413" w:rsidR="003C54F4" w:rsidRPr="00D84462" w:rsidDel="00D84462" w:rsidRDefault="003C54F4" w:rsidP="00FA0055">
      <w:pPr>
        <w:pStyle w:val="TOC3"/>
        <w:tabs>
          <w:tab w:val="left" w:pos="1727"/>
          <w:tab w:val="right" w:leader="hyphen" w:pos="9350"/>
        </w:tabs>
        <w:bidi/>
        <w:jc w:val="both"/>
        <w:rPr>
          <w:del w:id="605" w:author="Fadwa Alateiqu" w:date="2026-06-14T01:09:00Z" w16du:dateUtc="2026-06-13T22:09:00Z"/>
          <w:rFonts w:ascii="MadaniArabic-Light" w:eastAsiaTheme="minorEastAsia" w:hAnsi="MadaniArabic-Light" w:cs="MadaniArabic-Light"/>
          <w:noProof/>
          <w:szCs w:val="20"/>
        </w:rPr>
      </w:pPr>
      <w:del w:id="606" w:author="Fadwa Alateiqu" w:date="2026-06-14T01:09:00Z" w16du:dateUtc="2026-06-13T22:09:00Z">
        <w:r w:rsidRPr="00D84462" w:rsidDel="00D84462">
          <w:rPr>
            <w:rPrChange w:id="607" w:author="Fadwa Alateiqu" w:date="2026-06-14T01:10:00Z" w16du:dateUtc="2026-06-13T22:10:00Z">
              <w:rPr>
                <w:rStyle w:val="Hyperlink"/>
                <w:noProof/>
              </w:rPr>
            </w:rPrChange>
          </w:rPr>
          <w:delText>2.1.1</w:delText>
        </w:r>
        <w:r w:rsidRPr="00D84462" w:rsidDel="00D84462">
          <w:rPr>
            <w:rFonts w:eastAsiaTheme="minorEastAsia"/>
            <w:noProof/>
            <w:rtl/>
          </w:rPr>
          <w:delText xml:space="preserve"> </w:delText>
        </w:r>
        <w:r w:rsidRPr="00D84462" w:rsidDel="00D84462">
          <w:rPr>
            <w:rFonts w:hint="cs"/>
            <w:rtl/>
            <w:rPrChange w:id="608" w:author="Fadwa Alateiqu" w:date="2026-06-14T01:10:00Z" w16du:dateUtc="2026-06-13T22:10:00Z">
              <w:rPr>
                <w:rStyle w:val="Hyperlink"/>
                <w:rFonts w:hint="cs"/>
                <w:noProof/>
                <w:rtl/>
              </w:rPr>
            </w:rPrChange>
          </w:rPr>
          <w:delText>المحاسبة</w:delText>
        </w:r>
        <w:r w:rsidRPr="00D84462" w:rsidDel="00D84462">
          <w:rPr>
            <w:rtl/>
            <w:rPrChange w:id="609"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2</w:delText>
        </w:r>
      </w:del>
    </w:p>
    <w:p w14:paraId="61A0C784" w14:textId="36B158B6" w:rsidR="003C54F4" w:rsidRPr="00D84462" w:rsidDel="00D84462" w:rsidRDefault="003C54F4" w:rsidP="00FA0055">
      <w:pPr>
        <w:pStyle w:val="TOC3"/>
        <w:tabs>
          <w:tab w:val="left" w:pos="1200"/>
          <w:tab w:val="right" w:leader="hyphen" w:pos="9350"/>
        </w:tabs>
        <w:bidi/>
        <w:jc w:val="both"/>
        <w:rPr>
          <w:del w:id="610" w:author="Fadwa Alateiqu" w:date="2026-06-14T01:09:00Z" w16du:dateUtc="2026-06-13T22:09:00Z"/>
          <w:rFonts w:ascii="MadaniArabic-Light" w:eastAsiaTheme="minorEastAsia" w:hAnsi="MadaniArabic-Light" w:cs="MadaniArabic-Light"/>
          <w:noProof/>
          <w:szCs w:val="20"/>
        </w:rPr>
      </w:pPr>
      <w:del w:id="611" w:author="Fadwa Alateiqu" w:date="2026-06-14T01:09:00Z" w16du:dateUtc="2026-06-13T22:09:00Z">
        <w:r w:rsidRPr="00D84462" w:rsidDel="00D84462">
          <w:rPr>
            <w:rtl/>
            <w:rPrChange w:id="612" w:author="Fadwa Alateiqu" w:date="2026-06-14T01:10:00Z" w16du:dateUtc="2026-06-13T22:10:00Z">
              <w:rPr>
                <w:rStyle w:val="Hyperlink"/>
                <w:noProof/>
                <w:rtl/>
              </w:rPr>
            </w:rPrChange>
          </w:rPr>
          <w:delText>2.1.2</w:delText>
        </w:r>
        <w:r w:rsidRPr="00D84462" w:rsidDel="00D84462">
          <w:rPr>
            <w:rFonts w:eastAsiaTheme="minorEastAsia"/>
            <w:noProof/>
            <w:rtl/>
          </w:rPr>
          <w:delText xml:space="preserve"> </w:delText>
        </w:r>
        <w:r w:rsidRPr="00D84462" w:rsidDel="00D84462">
          <w:rPr>
            <w:rFonts w:hint="cs"/>
            <w:rtl/>
            <w:rPrChange w:id="613" w:author="Fadwa Alateiqu" w:date="2026-06-14T01:10:00Z" w16du:dateUtc="2026-06-13T22:10:00Z">
              <w:rPr>
                <w:rStyle w:val="Hyperlink"/>
                <w:rFonts w:hint="cs"/>
                <w:noProof/>
                <w:rtl/>
              </w:rPr>
            </w:rPrChange>
          </w:rPr>
          <w:delText>المالية</w:delText>
        </w:r>
        <w:r w:rsidRPr="00D84462" w:rsidDel="00D84462">
          <w:rPr>
            <w:rFonts w:ascii="MadaniArabic-Light" w:hAnsi="MadaniArabic-Light" w:cs="MadaniArabic-Light"/>
            <w:noProof/>
            <w:webHidden/>
            <w:szCs w:val="20"/>
          </w:rPr>
          <w:tab/>
          <w:delText>2</w:delText>
        </w:r>
      </w:del>
    </w:p>
    <w:p w14:paraId="7012FFD2" w14:textId="0A9DD91A" w:rsidR="003C54F4" w:rsidRPr="00D84462" w:rsidDel="00D84462" w:rsidRDefault="003C54F4" w:rsidP="00FA0055">
      <w:pPr>
        <w:pStyle w:val="TOC3"/>
        <w:tabs>
          <w:tab w:val="left" w:pos="1200"/>
          <w:tab w:val="right" w:leader="hyphen" w:pos="9350"/>
        </w:tabs>
        <w:bidi/>
        <w:jc w:val="both"/>
        <w:rPr>
          <w:del w:id="614" w:author="Fadwa Alateiqu" w:date="2026-06-14T01:09:00Z" w16du:dateUtc="2026-06-13T22:09:00Z"/>
          <w:rFonts w:ascii="MadaniArabic-Light" w:eastAsiaTheme="minorEastAsia" w:hAnsi="MadaniArabic-Light" w:cs="MadaniArabic-Light"/>
          <w:noProof/>
          <w:szCs w:val="20"/>
        </w:rPr>
      </w:pPr>
      <w:del w:id="615" w:author="Fadwa Alateiqu" w:date="2026-06-14T01:09:00Z" w16du:dateUtc="2026-06-13T22:09:00Z">
        <w:r w:rsidRPr="00D84462" w:rsidDel="00D84462">
          <w:rPr>
            <w:rtl/>
            <w:rPrChange w:id="616" w:author="Fadwa Alateiqu" w:date="2026-06-14T01:10:00Z" w16du:dateUtc="2026-06-13T22:10:00Z">
              <w:rPr>
                <w:rStyle w:val="Hyperlink"/>
                <w:noProof/>
                <w:rtl/>
              </w:rPr>
            </w:rPrChange>
          </w:rPr>
          <w:delText>2.1.3</w:delText>
        </w:r>
        <w:r w:rsidRPr="00D84462" w:rsidDel="00D84462">
          <w:rPr>
            <w:rFonts w:eastAsiaTheme="minorEastAsia"/>
            <w:noProof/>
            <w:rtl/>
          </w:rPr>
          <w:delText xml:space="preserve"> </w:delText>
        </w:r>
        <w:r w:rsidRPr="00D84462" w:rsidDel="00D84462">
          <w:rPr>
            <w:rFonts w:hint="cs"/>
            <w:rtl/>
            <w:rPrChange w:id="617" w:author="Fadwa Alateiqu" w:date="2026-06-14T01:10:00Z" w16du:dateUtc="2026-06-13T22:10:00Z">
              <w:rPr>
                <w:rStyle w:val="Hyperlink"/>
                <w:rFonts w:hint="cs"/>
                <w:noProof/>
                <w:rtl/>
              </w:rPr>
            </w:rPrChange>
          </w:rPr>
          <w:delText>التوزيع</w:delText>
        </w:r>
        <w:r w:rsidRPr="00D84462" w:rsidDel="00D84462">
          <w:rPr>
            <w:rFonts w:ascii="MadaniArabic-Light" w:hAnsi="MadaniArabic-Light" w:cs="MadaniArabic-Light"/>
            <w:noProof/>
            <w:webHidden/>
            <w:szCs w:val="20"/>
          </w:rPr>
          <w:tab/>
          <w:delText>3</w:delText>
        </w:r>
      </w:del>
    </w:p>
    <w:p w14:paraId="23ED1892" w14:textId="398033BA" w:rsidR="003C54F4" w:rsidRPr="00D84462" w:rsidDel="00D84462" w:rsidRDefault="003C54F4" w:rsidP="00FA0055">
      <w:pPr>
        <w:pStyle w:val="TOC3"/>
        <w:tabs>
          <w:tab w:val="left" w:pos="1937"/>
          <w:tab w:val="right" w:leader="hyphen" w:pos="9350"/>
        </w:tabs>
        <w:bidi/>
        <w:jc w:val="both"/>
        <w:rPr>
          <w:del w:id="618" w:author="Fadwa Alateiqu" w:date="2026-06-14T01:09:00Z" w16du:dateUtc="2026-06-13T22:09:00Z"/>
          <w:rFonts w:ascii="MadaniArabic-Light" w:eastAsiaTheme="minorEastAsia" w:hAnsi="MadaniArabic-Light" w:cs="MadaniArabic-Light"/>
          <w:noProof/>
          <w:szCs w:val="20"/>
        </w:rPr>
      </w:pPr>
      <w:del w:id="619" w:author="Fadwa Alateiqu" w:date="2026-06-14T01:09:00Z" w16du:dateUtc="2026-06-13T22:09:00Z">
        <w:r w:rsidRPr="00D84462" w:rsidDel="00D84462">
          <w:rPr>
            <w:rtl/>
            <w:rPrChange w:id="620" w:author="Fadwa Alateiqu" w:date="2026-06-14T01:10:00Z" w16du:dateUtc="2026-06-13T22:10:00Z">
              <w:rPr>
                <w:rStyle w:val="Hyperlink"/>
                <w:noProof/>
                <w:rtl/>
              </w:rPr>
            </w:rPrChange>
          </w:rPr>
          <w:delText>2.1.4</w:delText>
        </w:r>
        <w:r w:rsidRPr="00D84462" w:rsidDel="00D84462">
          <w:rPr>
            <w:rFonts w:eastAsiaTheme="minorEastAsia"/>
            <w:noProof/>
            <w:rtl/>
          </w:rPr>
          <w:delText xml:space="preserve"> </w:delText>
        </w:r>
        <w:r w:rsidRPr="00D84462" w:rsidDel="00D84462">
          <w:rPr>
            <w:rFonts w:hint="cs"/>
            <w:rtl/>
            <w:rPrChange w:id="621" w:author="Fadwa Alateiqu" w:date="2026-06-14T01:10:00Z" w16du:dateUtc="2026-06-13T22:10:00Z">
              <w:rPr>
                <w:rStyle w:val="Hyperlink"/>
                <w:rFonts w:hint="cs"/>
                <w:noProof/>
                <w:rtl/>
              </w:rPr>
            </w:rPrChange>
          </w:rPr>
          <w:delText>الزكاة</w:delText>
        </w:r>
        <w:r w:rsidRPr="00D84462" w:rsidDel="00D84462">
          <w:rPr>
            <w:rtl/>
            <w:rPrChange w:id="622" w:author="Fadwa Alateiqu" w:date="2026-06-14T01:10:00Z" w16du:dateUtc="2026-06-13T22:10:00Z">
              <w:rPr>
                <w:rStyle w:val="Hyperlink"/>
                <w:noProof/>
                <w:rtl/>
              </w:rPr>
            </w:rPrChange>
          </w:rPr>
          <w:delText xml:space="preserve"> </w:delText>
        </w:r>
        <w:r w:rsidRPr="00D84462" w:rsidDel="00D84462">
          <w:rPr>
            <w:rFonts w:hint="cs"/>
            <w:rtl/>
            <w:rPrChange w:id="623" w:author="Fadwa Alateiqu" w:date="2026-06-14T01:10:00Z" w16du:dateUtc="2026-06-13T22:10:00Z">
              <w:rPr>
                <w:rStyle w:val="Hyperlink"/>
                <w:rFonts w:hint="cs"/>
                <w:noProof/>
                <w:rtl/>
              </w:rPr>
            </w:rPrChange>
          </w:rPr>
          <w:delText>والضرائب</w:delText>
        </w:r>
        <w:r w:rsidRPr="00D84462" w:rsidDel="00D84462">
          <w:rPr>
            <w:rFonts w:ascii="MadaniArabic-Light" w:hAnsi="MadaniArabic-Light" w:cs="MadaniArabic-Light"/>
            <w:noProof/>
            <w:webHidden/>
            <w:szCs w:val="20"/>
          </w:rPr>
          <w:tab/>
          <w:delText>3</w:delText>
        </w:r>
      </w:del>
    </w:p>
    <w:p w14:paraId="59D4677D" w14:textId="08595C60" w:rsidR="003C54F4" w:rsidRPr="00D84462" w:rsidDel="00D84462" w:rsidRDefault="003C54F4" w:rsidP="00FA0055">
      <w:pPr>
        <w:pStyle w:val="TOC2"/>
        <w:rPr>
          <w:del w:id="624" w:author="Fadwa Alateiqu" w:date="2026-06-14T01:09:00Z" w16du:dateUtc="2026-06-13T22:09:00Z"/>
          <w:rFonts w:eastAsiaTheme="minorEastAsia"/>
          <w:b/>
          <w:bCs/>
        </w:rPr>
      </w:pPr>
      <w:del w:id="625" w:author="Fadwa Alateiqu" w:date="2026-06-14T01:09:00Z" w16du:dateUtc="2026-06-13T22:09:00Z">
        <w:r w:rsidRPr="00D84462" w:rsidDel="00D84462">
          <w:rPr>
            <w:rPrChange w:id="626" w:author="Fadwa Alateiqu" w:date="2026-06-14T01:10:00Z" w16du:dateUtc="2026-06-13T22:10:00Z">
              <w:rPr>
                <w:rStyle w:val="Hyperlink"/>
              </w:rPr>
            </w:rPrChange>
          </w:rPr>
          <w:delText>2.2</w:delText>
        </w:r>
        <w:r w:rsidRPr="00D84462" w:rsidDel="00D84462">
          <w:rPr>
            <w:rFonts w:eastAsiaTheme="minorEastAsia"/>
            <w:b/>
            <w:bCs/>
            <w:rtl/>
          </w:rPr>
          <w:delText xml:space="preserve"> </w:delText>
        </w:r>
        <w:r w:rsidRPr="00D84462" w:rsidDel="00D84462">
          <w:rPr>
            <w:rtl/>
            <w:rPrChange w:id="627" w:author="Fadwa Alateiqu" w:date="2026-06-14T01:10:00Z" w16du:dateUtc="2026-06-13T22:10:00Z">
              <w:rPr>
                <w:rStyle w:val="Hyperlink"/>
                <w:rtl/>
              </w:rPr>
            </w:rPrChange>
          </w:rPr>
          <w:delText>أعمال التشغيلية للعقارات والمباني -----------</w:delText>
        </w:r>
        <w:r w:rsidRPr="00D84462" w:rsidDel="00D84462">
          <w:rPr>
            <w:webHidden/>
          </w:rPr>
          <w:tab/>
          <w:delText>3</w:delText>
        </w:r>
      </w:del>
    </w:p>
    <w:p w14:paraId="44930711" w14:textId="77A1B0FF" w:rsidR="003C54F4" w:rsidRPr="00D84462" w:rsidDel="00D84462" w:rsidRDefault="003C54F4" w:rsidP="00FA0055">
      <w:pPr>
        <w:pStyle w:val="TOC3"/>
        <w:tabs>
          <w:tab w:val="left" w:pos="3423"/>
          <w:tab w:val="right" w:leader="hyphen" w:pos="9350"/>
        </w:tabs>
        <w:bidi/>
        <w:jc w:val="both"/>
        <w:rPr>
          <w:del w:id="628" w:author="Fadwa Alateiqu" w:date="2026-06-14T01:09:00Z" w16du:dateUtc="2026-06-13T22:09:00Z"/>
          <w:rFonts w:ascii="MadaniArabic-Light" w:eastAsiaTheme="minorEastAsia" w:hAnsi="MadaniArabic-Light" w:cs="MadaniArabic-Light"/>
          <w:noProof/>
          <w:szCs w:val="20"/>
        </w:rPr>
      </w:pPr>
      <w:del w:id="629" w:author="Fadwa Alateiqu" w:date="2026-06-14T01:09:00Z" w16du:dateUtc="2026-06-13T22:09:00Z">
        <w:r w:rsidRPr="00D84462" w:rsidDel="00D84462">
          <w:rPr>
            <w:rPrChange w:id="630" w:author="Fadwa Alateiqu" w:date="2026-06-14T01:10:00Z" w16du:dateUtc="2026-06-13T22:10:00Z">
              <w:rPr>
                <w:rStyle w:val="Hyperlink"/>
                <w:noProof/>
              </w:rPr>
            </w:rPrChange>
          </w:rPr>
          <w:delText>2.2.1</w:delText>
        </w:r>
        <w:r w:rsidRPr="00D84462" w:rsidDel="00D84462">
          <w:rPr>
            <w:rFonts w:eastAsiaTheme="minorEastAsia"/>
            <w:noProof/>
            <w:rtl/>
          </w:rPr>
          <w:delText xml:space="preserve"> </w:delText>
        </w:r>
        <w:r w:rsidRPr="00D84462" w:rsidDel="00D84462">
          <w:rPr>
            <w:rFonts w:hint="cs"/>
            <w:rtl/>
            <w:rPrChange w:id="631" w:author="Fadwa Alateiqu" w:date="2026-06-14T01:10:00Z" w16du:dateUtc="2026-06-13T22:10:00Z">
              <w:rPr>
                <w:rStyle w:val="Hyperlink"/>
                <w:rFonts w:hint="cs"/>
                <w:noProof/>
                <w:rtl/>
              </w:rPr>
            </w:rPrChange>
          </w:rPr>
          <w:delText>إدارة</w:delText>
        </w:r>
        <w:r w:rsidRPr="00D84462" w:rsidDel="00D84462">
          <w:rPr>
            <w:rtl/>
            <w:rPrChange w:id="632" w:author="Fadwa Alateiqu" w:date="2026-06-14T01:10:00Z" w16du:dateUtc="2026-06-13T22:10:00Z">
              <w:rPr>
                <w:rStyle w:val="Hyperlink"/>
                <w:noProof/>
                <w:rtl/>
              </w:rPr>
            </w:rPrChange>
          </w:rPr>
          <w:delText xml:space="preserve"> </w:delText>
        </w:r>
        <w:r w:rsidRPr="00D84462" w:rsidDel="00D84462">
          <w:rPr>
            <w:rFonts w:hint="cs"/>
            <w:rtl/>
            <w:rPrChange w:id="633" w:author="Fadwa Alateiqu" w:date="2026-06-14T01:10:00Z" w16du:dateUtc="2026-06-13T22:10:00Z">
              <w:rPr>
                <w:rStyle w:val="Hyperlink"/>
                <w:rFonts w:hint="cs"/>
                <w:noProof/>
                <w:rtl/>
              </w:rPr>
            </w:rPrChange>
          </w:rPr>
          <w:delText>العقارات</w:delText>
        </w:r>
        <w:r w:rsidRPr="00D84462" w:rsidDel="00D84462">
          <w:rPr>
            <w:rtl/>
            <w:rPrChange w:id="634" w:author="Fadwa Alateiqu" w:date="2026-06-14T01:10:00Z" w16du:dateUtc="2026-06-13T22:10:00Z">
              <w:rPr>
                <w:rStyle w:val="Hyperlink"/>
                <w:noProof/>
                <w:rtl/>
              </w:rPr>
            </w:rPrChange>
          </w:rPr>
          <w:delText xml:space="preserve"> </w:delText>
        </w:r>
        <w:r w:rsidRPr="00D84462" w:rsidDel="00D84462">
          <w:rPr>
            <w:rFonts w:hint="cs"/>
            <w:rtl/>
            <w:rPrChange w:id="635" w:author="Fadwa Alateiqu" w:date="2026-06-14T01:10:00Z" w16du:dateUtc="2026-06-13T22:10:00Z">
              <w:rPr>
                <w:rStyle w:val="Hyperlink"/>
                <w:rFonts w:hint="cs"/>
                <w:noProof/>
                <w:rtl/>
              </w:rPr>
            </w:rPrChange>
          </w:rPr>
          <w:delText>وتأجير</w:delText>
        </w:r>
        <w:r w:rsidRPr="00D84462" w:rsidDel="00D84462">
          <w:rPr>
            <w:rtl/>
            <w:rPrChange w:id="636" w:author="Fadwa Alateiqu" w:date="2026-06-14T01:10:00Z" w16du:dateUtc="2026-06-13T22:10:00Z">
              <w:rPr>
                <w:rStyle w:val="Hyperlink"/>
                <w:noProof/>
                <w:rtl/>
              </w:rPr>
            </w:rPrChange>
          </w:rPr>
          <w:delText xml:space="preserve"> </w:delText>
        </w:r>
        <w:r w:rsidRPr="00D84462" w:rsidDel="00D84462">
          <w:rPr>
            <w:rFonts w:hint="cs"/>
            <w:rtl/>
            <w:rPrChange w:id="637" w:author="Fadwa Alateiqu" w:date="2026-06-14T01:10:00Z" w16du:dateUtc="2026-06-13T22:10:00Z">
              <w:rPr>
                <w:rStyle w:val="Hyperlink"/>
                <w:rFonts w:hint="cs"/>
                <w:noProof/>
                <w:rtl/>
              </w:rPr>
            </w:rPrChange>
          </w:rPr>
          <w:delText>الوحدات</w:delText>
        </w:r>
        <w:r w:rsidRPr="00D84462" w:rsidDel="00D84462">
          <w:rPr>
            <w:rtl/>
            <w:rPrChange w:id="638"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3</w:delText>
        </w:r>
      </w:del>
    </w:p>
    <w:p w14:paraId="5782FD27" w14:textId="14B5129F" w:rsidR="003C54F4" w:rsidRPr="00D84462" w:rsidDel="00D84462" w:rsidRDefault="003C54F4" w:rsidP="00FA0055">
      <w:pPr>
        <w:pStyle w:val="TOC3"/>
        <w:tabs>
          <w:tab w:val="left" w:pos="2789"/>
          <w:tab w:val="right" w:leader="hyphen" w:pos="9350"/>
        </w:tabs>
        <w:bidi/>
        <w:jc w:val="both"/>
        <w:rPr>
          <w:del w:id="639" w:author="Fadwa Alateiqu" w:date="2026-06-14T01:09:00Z" w16du:dateUtc="2026-06-13T22:09:00Z"/>
          <w:rFonts w:ascii="MadaniArabic-Light" w:eastAsiaTheme="minorEastAsia" w:hAnsi="MadaniArabic-Light" w:cs="MadaniArabic-Light"/>
          <w:noProof/>
          <w:szCs w:val="20"/>
        </w:rPr>
      </w:pPr>
      <w:del w:id="640" w:author="Fadwa Alateiqu" w:date="2026-06-14T01:09:00Z" w16du:dateUtc="2026-06-13T22:09:00Z">
        <w:r w:rsidRPr="00D84462" w:rsidDel="00D84462">
          <w:rPr>
            <w:rPrChange w:id="641" w:author="Fadwa Alateiqu" w:date="2026-06-14T01:10:00Z" w16du:dateUtc="2026-06-13T22:10:00Z">
              <w:rPr>
                <w:rStyle w:val="Hyperlink"/>
                <w:noProof/>
              </w:rPr>
            </w:rPrChange>
          </w:rPr>
          <w:delText>2.2.2</w:delText>
        </w:r>
        <w:r w:rsidRPr="00D84462" w:rsidDel="00D84462">
          <w:rPr>
            <w:rFonts w:eastAsiaTheme="minorEastAsia"/>
            <w:noProof/>
            <w:rtl/>
          </w:rPr>
          <w:delText xml:space="preserve"> </w:delText>
        </w:r>
        <w:r w:rsidRPr="00D84462" w:rsidDel="00D84462">
          <w:rPr>
            <w:rFonts w:hint="cs"/>
            <w:rtl/>
            <w:rPrChange w:id="642" w:author="Fadwa Alateiqu" w:date="2026-06-14T01:10:00Z" w16du:dateUtc="2026-06-13T22:10:00Z">
              <w:rPr>
                <w:rStyle w:val="Hyperlink"/>
                <w:rFonts w:hint="cs"/>
                <w:noProof/>
                <w:rtl/>
              </w:rPr>
            </w:rPrChange>
          </w:rPr>
          <w:delText>إدارة</w:delText>
        </w:r>
        <w:r w:rsidRPr="00D84462" w:rsidDel="00D84462">
          <w:rPr>
            <w:rtl/>
            <w:rPrChange w:id="643" w:author="Fadwa Alateiqu" w:date="2026-06-14T01:10:00Z" w16du:dateUtc="2026-06-13T22:10:00Z">
              <w:rPr>
                <w:rStyle w:val="Hyperlink"/>
                <w:noProof/>
                <w:rtl/>
              </w:rPr>
            </w:rPrChange>
          </w:rPr>
          <w:delText xml:space="preserve"> </w:delText>
        </w:r>
        <w:r w:rsidRPr="00D84462" w:rsidDel="00D84462">
          <w:rPr>
            <w:rFonts w:hint="cs"/>
            <w:rtl/>
            <w:rPrChange w:id="644" w:author="Fadwa Alateiqu" w:date="2026-06-14T01:10:00Z" w16du:dateUtc="2026-06-13T22:10:00Z">
              <w:rPr>
                <w:rStyle w:val="Hyperlink"/>
                <w:rFonts w:hint="cs"/>
                <w:noProof/>
                <w:rtl/>
              </w:rPr>
            </w:rPrChange>
          </w:rPr>
          <w:delText>التشغيل</w:delText>
        </w:r>
        <w:r w:rsidRPr="00D84462" w:rsidDel="00D84462">
          <w:rPr>
            <w:rtl/>
            <w:rPrChange w:id="645" w:author="Fadwa Alateiqu" w:date="2026-06-14T01:10:00Z" w16du:dateUtc="2026-06-13T22:10:00Z">
              <w:rPr>
                <w:rStyle w:val="Hyperlink"/>
                <w:noProof/>
                <w:rtl/>
              </w:rPr>
            </w:rPrChange>
          </w:rPr>
          <w:delText xml:space="preserve"> </w:delText>
        </w:r>
        <w:r w:rsidRPr="00D84462" w:rsidDel="00D84462">
          <w:rPr>
            <w:rFonts w:hint="cs"/>
            <w:rtl/>
            <w:rPrChange w:id="646" w:author="Fadwa Alateiqu" w:date="2026-06-14T01:10:00Z" w16du:dateUtc="2026-06-13T22:10:00Z">
              <w:rPr>
                <w:rStyle w:val="Hyperlink"/>
                <w:rFonts w:hint="cs"/>
                <w:noProof/>
                <w:rtl/>
              </w:rPr>
            </w:rPrChange>
          </w:rPr>
          <w:delText>والصيانة</w:delText>
        </w:r>
        <w:r w:rsidRPr="00D84462" w:rsidDel="00D84462">
          <w:rPr>
            <w:rtl/>
            <w:rPrChange w:id="647"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4</w:delText>
        </w:r>
      </w:del>
    </w:p>
    <w:p w14:paraId="5736A32C" w14:textId="21BAA938" w:rsidR="003C54F4" w:rsidRPr="00D84462" w:rsidDel="00D84462" w:rsidRDefault="003C54F4" w:rsidP="00FA0055">
      <w:pPr>
        <w:pStyle w:val="TOC3"/>
        <w:tabs>
          <w:tab w:val="left" w:pos="2322"/>
          <w:tab w:val="right" w:leader="hyphen" w:pos="9350"/>
        </w:tabs>
        <w:bidi/>
        <w:jc w:val="both"/>
        <w:rPr>
          <w:del w:id="648" w:author="Fadwa Alateiqu" w:date="2026-06-14T01:09:00Z" w16du:dateUtc="2026-06-13T22:09:00Z"/>
          <w:rFonts w:ascii="MadaniArabic-Light" w:eastAsiaTheme="minorEastAsia" w:hAnsi="MadaniArabic-Light" w:cs="MadaniArabic-Light"/>
          <w:noProof/>
          <w:szCs w:val="20"/>
        </w:rPr>
      </w:pPr>
      <w:del w:id="649" w:author="Fadwa Alateiqu" w:date="2026-06-14T01:09:00Z" w16du:dateUtc="2026-06-13T22:09:00Z">
        <w:r w:rsidRPr="00D84462" w:rsidDel="00D84462">
          <w:rPr>
            <w:rPrChange w:id="650" w:author="Fadwa Alateiqu" w:date="2026-06-14T01:10:00Z" w16du:dateUtc="2026-06-13T22:10:00Z">
              <w:rPr>
                <w:rStyle w:val="Hyperlink"/>
                <w:noProof/>
              </w:rPr>
            </w:rPrChange>
          </w:rPr>
          <w:delText>2.2.3</w:delText>
        </w:r>
        <w:r w:rsidRPr="00D84462" w:rsidDel="00D84462">
          <w:rPr>
            <w:rFonts w:eastAsiaTheme="minorEastAsia"/>
            <w:noProof/>
            <w:rtl/>
          </w:rPr>
          <w:delText xml:space="preserve"> </w:delText>
        </w:r>
        <w:r w:rsidRPr="00D84462" w:rsidDel="00D84462">
          <w:rPr>
            <w:rFonts w:hint="cs"/>
            <w:rtl/>
            <w:rPrChange w:id="651" w:author="Fadwa Alateiqu" w:date="2026-06-14T01:10:00Z" w16du:dateUtc="2026-06-13T22:10:00Z">
              <w:rPr>
                <w:rStyle w:val="Hyperlink"/>
                <w:rFonts w:hint="cs"/>
                <w:noProof/>
                <w:rtl/>
              </w:rPr>
            </w:rPrChange>
          </w:rPr>
          <w:delText>المتابعة</w:delText>
        </w:r>
        <w:r w:rsidRPr="00D84462" w:rsidDel="00D84462">
          <w:rPr>
            <w:rtl/>
            <w:rPrChange w:id="652" w:author="Fadwa Alateiqu" w:date="2026-06-14T01:10:00Z" w16du:dateUtc="2026-06-13T22:10:00Z">
              <w:rPr>
                <w:rStyle w:val="Hyperlink"/>
                <w:noProof/>
                <w:rtl/>
              </w:rPr>
            </w:rPrChange>
          </w:rPr>
          <w:delText xml:space="preserve"> </w:delText>
        </w:r>
        <w:r w:rsidRPr="00D84462" w:rsidDel="00D84462">
          <w:rPr>
            <w:rFonts w:hint="cs"/>
            <w:rtl/>
            <w:rPrChange w:id="653" w:author="Fadwa Alateiqu" w:date="2026-06-14T01:10:00Z" w16du:dateUtc="2026-06-13T22:10:00Z">
              <w:rPr>
                <w:rStyle w:val="Hyperlink"/>
                <w:rFonts w:hint="cs"/>
                <w:noProof/>
                <w:rtl/>
              </w:rPr>
            </w:rPrChange>
          </w:rPr>
          <w:delText>التشغيلية</w:delText>
        </w:r>
        <w:r w:rsidRPr="00D84462" w:rsidDel="00D84462">
          <w:rPr>
            <w:rFonts w:ascii="MadaniArabic-Light" w:hAnsi="MadaniArabic-Light" w:cs="MadaniArabic-Light"/>
            <w:noProof/>
            <w:webHidden/>
            <w:szCs w:val="20"/>
          </w:rPr>
          <w:tab/>
          <w:delText>4</w:delText>
        </w:r>
      </w:del>
    </w:p>
    <w:p w14:paraId="661EBF4D" w14:textId="6BAB9C02" w:rsidR="003C54F4" w:rsidRPr="00D84462" w:rsidDel="00D84462" w:rsidRDefault="003C54F4" w:rsidP="00FA0055">
      <w:pPr>
        <w:pStyle w:val="TOC2"/>
        <w:rPr>
          <w:del w:id="654" w:author="Fadwa Alateiqu" w:date="2026-06-14T01:09:00Z" w16du:dateUtc="2026-06-13T22:09:00Z"/>
          <w:rFonts w:eastAsiaTheme="minorEastAsia"/>
          <w:b/>
          <w:bCs/>
        </w:rPr>
      </w:pPr>
      <w:del w:id="655" w:author="Fadwa Alateiqu" w:date="2026-06-14T01:09:00Z" w16du:dateUtc="2026-06-13T22:09:00Z">
        <w:r w:rsidRPr="00D84462" w:rsidDel="00D84462">
          <w:rPr>
            <w:rPrChange w:id="656" w:author="Fadwa Alateiqu" w:date="2026-06-14T01:10:00Z" w16du:dateUtc="2026-06-13T22:10:00Z">
              <w:rPr>
                <w:rStyle w:val="Hyperlink"/>
              </w:rPr>
            </w:rPrChange>
          </w:rPr>
          <w:delText>2.3</w:delText>
        </w:r>
        <w:r w:rsidRPr="00D84462" w:rsidDel="00D84462">
          <w:rPr>
            <w:rFonts w:eastAsiaTheme="minorEastAsia"/>
            <w:b/>
            <w:bCs/>
            <w:rtl/>
          </w:rPr>
          <w:delText xml:space="preserve"> </w:delText>
        </w:r>
        <w:r w:rsidRPr="00D84462" w:rsidDel="00D84462">
          <w:rPr>
            <w:rtl/>
            <w:rPrChange w:id="657" w:author="Fadwa Alateiqu" w:date="2026-06-14T01:10:00Z" w16du:dateUtc="2026-06-13T22:10:00Z">
              <w:rPr>
                <w:rStyle w:val="Hyperlink"/>
                <w:rtl/>
              </w:rPr>
            </w:rPrChange>
          </w:rPr>
          <w:delText>التفويض الحكومي والقانوني ----------</w:delText>
        </w:r>
        <w:r w:rsidRPr="00D84462" w:rsidDel="00D84462">
          <w:rPr>
            <w:webHidden/>
          </w:rPr>
          <w:tab/>
          <w:delText>4</w:delText>
        </w:r>
      </w:del>
    </w:p>
    <w:p w14:paraId="449DD187" w14:textId="05E3862D" w:rsidR="003C54F4" w:rsidRPr="00D84462" w:rsidDel="00D84462" w:rsidRDefault="003C54F4" w:rsidP="00FA0055">
      <w:pPr>
        <w:pStyle w:val="TOC3"/>
        <w:tabs>
          <w:tab w:val="left" w:pos="2528"/>
          <w:tab w:val="right" w:leader="hyphen" w:pos="9350"/>
        </w:tabs>
        <w:bidi/>
        <w:jc w:val="both"/>
        <w:rPr>
          <w:del w:id="658" w:author="Fadwa Alateiqu" w:date="2026-06-14T01:09:00Z" w16du:dateUtc="2026-06-13T22:09:00Z"/>
          <w:rFonts w:ascii="MadaniArabic-Light" w:eastAsiaTheme="minorEastAsia" w:hAnsi="MadaniArabic-Light" w:cs="MadaniArabic-Light"/>
          <w:noProof/>
          <w:szCs w:val="20"/>
        </w:rPr>
      </w:pPr>
      <w:del w:id="659" w:author="Fadwa Alateiqu" w:date="2026-06-14T01:09:00Z" w16du:dateUtc="2026-06-13T22:09:00Z">
        <w:r w:rsidRPr="00D84462" w:rsidDel="00D84462">
          <w:rPr>
            <w:rPrChange w:id="660" w:author="Fadwa Alateiqu" w:date="2026-06-14T01:10:00Z" w16du:dateUtc="2026-06-13T22:10:00Z">
              <w:rPr>
                <w:rStyle w:val="Hyperlink"/>
                <w:noProof/>
              </w:rPr>
            </w:rPrChange>
          </w:rPr>
          <w:delText>2.3.1</w:delText>
        </w:r>
        <w:r w:rsidRPr="00D84462" w:rsidDel="00D84462">
          <w:rPr>
            <w:rFonts w:eastAsiaTheme="minorEastAsia"/>
            <w:noProof/>
            <w:rtl/>
          </w:rPr>
          <w:delText xml:space="preserve"> </w:delText>
        </w:r>
        <w:r w:rsidRPr="00D84462" w:rsidDel="00D84462">
          <w:rPr>
            <w:rFonts w:hint="cs"/>
            <w:rtl/>
            <w:rPrChange w:id="661" w:author="Fadwa Alateiqu" w:date="2026-06-14T01:10:00Z" w16du:dateUtc="2026-06-13T22:10:00Z">
              <w:rPr>
                <w:rStyle w:val="Hyperlink"/>
                <w:rFonts w:hint="cs"/>
                <w:noProof/>
                <w:rtl/>
              </w:rPr>
            </w:rPrChange>
          </w:rPr>
          <w:delText>التسجيل</w:delText>
        </w:r>
        <w:r w:rsidRPr="00D84462" w:rsidDel="00D84462">
          <w:rPr>
            <w:rtl/>
            <w:rPrChange w:id="662" w:author="Fadwa Alateiqu" w:date="2026-06-14T01:10:00Z" w16du:dateUtc="2026-06-13T22:10:00Z">
              <w:rPr>
                <w:rStyle w:val="Hyperlink"/>
                <w:noProof/>
                <w:rtl/>
              </w:rPr>
            </w:rPrChange>
          </w:rPr>
          <w:delText xml:space="preserve"> </w:delText>
        </w:r>
        <w:r w:rsidRPr="00D84462" w:rsidDel="00D84462">
          <w:rPr>
            <w:rFonts w:hint="cs"/>
            <w:rtl/>
            <w:rPrChange w:id="663" w:author="Fadwa Alateiqu" w:date="2026-06-14T01:10:00Z" w16du:dateUtc="2026-06-13T22:10:00Z">
              <w:rPr>
                <w:rStyle w:val="Hyperlink"/>
                <w:rFonts w:hint="cs"/>
                <w:noProof/>
                <w:rtl/>
              </w:rPr>
            </w:rPrChange>
          </w:rPr>
          <w:delText>لدى</w:delText>
        </w:r>
        <w:r w:rsidRPr="00D84462" w:rsidDel="00D84462">
          <w:rPr>
            <w:rtl/>
            <w:rPrChange w:id="664" w:author="Fadwa Alateiqu" w:date="2026-06-14T01:10:00Z" w16du:dateUtc="2026-06-13T22:10:00Z">
              <w:rPr>
                <w:rStyle w:val="Hyperlink"/>
                <w:noProof/>
                <w:rtl/>
              </w:rPr>
            </w:rPrChange>
          </w:rPr>
          <w:delText xml:space="preserve"> </w:delText>
        </w:r>
        <w:r w:rsidRPr="00D84462" w:rsidDel="00D84462">
          <w:rPr>
            <w:rFonts w:hint="cs"/>
            <w:rtl/>
            <w:rPrChange w:id="665" w:author="Fadwa Alateiqu" w:date="2026-06-14T01:10:00Z" w16du:dateUtc="2026-06-13T22:10:00Z">
              <w:rPr>
                <w:rStyle w:val="Hyperlink"/>
                <w:rFonts w:hint="cs"/>
                <w:noProof/>
                <w:rtl/>
              </w:rPr>
            </w:rPrChange>
          </w:rPr>
          <w:delText>الوقف</w:delText>
        </w:r>
        <w:r w:rsidRPr="00D84462" w:rsidDel="00D84462">
          <w:rPr>
            <w:rtl/>
            <w:rPrChange w:id="666"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4</w:delText>
        </w:r>
      </w:del>
    </w:p>
    <w:p w14:paraId="757BF8BD" w14:textId="5106E03C" w:rsidR="003C54F4" w:rsidRPr="00D84462" w:rsidDel="00D84462" w:rsidRDefault="003C54F4" w:rsidP="00FA0055">
      <w:pPr>
        <w:pStyle w:val="TOC3"/>
        <w:tabs>
          <w:tab w:val="left" w:pos="2355"/>
          <w:tab w:val="right" w:leader="hyphen" w:pos="9350"/>
        </w:tabs>
        <w:bidi/>
        <w:jc w:val="both"/>
        <w:rPr>
          <w:del w:id="667" w:author="Fadwa Alateiqu" w:date="2026-06-14T01:09:00Z" w16du:dateUtc="2026-06-13T22:09:00Z"/>
          <w:rFonts w:ascii="MadaniArabic-Light" w:eastAsiaTheme="minorEastAsia" w:hAnsi="MadaniArabic-Light" w:cs="MadaniArabic-Light"/>
          <w:noProof/>
          <w:szCs w:val="20"/>
        </w:rPr>
      </w:pPr>
      <w:del w:id="668" w:author="Fadwa Alateiqu" w:date="2026-06-14T01:09:00Z" w16du:dateUtc="2026-06-13T22:09:00Z">
        <w:r w:rsidRPr="00D84462" w:rsidDel="00D84462">
          <w:rPr>
            <w:rPrChange w:id="669" w:author="Fadwa Alateiqu" w:date="2026-06-14T01:10:00Z" w16du:dateUtc="2026-06-13T22:10:00Z">
              <w:rPr>
                <w:rStyle w:val="Hyperlink"/>
                <w:noProof/>
              </w:rPr>
            </w:rPrChange>
          </w:rPr>
          <w:delText>2.3.2</w:delText>
        </w:r>
        <w:r w:rsidRPr="00D84462" w:rsidDel="00D84462">
          <w:rPr>
            <w:rFonts w:eastAsiaTheme="minorEastAsia"/>
            <w:noProof/>
            <w:rtl/>
          </w:rPr>
          <w:delText xml:space="preserve"> </w:delText>
        </w:r>
        <w:r w:rsidRPr="00D84462" w:rsidDel="00D84462">
          <w:rPr>
            <w:rFonts w:hint="cs"/>
            <w:rtl/>
            <w:rPrChange w:id="670" w:author="Fadwa Alateiqu" w:date="2026-06-14T01:10:00Z" w16du:dateUtc="2026-06-13T22:10:00Z">
              <w:rPr>
                <w:rStyle w:val="Hyperlink"/>
                <w:rFonts w:hint="cs"/>
                <w:noProof/>
                <w:rtl/>
              </w:rPr>
            </w:rPrChange>
          </w:rPr>
          <w:delText>تنفيذ</w:delText>
        </w:r>
        <w:r w:rsidRPr="00D84462" w:rsidDel="00D84462">
          <w:rPr>
            <w:rtl/>
            <w:rPrChange w:id="671" w:author="Fadwa Alateiqu" w:date="2026-06-14T01:10:00Z" w16du:dateUtc="2026-06-13T22:10:00Z">
              <w:rPr>
                <w:rStyle w:val="Hyperlink"/>
                <w:noProof/>
                <w:rtl/>
              </w:rPr>
            </w:rPrChange>
          </w:rPr>
          <w:delText xml:space="preserve"> </w:delText>
        </w:r>
        <w:r w:rsidRPr="00D84462" w:rsidDel="00D84462">
          <w:rPr>
            <w:rFonts w:hint="cs"/>
            <w:rtl/>
            <w:rPrChange w:id="672" w:author="Fadwa Alateiqu" w:date="2026-06-14T01:10:00Z" w16du:dateUtc="2026-06-13T22:10:00Z">
              <w:rPr>
                <w:rStyle w:val="Hyperlink"/>
                <w:rFonts w:hint="cs"/>
                <w:noProof/>
                <w:rtl/>
              </w:rPr>
            </w:rPrChange>
          </w:rPr>
          <w:delText>شرط</w:delText>
        </w:r>
        <w:r w:rsidRPr="00D84462" w:rsidDel="00D84462">
          <w:rPr>
            <w:rtl/>
            <w:rPrChange w:id="673" w:author="Fadwa Alateiqu" w:date="2026-06-14T01:10:00Z" w16du:dateUtc="2026-06-13T22:10:00Z">
              <w:rPr>
                <w:rStyle w:val="Hyperlink"/>
                <w:noProof/>
                <w:rtl/>
              </w:rPr>
            </w:rPrChange>
          </w:rPr>
          <w:delText xml:space="preserve"> </w:delText>
        </w:r>
        <w:r w:rsidRPr="00D84462" w:rsidDel="00D84462">
          <w:rPr>
            <w:rFonts w:hint="cs"/>
            <w:rtl/>
            <w:rPrChange w:id="674" w:author="Fadwa Alateiqu" w:date="2026-06-14T01:10:00Z" w16du:dateUtc="2026-06-13T22:10:00Z">
              <w:rPr>
                <w:rStyle w:val="Hyperlink"/>
                <w:rFonts w:hint="cs"/>
                <w:noProof/>
                <w:rtl/>
              </w:rPr>
            </w:rPrChange>
          </w:rPr>
          <w:delText>الوقف</w:delText>
        </w:r>
        <w:r w:rsidRPr="00D84462" w:rsidDel="00D84462">
          <w:rPr>
            <w:rtl/>
            <w:rPrChange w:id="675" w:author="Fadwa Alateiqu" w:date="2026-06-14T01:10:00Z" w16du:dateUtc="2026-06-13T22:10:00Z">
              <w:rPr>
                <w:rStyle w:val="Hyperlink"/>
                <w:noProof/>
                <w:rtl/>
              </w:rPr>
            </w:rPrChange>
          </w:rPr>
          <w:delText>-</w:delText>
        </w:r>
        <w:r w:rsidRPr="00D84462" w:rsidDel="00D84462">
          <w:rPr>
            <w:rFonts w:ascii="MadaniArabic-Light" w:hAnsi="MadaniArabic-Light" w:cs="MadaniArabic-Light"/>
            <w:noProof/>
            <w:webHidden/>
            <w:szCs w:val="20"/>
          </w:rPr>
          <w:tab/>
          <w:delText>4</w:delText>
        </w:r>
      </w:del>
    </w:p>
    <w:p w14:paraId="30025C8D" w14:textId="648B2CB7" w:rsidR="003C54F4" w:rsidRPr="00D84462" w:rsidDel="00D84462" w:rsidRDefault="003C54F4" w:rsidP="00FA0055">
      <w:pPr>
        <w:pStyle w:val="TOC3"/>
        <w:tabs>
          <w:tab w:val="left" w:pos="2744"/>
          <w:tab w:val="right" w:leader="hyphen" w:pos="9350"/>
        </w:tabs>
        <w:bidi/>
        <w:jc w:val="both"/>
        <w:rPr>
          <w:del w:id="676" w:author="Fadwa Alateiqu" w:date="2026-06-14T01:09:00Z" w16du:dateUtc="2026-06-13T22:09:00Z"/>
          <w:rFonts w:ascii="MadaniArabic-Light" w:eastAsiaTheme="minorEastAsia" w:hAnsi="MadaniArabic-Light" w:cs="MadaniArabic-Light"/>
          <w:noProof/>
          <w:szCs w:val="20"/>
        </w:rPr>
      </w:pPr>
      <w:del w:id="677" w:author="Fadwa Alateiqu" w:date="2026-06-14T01:09:00Z" w16du:dateUtc="2026-06-13T22:09:00Z">
        <w:r w:rsidRPr="00D84462" w:rsidDel="00D84462">
          <w:rPr>
            <w:rPrChange w:id="678" w:author="Fadwa Alateiqu" w:date="2026-06-14T01:10:00Z" w16du:dateUtc="2026-06-13T22:10:00Z">
              <w:rPr>
                <w:rStyle w:val="Hyperlink"/>
                <w:noProof/>
              </w:rPr>
            </w:rPrChange>
          </w:rPr>
          <w:delText>2.3.3</w:delText>
        </w:r>
        <w:r w:rsidRPr="00D84462" w:rsidDel="00D84462">
          <w:rPr>
            <w:rFonts w:eastAsiaTheme="minorEastAsia"/>
            <w:noProof/>
            <w:rtl/>
          </w:rPr>
          <w:delText xml:space="preserve"> </w:delText>
        </w:r>
        <w:r w:rsidRPr="00D84462" w:rsidDel="00D84462">
          <w:rPr>
            <w:rFonts w:hint="cs"/>
            <w:rtl/>
            <w:rPrChange w:id="679" w:author="Fadwa Alateiqu" w:date="2026-06-14T01:10:00Z" w16du:dateUtc="2026-06-13T22:10:00Z">
              <w:rPr>
                <w:rStyle w:val="Hyperlink"/>
                <w:rFonts w:hint="cs"/>
                <w:noProof/>
                <w:rtl/>
              </w:rPr>
            </w:rPrChange>
          </w:rPr>
          <w:delText>التزامات</w:delText>
        </w:r>
        <w:r w:rsidRPr="00D84462" w:rsidDel="00D84462">
          <w:rPr>
            <w:rtl/>
            <w:rPrChange w:id="680" w:author="Fadwa Alateiqu" w:date="2026-06-14T01:10:00Z" w16du:dateUtc="2026-06-13T22:10:00Z">
              <w:rPr>
                <w:rStyle w:val="Hyperlink"/>
                <w:noProof/>
                <w:rtl/>
              </w:rPr>
            </w:rPrChange>
          </w:rPr>
          <w:delText xml:space="preserve"> </w:delText>
        </w:r>
        <w:r w:rsidRPr="00D84462" w:rsidDel="00D84462">
          <w:rPr>
            <w:rFonts w:hint="cs"/>
            <w:rtl/>
            <w:rPrChange w:id="681" w:author="Fadwa Alateiqu" w:date="2026-06-14T01:10:00Z" w16du:dateUtc="2026-06-13T22:10:00Z">
              <w:rPr>
                <w:rStyle w:val="Hyperlink"/>
                <w:rFonts w:hint="cs"/>
                <w:noProof/>
                <w:rtl/>
              </w:rPr>
            </w:rPrChange>
          </w:rPr>
          <w:delText>الناظر</w:delText>
        </w:r>
        <w:r w:rsidRPr="00D84462" w:rsidDel="00D84462">
          <w:rPr>
            <w:rtl/>
            <w:rPrChange w:id="682" w:author="Fadwa Alateiqu" w:date="2026-06-14T01:10:00Z" w16du:dateUtc="2026-06-13T22:10:00Z">
              <w:rPr>
                <w:rStyle w:val="Hyperlink"/>
                <w:noProof/>
                <w:rtl/>
              </w:rPr>
            </w:rPrChange>
          </w:rPr>
          <w:delText xml:space="preserve"> </w:delText>
        </w:r>
        <w:r w:rsidRPr="00D84462" w:rsidDel="00D84462">
          <w:rPr>
            <w:rFonts w:hint="cs"/>
            <w:rtl/>
            <w:rPrChange w:id="683" w:author="Fadwa Alateiqu" w:date="2026-06-14T01:10:00Z" w16du:dateUtc="2026-06-13T22:10:00Z">
              <w:rPr>
                <w:rStyle w:val="Hyperlink"/>
                <w:rFonts w:hint="cs"/>
                <w:noProof/>
                <w:rtl/>
              </w:rPr>
            </w:rPrChange>
          </w:rPr>
          <w:delText>العامة</w:delText>
        </w:r>
        <w:r w:rsidRPr="00D84462" w:rsidDel="00D84462">
          <w:rPr>
            <w:rtl/>
            <w:rPrChange w:id="684"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4</w:delText>
        </w:r>
      </w:del>
    </w:p>
    <w:p w14:paraId="65A56AA8" w14:textId="24A12218" w:rsidR="003C54F4" w:rsidRPr="00D84462" w:rsidDel="00D84462" w:rsidRDefault="003C54F4" w:rsidP="00FA0055">
      <w:pPr>
        <w:pStyle w:val="TOC3"/>
        <w:tabs>
          <w:tab w:val="left" w:pos="5350"/>
          <w:tab w:val="right" w:leader="hyphen" w:pos="9350"/>
        </w:tabs>
        <w:bidi/>
        <w:jc w:val="both"/>
        <w:rPr>
          <w:del w:id="685" w:author="Fadwa Alateiqu" w:date="2026-06-14T01:09:00Z" w16du:dateUtc="2026-06-13T22:09:00Z"/>
          <w:rFonts w:ascii="MadaniArabic-Light" w:eastAsiaTheme="minorEastAsia" w:hAnsi="MadaniArabic-Light" w:cs="MadaniArabic-Light"/>
          <w:noProof/>
          <w:szCs w:val="20"/>
        </w:rPr>
      </w:pPr>
      <w:del w:id="686" w:author="Fadwa Alateiqu" w:date="2026-06-14T01:09:00Z" w16du:dateUtc="2026-06-13T22:09:00Z">
        <w:r w:rsidRPr="00D84462" w:rsidDel="00D84462">
          <w:rPr>
            <w:rPrChange w:id="687" w:author="Fadwa Alateiqu" w:date="2026-06-14T01:10:00Z" w16du:dateUtc="2026-06-13T22:10:00Z">
              <w:rPr>
                <w:rStyle w:val="Hyperlink"/>
                <w:noProof/>
              </w:rPr>
            </w:rPrChange>
          </w:rPr>
          <w:delText>2.3.4</w:delText>
        </w:r>
        <w:r w:rsidRPr="00D84462" w:rsidDel="00D84462">
          <w:rPr>
            <w:rFonts w:eastAsiaTheme="minorEastAsia"/>
            <w:noProof/>
            <w:rtl/>
          </w:rPr>
          <w:delText xml:space="preserve"> </w:delText>
        </w:r>
        <w:r w:rsidRPr="00D84462" w:rsidDel="00D84462">
          <w:rPr>
            <w:rFonts w:hint="cs"/>
            <w:rtl/>
            <w:rPrChange w:id="688" w:author="Fadwa Alateiqu" w:date="2026-06-14T01:10:00Z" w16du:dateUtc="2026-06-13T22:10:00Z">
              <w:rPr>
                <w:rStyle w:val="Hyperlink"/>
                <w:rFonts w:hint="cs"/>
                <w:noProof/>
                <w:rtl/>
              </w:rPr>
            </w:rPrChange>
          </w:rPr>
          <w:delText>التزامات</w:delText>
        </w:r>
        <w:r w:rsidRPr="00D84462" w:rsidDel="00D84462">
          <w:rPr>
            <w:rtl/>
            <w:rPrChange w:id="689" w:author="Fadwa Alateiqu" w:date="2026-06-14T01:10:00Z" w16du:dateUtc="2026-06-13T22:10:00Z">
              <w:rPr>
                <w:rStyle w:val="Hyperlink"/>
                <w:noProof/>
                <w:rtl/>
              </w:rPr>
            </w:rPrChange>
          </w:rPr>
          <w:delText xml:space="preserve"> </w:delText>
        </w:r>
        <w:r w:rsidRPr="00D84462" w:rsidDel="00D84462">
          <w:rPr>
            <w:rFonts w:hint="cs"/>
            <w:rtl/>
            <w:rPrChange w:id="690" w:author="Fadwa Alateiqu" w:date="2026-06-14T01:10:00Z" w16du:dateUtc="2026-06-13T22:10:00Z">
              <w:rPr>
                <w:rStyle w:val="Hyperlink"/>
                <w:rFonts w:hint="cs"/>
                <w:noProof/>
                <w:rtl/>
              </w:rPr>
            </w:rPrChange>
          </w:rPr>
          <w:delText>الرقابية</w:delText>
        </w:r>
        <w:r w:rsidRPr="00D84462" w:rsidDel="00D84462">
          <w:rPr>
            <w:rtl/>
            <w:rPrChange w:id="691" w:author="Fadwa Alateiqu" w:date="2026-06-14T01:10:00Z" w16du:dateUtc="2026-06-13T22:10:00Z">
              <w:rPr>
                <w:rStyle w:val="Hyperlink"/>
                <w:noProof/>
                <w:rtl/>
              </w:rPr>
            </w:rPrChange>
          </w:rPr>
          <w:delText xml:space="preserve"> </w:delText>
        </w:r>
        <w:r w:rsidRPr="00D84462" w:rsidDel="00D84462">
          <w:rPr>
            <w:rFonts w:hint="cs"/>
            <w:rtl/>
            <w:rPrChange w:id="692" w:author="Fadwa Alateiqu" w:date="2026-06-14T01:10:00Z" w16du:dateUtc="2026-06-13T22:10:00Z">
              <w:rPr>
                <w:rStyle w:val="Hyperlink"/>
                <w:rFonts w:hint="cs"/>
                <w:noProof/>
                <w:rtl/>
              </w:rPr>
            </w:rPrChange>
          </w:rPr>
          <w:delText>ومكافحة</w:delText>
        </w:r>
        <w:r w:rsidRPr="00D84462" w:rsidDel="00D84462">
          <w:rPr>
            <w:rtl/>
            <w:rPrChange w:id="693" w:author="Fadwa Alateiqu" w:date="2026-06-14T01:10:00Z" w16du:dateUtc="2026-06-13T22:10:00Z">
              <w:rPr>
                <w:rStyle w:val="Hyperlink"/>
                <w:noProof/>
                <w:rtl/>
              </w:rPr>
            </w:rPrChange>
          </w:rPr>
          <w:delText xml:space="preserve"> </w:delText>
        </w:r>
        <w:r w:rsidRPr="00D84462" w:rsidDel="00D84462">
          <w:rPr>
            <w:rFonts w:hint="cs"/>
            <w:rtl/>
            <w:rPrChange w:id="694" w:author="Fadwa Alateiqu" w:date="2026-06-14T01:10:00Z" w16du:dateUtc="2026-06-13T22:10:00Z">
              <w:rPr>
                <w:rStyle w:val="Hyperlink"/>
                <w:rFonts w:hint="cs"/>
                <w:noProof/>
                <w:rtl/>
              </w:rPr>
            </w:rPrChange>
          </w:rPr>
          <w:delText>غسل</w:delText>
        </w:r>
        <w:r w:rsidRPr="00D84462" w:rsidDel="00D84462">
          <w:rPr>
            <w:rtl/>
            <w:rPrChange w:id="695" w:author="Fadwa Alateiqu" w:date="2026-06-14T01:10:00Z" w16du:dateUtc="2026-06-13T22:10:00Z">
              <w:rPr>
                <w:rStyle w:val="Hyperlink"/>
                <w:noProof/>
                <w:rtl/>
              </w:rPr>
            </w:rPrChange>
          </w:rPr>
          <w:delText xml:space="preserve"> </w:delText>
        </w:r>
        <w:r w:rsidRPr="00D84462" w:rsidDel="00D84462">
          <w:rPr>
            <w:rFonts w:hint="cs"/>
            <w:rtl/>
            <w:rPrChange w:id="696" w:author="Fadwa Alateiqu" w:date="2026-06-14T01:10:00Z" w16du:dateUtc="2026-06-13T22:10:00Z">
              <w:rPr>
                <w:rStyle w:val="Hyperlink"/>
                <w:rFonts w:hint="cs"/>
                <w:noProof/>
                <w:rtl/>
              </w:rPr>
            </w:rPrChange>
          </w:rPr>
          <w:delText>الأموال</w:delText>
        </w:r>
        <w:r w:rsidRPr="00D84462" w:rsidDel="00D84462">
          <w:rPr>
            <w:rtl/>
            <w:rPrChange w:id="697" w:author="Fadwa Alateiqu" w:date="2026-06-14T01:10:00Z" w16du:dateUtc="2026-06-13T22:10:00Z">
              <w:rPr>
                <w:rStyle w:val="Hyperlink"/>
                <w:noProof/>
                <w:rtl/>
              </w:rPr>
            </w:rPrChange>
          </w:rPr>
          <w:delText xml:space="preserve"> </w:delText>
        </w:r>
        <w:r w:rsidRPr="00D84462" w:rsidDel="00D84462">
          <w:rPr>
            <w:rFonts w:hint="cs"/>
            <w:rtl/>
            <w:rPrChange w:id="698" w:author="Fadwa Alateiqu" w:date="2026-06-14T01:10:00Z" w16du:dateUtc="2026-06-13T22:10:00Z">
              <w:rPr>
                <w:rStyle w:val="Hyperlink"/>
                <w:rFonts w:hint="cs"/>
                <w:noProof/>
                <w:rtl/>
              </w:rPr>
            </w:rPrChange>
          </w:rPr>
          <w:delText>وتمويل</w:delText>
        </w:r>
        <w:r w:rsidRPr="00D84462" w:rsidDel="00D84462">
          <w:rPr>
            <w:rtl/>
            <w:rPrChange w:id="699" w:author="Fadwa Alateiqu" w:date="2026-06-14T01:10:00Z" w16du:dateUtc="2026-06-13T22:10:00Z">
              <w:rPr>
                <w:rStyle w:val="Hyperlink"/>
                <w:noProof/>
                <w:rtl/>
              </w:rPr>
            </w:rPrChange>
          </w:rPr>
          <w:delText xml:space="preserve"> </w:delText>
        </w:r>
        <w:r w:rsidRPr="00D84462" w:rsidDel="00D84462">
          <w:rPr>
            <w:rFonts w:hint="cs"/>
            <w:rtl/>
            <w:rPrChange w:id="700" w:author="Fadwa Alateiqu" w:date="2026-06-14T01:10:00Z" w16du:dateUtc="2026-06-13T22:10:00Z">
              <w:rPr>
                <w:rStyle w:val="Hyperlink"/>
                <w:rFonts w:hint="cs"/>
                <w:noProof/>
                <w:rtl/>
              </w:rPr>
            </w:rPrChange>
          </w:rPr>
          <w:delText>الإرهاب</w:delText>
        </w:r>
        <w:r w:rsidRPr="00D84462" w:rsidDel="00D84462">
          <w:rPr>
            <w:rFonts w:ascii="MadaniArabic-Light" w:hAnsi="MadaniArabic-Light" w:cs="MadaniArabic-Light"/>
            <w:noProof/>
            <w:webHidden/>
            <w:szCs w:val="20"/>
          </w:rPr>
          <w:tab/>
          <w:delText>5</w:delText>
        </w:r>
      </w:del>
    </w:p>
    <w:p w14:paraId="15F99C48" w14:textId="1CF5E39F" w:rsidR="003C54F4" w:rsidRPr="00D84462" w:rsidDel="00D84462" w:rsidRDefault="003C54F4" w:rsidP="00FA0055">
      <w:pPr>
        <w:pStyle w:val="TOC3"/>
        <w:tabs>
          <w:tab w:val="left" w:pos="3202"/>
          <w:tab w:val="right" w:leader="hyphen" w:pos="9350"/>
        </w:tabs>
        <w:bidi/>
        <w:jc w:val="both"/>
        <w:rPr>
          <w:del w:id="701" w:author="Fadwa Alateiqu" w:date="2026-06-14T01:09:00Z" w16du:dateUtc="2026-06-13T22:09:00Z"/>
          <w:rFonts w:ascii="MadaniArabic-Light" w:eastAsiaTheme="minorEastAsia" w:hAnsi="MadaniArabic-Light" w:cs="MadaniArabic-Light"/>
          <w:noProof/>
          <w:szCs w:val="20"/>
        </w:rPr>
      </w:pPr>
      <w:del w:id="702" w:author="Fadwa Alateiqu" w:date="2026-06-14T01:09:00Z" w16du:dateUtc="2026-06-13T22:09:00Z">
        <w:r w:rsidRPr="00D84462" w:rsidDel="00D84462">
          <w:rPr>
            <w:rPrChange w:id="703" w:author="Fadwa Alateiqu" w:date="2026-06-14T01:10:00Z" w16du:dateUtc="2026-06-13T22:10:00Z">
              <w:rPr>
                <w:rStyle w:val="Hyperlink"/>
                <w:noProof/>
              </w:rPr>
            </w:rPrChange>
          </w:rPr>
          <w:delText>2.3.5</w:delText>
        </w:r>
        <w:r w:rsidRPr="00D84462" w:rsidDel="00D84462">
          <w:rPr>
            <w:rFonts w:eastAsiaTheme="minorEastAsia"/>
            <w:noProof/>
            <w:rtl/>
          </w:rPr>
          <w:delText xml:space="preserve"> </w:delText>
        </w:r>
        <w:r w:rsidRPr="00D84462" w:rsidDel="00D84462">
          <w:rPr>
            <w:rFonts w:hint="cs"/>
            <w:rtl/>
            <w:rPrChange w:id="704" w:author="Fadwa Alateiqu" w:date="2026-06-14T01:10:00Z" w16du:dateUtc="2026-06-13T22:10:00Z">
              <w:rPr>
                <w:rStyle w:val="Hyperlink"/>
                <w:rFonts w:hint="cs"/>
                <w:noProof/>
                <w:rtl/>
              </w:rPr>
            </w:rPrChange>
          </w:rPr>
          <w:delText>حماية</w:delText>
        </w:r>
        <w:r w:rsidRPr="00D84462" w:rsidDel="00D84462">
          <w:rPr>
            <w:rtl/>
            <w:rPrChange w:id="705" w:author="Fadwa Alateiqu" w:date="2026-06-14T01:10:00Z" w16du:dateUtc="2026-06-13T22:10:00Z">
              <w:rPr>
                <w:rStyle w:val="Hyperlink"/>
                <w:noProof/>
                <w:rtl/>
              </w:rPr>
            </w:rPrChange>
          </w:rPr>
          <w:delText xml:space="preserve"> </w:delText>
        </w:r>
        <w:r w:rsidRPr="00D84462" w:rsidDel="00D84462">
          <w:rPr>
            <w:rFonts w:hint="cs"/>
            <w:rtl/>
            <w:rPrChange w:id="706" w:author="Fadwa Alateiqu" w:date="2026-06-14T01:10:00Z" w16du:dateUtc="2026-06-13T22:10:00Z">
              <w:rPr>
                <w:rStyle w:val="Hyperlink"/>
                <w:rFonts w:hint="cs"/>
                <w:noProof/>
                <w:rtl/>
              </w:rPr>
            </w:rPrChange>
          </w:rPr>
          <w:delText>الوقف</w:delText>
        </w:r>
        <w:r w:rsidRPr="00D84462" w:rsidDel="00D84462">
          <w:rPr>
            <w:rtl/>
            <w:rPrChange w:id="707" w:author="Fadwa Alateiqu" w:date="2026-06-14T01:10:00Z" w16du:dateUtc="2026-06-13T22:10:00Z">
              <w:rPr>
                <w:rStyle w:val="Hyperlink"/>
                <w:noProof/>
                <w:rtl/>
              </w:rPr>
            </w:rPrChange>
          </w:rPr>
          <w:delText xml:space="preserve"> </w:delText>
        </w:r>
        <w:r w:rsidRPr="00D84462" w:rsidDel="00D84462">
          <w:rPr>
            <w:rFonts w:hint="cs"/>
            <w:rtl/>
            <w:rPrChange w:id="708" w:author="Fadwa Alateiqu" w:date="2026-06-14T01:10:00Z" w16du:dateUtc="2026-06-13T22:10:00Z">
              <w:rPr>
                <w:rStyle w:val="Hyperlink"/>
                <w:rFonts w:hint="cs"/>
                <w:noProof/>
                <w:rtl/>
              </w:rPr>
            </w:rPrChange>
          </w:rPr>
          <w:delText>وصيانة</w:delText>
        </w:r>
        <w:r w:rsidRPr="00D84462" w:rsidDel="00D84462">
          <w:rPr>
            <w:rtl/>
            <w:rPrChange w:id="709" w:author="Fadwa Alateiqu" w:date="2026-06-14T01:10:00Z" w16du:dateUtc="2026-06-13T22:10:00Z">
              <w:rPr>
                <w:rStyle w:val="Hyperlink"/>
                <w:noProof/>
                <w:rtl/>
              </w:rPr>
            </w:rPrChange>
          </w:rPr>
          <w:delText xml:space="preserve"> </w:delText>
        </w:r>
        <w:r w:rsidRPr="00D84462" w:rsidDel="00D84462">
          <w:rPr>
            <w:rFonts w:hint="cs"/>
            <w:rtl/>
            <w:rPrChange w:id="710" w:author="Fadwa Alateiqu" w:date="2026-06-14T01:10:00Z" w16du:dateUtc="2026-06-13T22:10:00Z">
              <w:rPr>
                <w:rStyle w:val="Hyperlink"/>
                <w:rFonts w:hint="cs"/>
                <w:noProof/>
                <w:rtl/>
              </w:rPr>
            </w:rPrChange>
          </w:rPr>
          <w:delText>أصوله</w:delText>
        </w:r>
        <w:r w:rsidRPr="00D84462" w:rsidDel="00D84462">
          <w:rPr>
            <w:rtl/>
            <w:rPrChange w:id="711"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5</w:delText>
        </w:r>
      </w:del>
    </w:p>
    <w:p w14:paraId="23ED2331" w14:textId="4FBCCA86" w:rsidR="003C54F4" w:rsidRPr="00D84462" w:rsidDel="00D84462" w:rsidRDefault="003C54F4" w:rsidP="00FA0055">
      <w:pPr>
        <w:pStyle w:val="TOC3"/>
        <w:tabs>
          <w:tab w:val="left" w:pos="2730"/>
          <w:tab w:val="right" w:leader="hyphen" w:pos="9350"/>
        </w:tabs>
        <w:bidi/>
        <w:jc w:val="both"/>
        <w:rPr>
          <w:del w:id="712" w:author="Fadwa Alateiqu" w:date="2026-06-14T01:09:00Z" w16du:dateUtc="2026-06-13T22:09:00Z"/>
          <w:rFonts w:ascii="MadaniArabic-Light" w:eastAsiaTheme="minorEastAsia" w:hAnsi="MadaniArabic-Light" w:cs="MadaniArabic-Light"/>
          <w:noProof/>
          <w:szCs w:val="20"/>
        </w:rPr>
      </w:pPr>
      <w:del w:id="713" w:author="Fadwa Alateiqu" w:date="2026-06-14T01:09:00Z" w16du:dateUtc="2026-06-13T22:09:00Z">
        <w:r w:rsidRPr="00D84462" w:rsidDel="00D84462">
          <w:rPr>
            <w:rPrChange w:id="714" w:author="Fadwa Alateiqu" w:date="2026-06-14T01:10:00Z" w16du:dateUtc="2026-06-13T22:10:00Z">
              <w:rPr>
                <w:rStyle w:val="Hyperlink"/>
                <w:noProof/>
              </w:rPr>
            </w:rPrChange>
          </w:rPr>
          <w:delText>2.3.6</w:delText>
        </w:r>
        <w:r w:rsidRPr="00D84462" w:rsidDel="00D84462">
          <w:rPr>
            <w:rFonts w:eastAsiaTheme="minorEastAsia"/>
            <w:noProof/>
            <w:rtl/>
          </w:rPr>
          <w:delText xml:space="preserve"> </w:delText>
        </w:r>
        <w:r w:rsidRPr="00D84462" w:rsidDel="00D84462">
          <w:rPr>
            <w:rFonts w:hint="cs"/>
            <w:rtl/>
            <w:rPrChange w:id="715" w:author="Fadwa Alateiqu" w:date="2026-06-14T01:10:00Z" w16du:dateUtc="2026-06-13T22:10:00Z">
              <w:rPr>
                <w:rStyle w:val="Hyperlink"/>
                <w:rFonts w:hint="cs"/>
                <w:noProof/>
                <w:rtl/>
              </w:rPr>
            </w:rPrChange>
          </w:rPr>
          <w:delText>إدارة</w:delText>
        </w:r>
        <w:r w:rsidRPr="00D84462" w:rsidDel="00D84462">
          <w:rPr>
            <w:rtl/>
            <w:rPrChange w:id="716" w:author="Fadwa Alateiqu" w:date="2026-06-14T01:10:00Z" w16du:dateUtc="2026-06-13T22:10:00Z">
              <w:rPr>
                <w:rStyle w:val="Hyperlink"/>
                <w:noProof/>
                <w:rtl/>
              </w:rPr>
            </w:rPrChange>
          </w:rPr>
          <w:delText xml:space="preserve"> </w:delText>
        </w:r>
        <w:r w:rsidRPr="00D84462" w:rsidDel="00D84462">
          <w:rPr>
            <w:rFonts w:hint="cs"/>
            <w:rtl/>
            <w:rPrChange w:id="717" w:author="Fadwa Alateiqu" w:date="2026-06-14T01:10:00Z" w16du:dateUtc="2026-06-13T22:10:00Z">
              <w:rPr>
                <w:rStyle w:val="Hyperlink"/>
                <w:rFonts w:hint="cs"/>
                <w:noProof/>
                <w:rtl/>
              </w:rPr>
            </w:rPrChange>
          </w:rPr>
          <w:delText>الوقف</w:delText>
        </w:r>
        <w:r w:rsidRPr="00D84462" w:rsidDel="00D84462">
          <w:rPr>
            <w:rtl/>
            <w:rPrChange w:id="718" w:author="Fadwa Alateiqu" w:date="2026-06-14T01:10:00Z" w16du:dateUtc="2026-06-13T22:10:00Z">
              <w:rPr>
                <w:rStyle w:val="Hyperlink"/>
                <w:noProof/>
                <w:rtl/>
              </w:rPr>
            </w:rPrChange>
          </w:rPr>
          <w:delText xml:space="preserve"> </w:delText>
        </w:r>
        <w:r w:rsidRPr="00D84462" w:rsidDel="00D84462">
          <w:rPr>
            <w:rFonts w:hint="cs"/>
            <w:rtl/>
            <w:rPrChange w:id="719" w:author="Fadwa Alateiqu" w:date="2026-06-14T01:10:00Z" w16du:dateUtc="2026-06-13T22:10:00Z">
              <w:rPr>
                <w:rStyle w:val="Hyperlink"/>
                <w:rFonts w:hint="cs"/>
                <w:noProof/>
                <w:rtl/>
              </w:rPr>
            </w:rPrChange>
          </w:rPr>
          <w:delText>والحوكمة</w:delText>
        </w:r>
        <w:r w:rsidRPr="00D84462" w:rsidDel="00D84462">
          <w:rPr>
            <w:rFonts w:ascii="MadaniArabic-Light" w:hAnsi="MadaniArabic-Light" w:cs="MadaniArabic-Light"/>
            <w:noProof/>
            <w:webHidden/>
            <w:szCs w:val="20"/>
          </w:rPr>
          <w:tab/>
          <w:delText>5</w:delText>
        </w:r>
      </w:del>
    </w:p>
    <w:p w14:paraId="5B6BC8A5" w14:textId="0292F7F5" w:rsidR="003C54F4" w:rsidRPr="00D84462" w:rsidDel="00D84462" w:rsidRDefault="003C54F4" w:rsidP="00FA0055">
      <w:pPr>
        <w:pStyle w:val="TOC3"/>
        <w:tabs>
          <w:tab w:val="left" w:pos="2299"/>
          <w:tab w:val="right" w:leader="hyphen" w:pos="9350"/>
        </w:tabs>
        <w:bidi/>
        <w:jc w:val="both"/>
        <w:rPr>
          <w:del w:id="720" w:author="Fadwa Alateiqu" w:date="2026-06-14T01:09:00Z" w16du:dateUtc="2026-06-13T22:09:00Z"/>
          <w:rFonts w:ascii="MadaniArabic-Light" w:eastAsiaTheme="minorEastAsia" w:hAnsi="MadaniArabic-Light" w:cs="MadaniArabic-Light"/>
          <w:noProof/>
          <w:szCs w:val="20"/>
        </w:rPr>
      </w:pPr>
      <w:del w:id="721" w:author="Fadwa Alateiqu" w:date="2026-06-14T01:09:00Z" w16du:dateUtc="2026-06-13T22:09:00Z">
        <w:r w:rsidRPr="00D84462" w:rsidDel="00D84462">
          <w:rPr>
            <w:rPrChange w:id="722" w:author="Fadwa Alateiqu" w:date="2026-06-14T01:10:00Z" w16du:dateUtc="2026-06-13T22:10:00Z">
              <w:rPr>
                <w:rStyle w:val="Hyperlink"/>
                <w:noProof/>
              </w:rPr>
            </w:rPrChange>
          </w:rPr>
          <w:delText>2.3.7</w:delText>
        </w:r>
        <w:r w:rsidRPr="00D84462" w:rsidDel="00D84462">
          <w:rPr>
            <w:rFonts w:eastAsiaTheme="minorEastAsia"/>
            <w:noProof/>
            <w:rtl/>
          </w:rPr>
          <w:delText xml:space="preserve"> </w:delText>
        </w:r>
        <w:r w:rsidRPr="00D84462" w:rsidDel="00D84462">
          <w:rPr>
            <w:rFonts w:hint="cs"/>
            <w:rtl/>
            <w:rPrChange w:id="723" w:author="Fadwa Alateiqu" w:date="2026-06-14T01:10:00Z" w16du:dateUtc="2026-06-13T22:10:00Z">
              <w:rPr>
                <w:rStyle w:val="Hyperlink"/>
                <w:rFonts w:hint="cs"/>
                <w:noProof/>
                <w:rtl/>
              </w:rPr>
            </w:rPrChange>
          </w:rPr>
          <w:delText>الأعمال</w:delText>
        </w:r>
        <w:r w:rsidRPr="00D84462" w:rsidDel="00D84462">
          <w:rPr>
            <w:rtl/>
            <w:rPrChange w:id="724" w:author="Fadwa Alateiqu" w:date="2026-06-14T01:10:00Z" w16du:dateUtc="2026-06-13T22:10:00Z">
              <w:rPr>
                <w:rStyle w:val="Hyperlink"/>
                <w:noProof/>
                <w:rtl/>
              </w:rPr>
            </w:rPrChange>
          </w:rPr>
          <w:delText xml:space="preserve"> </w:delText>
        </w:r>
        <w:r w:rsidRPr="00D84462" w:rsidDel="00D84462">
          <w:rPr>
            <w:rFonts w:hint="cs"/>
            <w:rtl/>
            <w:rPrChange w:id="725" w:author="Fadwa Alateiqu" w:date="2026-06-14T01:10:00Z" w16du:dateUtc="2026-06-13T22:10:00Z">
              <w:rPr>
                <w:rStyle w:val="Hyperlink"/>
                <w:rFonts w:hint="cs"/>
                <w:noProof/>
                <w:rtl/>
              </w:rPr>
            </w:rPrChange>
          </w:rPr>
          <w:delText>القانونية</w:delText>
        </w:r>
        <w:r w:rsidRPr="00D84462" w:rsidDel="00D84462">
          <w:rPr>
            <w:rtl/>
            <w:rPrChange w:id="726"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6</w:delText>
        </w:r>
      </w:del>
    </w:p>
    <w:p w14:paraId="50FD4479" w14:textId="7062CFDA" w:rsidR="003C54F4" w:rsidRPr="00D84462" w:rsidDel="00D84462" w:rsidRDefault="003C54F4" w:rsidP="00FA0055">
      <w:pPr>
        <w:pStyle w:val="TOC3"/>
        <w:tabs>
          <w:tab w:val="left" w:pos="2340"/>
          <w:tab w:val="right" w:leader="hyphen" w:pos="9350"/>
        </w:tabs>
        <w:bidi/>
        <w:jc w:val="both"/>
        <w:rPr>
          <w:del w:id="727" w:author="Fadwa Alateiqu" w:date="2026-06-14T01:09:00Z" w16du:dateUtc="2026-06-13T22:09:00Z"/>
          <w:rFonts w:ascii="MadaniArabic-Light" w:eastAsiaTheme="minorEastAsia" w:hAnsi="MadaniArabic-Light" w:cs="MadaniArabic-Light"/>
          <w:noProof/>
          <w:szCs w:val="20"/>
        </w:rPr>
      </w:pPr>
      <w:del w:id="728" w:author="Fadwa Alateiqu" w:date="2026-06-14T01:09:00Z" w16du:dateUtc="2026-06-13T22:09:00Z">
        <w:r w:rsidRPr="00D84462" w:rsidDel="00D84462">
          <w:rPr>
            <w:rPrChange w:id="729" w:author="Fadwa Alateiqu" w:date="2026-06-14T01:10:00Z" w16du:dateUtc="2026-06-13T22:10:00Z">
              <w:rPr>
                <w:rStyle w:val="Hyperlink"/>
                <w:noProof/>
              </w:rPr>
            </w:rPrChange>
          </w:rPr>
          <w:delText>2.3.8</w:delText>
        </w:r>
        <w:r w:rsidRPr="00D84462" w:rsidDel="00D84462">
          <w:rPr>
            <w:rFonts w:eastAsiaTheme="minorEastAsia"/>
            <w:noProof/>
            <w:rtl/>
          </w:rPr>
          <w:delText xml:space="preserve"> </w:delText>
        </w:r>
        <w:r w:rsidRPr="00D84462" w:rsidDel="00D84462">
          <w:rPr>
            <w:rFonts w:hint="cs"/>
            <w:rtl/>
            <w:rPrChange w:id="730" w:author="Fadwa Alateiqu" w:date="2026-06-14T01:10:00Z" w16du:dateUtc="2026-06-13T22:10:00Z">
              <w:rPr>
                <w:rStyle w:val="Hyperlink"/>
                <w:rFonts w:hint="cs"/>
                <w:noProof/>
                <w:rtl/>
              </w:rPr>
            </w:rPrChange>
          </w:rPr>
          <w:delText>الأعمال</w:delText>
        </w:r>
        <w:r w:rsidRPr="00D84462" w:rsidDel="00D84462">
          <w:rPr>
            <w:rtl/>
            <w:rPrChange w:id="731" w:author="Fadwa Alateiqu" w:date="2026-06-14T01:10:00Z" w16du:dateUtc="2026-06-13T22:10:00Z">
              <w:rPr>
                <w:rStyle w:val="Hyperlink"/>
                <w:noProof/>
                <w:rtl/>
              </w:rPr>
            </w:rPrChange>
          </w:rPr>
          <w:delText xml:space="preserve"> </w:delText>
        </w:r>
        <w:r w:rsidRPr="00D84462" w:rsidDel="00D84462">
          <w:rPr>
            <w:rFonts w:hint="cs"/>
            <w:rtl/>
            <w:rPrChange w:id="732" w:author="Fadwa Alateiqu" w:date="2026-06-14T01:10:00Z" w16du:dateUtc="2026-06-13T22:10:00Z">
              <w:rPr>
                <w:rStyle w:val="Hyperlink"/>
                <w:rFonts w:hint="cs"/>
                <w:noProof/>
                <w:rtl/>
              </w:rPr>
            </w:rPrChange>
          </w:rPr>
          <w:delText>القضائية</w:delText>
        </w:r>
        <w:r w:rsidRPr="00D84462" w:rsidDel="00D84462">
          <w:rPr>
            <w:rtl/>
            <w:rPrChange w:id="733"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6</w:delText>
        </w:r>
      </w:del>
    </w:p>
    <w:p w14:paraId="1F38AA54" w14:textId="2F05BB16" w:rsidR="003C54F4" w:rsidRPr="00D84462" w:rsidDel="00D84462" w:rsidRDefault="003C54F4" w:rsidP="00FA0055">
      <w:pPr>
        <w:pStyle w:val="TOC3"/>
        <w:tabs>
          <w:tab w:val="left" w:pos="2370"/>
          <w:tab w:val="right" w:leader="hyphen" w:pos="9350"/>
        </w:tabs>
        <w:bidi/>
        <w:jc w:val="both"/>
        <w:rPr>
          <w:del w:id="734" w:author="Fadwa Alateiqu" w:date="2026-06-14T01:09:00Z" w16du:dateUtc="2026-06-13T22:09:00Z"/>
          <w:rFonts w:ascii="MadaniArabic-Light" w:eastAsiaTheme="minorEastAsia" w:hAnsi="MadaniArabic-Light" w:cs="MadaniArabic-Light"/>
          <w:noProof/>
          <w:szCs w:val="20"/>
        </w:rPr>
      </w:pPr>
      <w:del w:id="735" w:author="Fadwa Alateiqu" w:date="2026-06-14T01:09:00Z" w16du:dateUtc="2026-06-13T22:09:00Z">
        <w:r w:rsidRPr="00D84462" w:rsidDel="00D84462">
          <w:rPr>
            <w:rPrChange w:id="736" w:author="Fadwa Alateiqu" w:date="2026-06-14T01:10:00Z" w16du:dateUtc="2026-06-13T22:10:00Z">
              <w:rPr>
                <w:rStyle w:val="Hyperlink"/>
                <w:noProof/>
              </w:rPr>
            </w:rPrChange>
          </w:rPr>
          <w:delText>2.3.9</w:delText>
        </w:r>
        <w:r w:rsidRPr="00D84462" w:rsidDel="00D84462">
          <w:rPr>
            <w:rFonts w:eastAsiaTheme="minorEastAsia"/>
            <w:noProof/>
            <w:rtl/>
          </w:rPr>
          <w:delText xml:space="preserve"> </w:delText>
        </w:r>
        <w:r w:rsidRPr="00D84462" w:rsidDel="00D84462">
          <w:rPr>
            <w:rFonts w:hint="cs"/>
            <w:rtl/>
            <w:rPrChange w:id="737" w:author="Fadwa Alateiqu" w:date="2026-06-14T01:10:00Z" w16du:dateUtc="2026-06-13T22:10:00Z">
              <w:rPr>
                <w:rStyle w:val="Hyperlink"/>
                <w:rFonts w:hint="cs"/>
                <w:noProof/>
                <w:rtl/>
              </w:rPr>
            </w:rPrChange>
          </w:rPr>
          <w:delText>الأعمال</w:delText>
        </w:r>
        <w:r w:rsidRPr="00D84462" w:rsidDel="00D84462">
          <w:rPr>
            <w:rtl/>
            <w:rPrChange w:id="738" w:author="Fadwa Alateiqu" w:date="2026-06-14T01:10:00Z" w16du:dateUtc="2026-06-13T22:10:00Z">
              <w:rPr>
                <w:rStyle w:val="Hyperlink"/>
                <w:noProof/>
                <w:rtl/>
              </w:rPr>
            </w:rPrChange>
          </w:rPr>
          <w:delText xml:space="preserve"> </w:delText>
        </w:r>
        <w:r w:rsidRPr="00D84462" w:rsidDel="00D84462">
          <w:rPr>
            <w:rFonts w:hint="cs"/>
            <w:rtl/>
            <w:rPrChange w:id="739" w:author="Fadwa Alateiqu" w:date="2026-06-14T01:10:00Z" w16du:dateUtc="2026-06-13T22:10:00Z">
              <w:rPr>
                <w:rStyle w:val="Hyperlink"/>
                <w:rFonts w:hint="cs"/>
                <w:noProof/>
                <w:rtl/>
              </w:rPr>
            </w:rPrChange>
          </w:rPr>
          <w:delText>التنظيمية</w:delText>
        </w:r>
        <w:r w:rsidRPr="00D84462" w:rsidDel="00D84462">
          <w:rPr>
            <w:rtl/>
            <w:rPrChange w:id="740" w:author="Fadwa Alateiqu" w:date="2026-06-14T01:10:00Z" w16du:dateUtc="2026-06-13T22:10:00Z">
              <w:rPr>
                <w:rStyle w:val="Hyperlink"/>
                <w:noProof/>
                <w:rtl/>
              </w:rPr>
            </w:rPrChange>
          </w:rPr>
          <w:delText xml:space="preserve"> </w:delText>
        </w:r>
        <w:r w:rsidRPr="00D84462" w:rsidDel="00D84462">
          <w:rPr>
            <w:rFonts w:ascii="MadaniArabic-Light" w:hAnsi="MadaniArabic-Light" w:cs="MadaniArabic-Light"/>
            <w:noProof/>
            <w:webHidden/>
            <w:szCs w:val="20"/>
          </w:rPr>
          <w:tab/>
          <w:delText>6</w:delText>
        </w:r>
      </w:del>
    </w:p>
    <w:p w14:paraId="5BEB2038" w14:textId="0701DFE8" w:rsidR="003C54F4" w:rsidRPr="00D84462" w:rsidDel="00D84462" w:rsidRDefault="003C54F4" w:rsidP="00FA0055">
      <w:pPr>
        <w:pStyle w:val="TOC3"/>
        <w:tabs>
          <w:tab w:val="left" w:pos="3340"/>
          <w:tab w:val="right" w:leader="hyphen" w:pos="9350"/>
        </w:tabs>
        <w:bidi/>
        <w:jc w:val="both"/>
        <w:rPr>
          <w:del w:id="741" w:author="Fadwa Alateiqu" w:date="2026-06-14T01:09:00Z" w16du:dateUtc="2026-06-13T22:09:00Z"/>
          <w:rFonts w:ascii="MadaniArabic-Light" w:eastAsiaTheme="minorEastAsia" w:hAnsi="MadaniArabic-Light" w:cs="MadaniArabic-Light"/>
          <w:noProof/>
          <w:szCs w:val="20"/>
        </w:rPr>
      </w:pPr>
      <w:del w:id="742" w:author="Fadwa Alateiqu" w:date="2026-06-14T01:09:00Z" w16du:dateUtc="2026-06-13T22:09:00Z">
        <w:r w:rsidRPr="00D84462" w:rsidDel="00D84462">
          <w:rPr>
            <w:rPrChange w:id="743" w:author="Fadwa Alateiqu" w:date="2026-06-14T01:10:00Z" w16du:dateUtc="2026-06-13T22:10:00Z">
              <w:rPr>
                <w:rStyle w:val="Hyperlink"/>
                <w:noProof/>
              </w:rPr>
            </w:rPrChange>
          </w:rPr>
          <w:delText>2.3.10</w:delText>
        </w:r>
        <w:r w:rsidRPr="00D84462" w:rsidDel="00D84462">
          <w:rPr>
            <w:rFonts w:eastAsiaTheme="minorEastAsia"/>
            <w:noProof/>
            <w:rtl/>
          </w:rPr>
          <w:delText xml:space="preserve"> </w:delText>
        </w:r>
        <w:r w:rsidRPr="00D84462" w:rsidDel="00D84462">
          <w:rPr>
            <w:rFonts w:hint="cs"/>
            <w:rtl/>
            <w:rPrChange w:id="744" w:author="Fadwa Alateiqu" w:date="2026-06-14T01:10:00Z" w16du:dateUtc="2026-06-13T22:10:00Z">
              <w:rPr>
                <w:rStyle w:val="Hyperlink"/>
                <w:rFonts w:hint="cs"/>
                <w:noProof/>
                <w:rtl/>
              </w:rPr>
            </w:rPrChange>
          </w:rPr>
          <w:delText>استثمار</w:delText>
        </w:r>
        <w:r w:rsidRPr="00D84462" w:rsidDel="00D84462">
          <w:rPr>
            <w:rtl/>
            <w:rPrChange w:id="745" w:author="Fadwa Alateiqu" w:date="2026-06-14T01:10:00Z" w16du:dateUtc="2026-06-13T22:10:00Z">
              <w:rPr>
                <w:rStyle w:val="Hyperlink"/>
                <w:noProof/>
                <w:rtl/>
              </w:rPr>
            </w:rPrChange>
          </w:rPr>
          <w:delText xml:space="preserve"> </w:delText>
        </w:r>
        <w:r w:rsidRPr="00D84462" w:rsidDel="00D84462">
          <w:rPr>
            <w:rFonts w:hint="cs"/>
            <w:rtl/>
            <w:rPrChange w:id="746" w:author="Fadwa Alateiqu" w:date="2026-06-14T01:10:00Z" w16du:dateUtc="2026-06-13T22:10:00Z">
              <w:rPr>
                <w:rStyle w:val="Hyperlink"/>
                <w:rFonts w:hint="cs"/>
                <w:noProof/>
                <w:rtl/>
              </w:rPr>
            </w:rPrChange>
          </w:rPr>
          <w:delText>الوقف</w:delText>
        </w:r>
        <w:r w:rsidRPr="00D84462" w:rsidDel="00D84462">
          <w:rPr>
            <w:rtl/>
            <w:rPrChange w:id="747" w:author="Fadwa Alateiqu" w:date="2026-06-14T01:10:00Z" w16du:dateUtc="2026-06-13T22:10:00Z">
              <w:rPr>
                <w:rStyle w:val="Hyperlink"/>
                <w:noProof/>
                <w:rtl/>
              </w:rPr>
            </w:rPrChange>
          </w:rPr>
          <w:delText xml:space="preserve"> </w:delText>
        </w:r>
        <w:r w:rsidRPr="00D84462" w:rsidDel="00D84462">
          <w:rPr>
            <w:rFonts w:hint="cs"/>
            <w:rtl/>
            <w:rPrChange w:id="748" w:author="Fadwa Alateiqu" w:date="2026-06-14T01:10:00Z" w16du:dateUtc="2026-06-13T22:10:00Z">
              <w:rPr>
                <w:rStyle w:val="Hyperlink"/>
                <w:rFonts w:hint="cs"/>
                <w:noProof/>
                <w:rtl/>
              </w:rPr>
            </w:rPrChange>
          </w:rPr>
          <w:delText>وتنمية</w:delText>
        </w:r>
        <w:r w:rsidRPr="00D84462" w:rsidDel="00D84462">
          <w:rPr>
            <w:rtl/>
            <w:rPrChange w:id="749" w:author="Fadwa Alateiqu" w:date="2026-06-14T01:10:00Z" w16du:dateUtc="2026-06-13T22:10:00Z">
              <w:rPr>
                <w:rStyle w:val="Hyperlink"/>
                <w:noProof/>
                <w:rtl/>
              </w:rPr>
            </w:rPrChange>
          </w:rPr>
          <w:delText xml:space="preserve"> </w:delText>
        </w:r>
        <w:r w:rsidRPr="00D84462" w:rsidDel="00D84462">
          <w:rPr>
            <w:rFonts w:hint="cs"/>
            <w:rtl/>
            <w:rPrChange w:id="750" w:author="Fadwa Alateiqu" w:date="2026-06-14T01:10:00Z" w16du:dateUtc="2026-06-13T22:10:00Z">
              <w:rPr>
                <w:rStyle w:val="Hyperlink"/>
                <w:rFonts w:hint="cs"/>
                <w:noProof/>
                <w:rtl/>
              </w:rPr>
            </w:rPrChange>
          </w:rPr>
          <w:delText>أصوله</w:delText>
        </w:r>
        <w:r w:rsidRPr="00D84462" w:rsidDel="00D84462">
          <w:rPr>
            <w:rtl/>
            <w:rPrChange w:id="751" w:author="Fadwa Alateiqu" w:date="2026-06-14T01:10:00Z" w16du:dateUtc="2026-06-13T22:10:00Z">
              <w:rPr>
                <w:rStyle w:val="Hyperlink"/>
                <w:noProof/>
                <w:rtl/>
              </w:rPr>
            </w:rPrChange>
          </w:rPr>
          <w:delText>-</w:delText>
        </w:r>
        <w:r w:rsidRPr="00D84462" w:rsidDel="00D84462">
          <w:rPr>
            <w:rFonts w:ascii="MadaniArabic-Light" w:hAnsi="MadaniArabic-Light" w:cs="MadaniArabic-Light"/>
            <w:noProof/>
            <w:webHidden/>
            <w:szCs w:val="20"/>
          </w:rPr>
          <w:tab/>
          <w:delText>6</w:delText>
        </w:r>
      </w:del>
    </w:p>
    <w:p w14:paraId="663FFE06" w14:textId="436C3B58" w:rsidR="003C54F4" w:rsidRPr="00FA0055" w:rsidDel="00D84462" w:rsidRDefault="003C54F4" w:rsidP="00FA0055">
      <w:pPr>
        <w:pStyle w:val="TOC1"/>
        <w:tabs>
          <w:tab w:val="left" w:pos="3539"/>
          <w:tab w:val="right" w:leader="hyphen" w:pos="9350"/>
        </w:tabs>
        <w:bidi/>
        <w:jc w:val="both"/>
        <w:rPr>
          <w:del w:id="752" w:author="Fadwa Alateiqu" w:date="2026-06-14T01:09:00Z" w16du:dateUtc="2026-06-13T22:09:00Z"/>
          <w:rFonts w:ascii="MadaniArabic-Light" w:eastAsiaTheme="minorEastAsia" w:hAnsi="MadaniArabic-Light" w:cs="MadaniArabic-Light"/>
          <w:b w:val="0"/>
          <w:bCs w:val="0"/>
          <w:i w:val="0"/>
          <w:iCs w:val="0"/>
          <w:noProof/>
          <w:sz w:val="20"/>
          <w:szCs w:val="20"/>
        </w:rPr>
      </w:pPr>
      <w:del w:id="753" w:author="Fadwa Alateiqu" w:date="2026-06-14T01:09:00Z" w16du:dateUtc="2026-06-13T22:09:00Z">
        <w:r w:rsidRPr="00D84462" w:rsidDel="00D84462">
          <w:rPr>
            <w:rtl/>
            <w:rPrChange w:id="754" w:author="Fadwa Alateiqu" w:date="2026-06-14T01:10:00Z" w16du:dateUtc="2026-06-13T22:10:00Z">
              <w:rPr>
                <w:rStyle w:val="Hyperlink"/>
                <w:i w:val="0"/>
                <w:iCs w:val="0"/>
                <w:noProof/>
                <w:rtl/>
              </w:rPr>
            </w:rPrChange>
          </w:rPr>
          <w:delText>3</w:delText>
        </w:r>
        <w:r w:rsidRPr="00D84462" w:rsidDel="00D84462">
          <w:rPr>
            <w:rFonts w:eastAsiaTheme="minorEastAsia"/>
            <w:noProof/>
            <w:rtl/>
          </w:rPr>
          <w:delText xml:space="preserve"> </w:delText>
        </w:r>
        <w:r w:rsidRPr="00D84462" w:rsidDel="00D84462">
          <w:rPr>
            <w:rFonts w:hint="cs"/>
            <w:rtl/>
            <w:rPrChange w:id="755" w:author="Fadwa Alateiqu" w:date="2026-06-14T01:10:00Z" w16du:dateUtc="2026-06-13T22:10:00Z">
              <w:rPr>
                <w:rStyle w:val="Hyperlink"/>
                <w:rFonts w:hint="cs"/>
                <w:i w:val="0"/>
                <w:iCs w:val="0"/>
                <w:noProof/>
                <w:rtl/>
              </w:rPr>
            </w:rPrChange>
          </w:rPr>
          <w:delText>آليه</w:delText>
        </w:r>
        <w:r w:rsidRPr="00D84462" w:rsidDel="00D84462">
          <w:rPr>
            <w:rtl/>
            <w:rPrChange w:id="756" w:author="Fadwa Alateiqu" w:date="2026-06-14T01:10:00Z" w16du:dateUtc="2026-06-13T22:10:00Z">
              <w:rPr>
                <w:rStyle w:val="Hyperlink"/>
                <w:i w:val="0"/>
                <w:iCs w:val="0"/>
                <w:noProof/>
                <w:rtl/>
              </w:rPr>
            </w:rPrChange>
          </w:rPr>
          <w:delText xml:space="preserve"> </w:delText>
        </w:r>
        <w:r w:rsidRPr="00D84462" w:rsidDel="00D84462">
          <w:rPr>
            <w:rFonts w:hint="cs"/>
            <w:rtl/>
            <w:rPrChange w:id="757" w:author="Fadwa Alateiqu" w:date="2026-06-14T01:10:00Z" w16du:dateUtc="2026-06-13T22:10:00Z">
              <w:rPr>
                <w:rStyle w:val="Hyperlink"/>
                <w:rFonts w:hint="cs"/>
                <w:i w:val="0"/>
                <w:iCs w:val="0"/>
                <w:noProof/>
                <w:rtl/>
              </w:rPr>
            </w:rPrChange>
          </w:rPr>
          <w:delText>التواصل</w:delText>
        </w:r>
        <w:r w:rsidRPr="00D84462" w:rsidDel="00D84462">
          <w:rPr>
            <w:rtl/>
            <w:rPrChange w:id="758" w:author="Fadwa Alateiqu" w:date="2026-06-14T01:10:00Z" w16du:dateUtc="2026-06-13T22:10:00Z">
              <w:rPr>
                <w:rStyle w:val="Hyperlink"/>
                <w:i w:val="0"/>
                <w:iCs w:val="0"/>
                <w:noProof/>
                <w:rtl/>
              </w:rPr>
            </w:rPrChange>
          </w:rPr>
          <w:delText xml:space="preserve"> </w:delText>
        </w:r>
        <w:r w:rsidRPr="00D84462" w:rsidDel="00D84462">
          <w:rPr>
            <w:rFonts w:hint="cs"/>
            <w:rtl/>
            <w:rPrChange w:id="759" w:author="Fadwa Alateiqu" w:date="2026-06-14T01:10:00Z" w16du:dateUtc="2026-06-13T22:10:00Z">
              <w:rPr>
                <w:rStyle w:val="Hyperlink"/>
                <w:rFonts w:hint="cs"/>
                <w:i w:val="0"/>
                <w:iCs w:val="0"/>
                <w:noProof/>
                <w:rtl/>
              </w:rPr>
            </w:rPrChange>
          </w:rPr>
          <w:delText>مع</w:delText>
        </w:r>
        <w:r w:rsidRPr="00D84462" w:rsidDel="00D84462">
          <w:rPr>
            <w:rtl/>
            <w:rPrChange w:id="760" w:author="Fadwa Alateiqu" w:date="2026-06-14T01:10:00Z" w16du:dateUtc="2026-06-13T22:10:00Z">
              <w:rPr>
                <w:rStyle w:val="Hyperlink"/>
                <w:i w:val="0"/>
                <w:iCs w:val="0"/>
                <w:noProof/>
                <w:rtl/>
              </w:rPr>
            </w:rPrChange>
          </w:rPr>
          <w:delText xml:space="preserve"> </w:delText>
        </w:r>
        <w:r w:rsidRPr="00D84462" w:rsidDel="00D84462">
          <w:rPr>
            <w:rFonts w:hint="cs"/>
            <w:rtl/>
            <w:rPrChange w:id="761" w:author="Fadwa Alateiqu" w:date="2026-06-14T01:10:00Z" w16du:dateUtc="2026-06-13T22:10:00Z">
              <w:rPr>
                <w:rStyle w:val="Hyperlink"/>
                <w:rFonts w:hint="cs"/>
                <w:i w:val="0"/>
                <w:iCs w:val="0"/>
                <w:noProof/>
                <w:rtl/>
              </w:rPr>
            </w:rPrChange>
          </w:rPr>
          <w:delText>المستفيدين</w:delText>
        </w:r>
        <w:r w:rsidRPr="00D84462" w:rsidDel="00D84462">
          <w:rPr>
            <w:rtl/>
            <w:rPrChange w:id="762" w:author="Fadwa Alateiqu" w:date="2026-06-14T01:10:00Z" w16du:dateUtc="2026-06-13T22:10:00Z">
              <w:rPr>
                <w:rStyle w:val="Hyperlink"/>
                <w:i w:val="0"/>
                <w:iCs w:val="0"/>
                <w:noProof/>
                <w:rtl/>
              </w:rPr>
            </w:rPrChange>
          </w:rPr>
          <w:delText xml:space="preserve"> -----------</w:delText>
        </w:r>
        <w:r w:rsidRPr="00D84462" w:rsidDel="00D84462">
          <w:rPr>
            <w:rFonts w:ascii="MadaniArabic-Light" w:hAnsi="MadaniArabic-Light" w:cs="MadaniArabic-Light"/>
            <w:i w:val="0"/>
            <w:iCs w:val="0"/>
            <w:noProof/>
            <w:webHidden/>
            <w:sz w:val="20"/>
            <w:szCs w:val="20"/>
          </w:rPr>
          <w:tab/>
          <w:delText>6</w:delText>
        </w:r>
      </w:del>
    </w:p>
    <w:p w14:paraId="40012BC8" w14:textId="516DCF92" w:rsidR="003C54F4" w:rsidRPr="00FA0055" w:rsidDel="00D84462" w:rsidRDefault="003C54F4" w:rsidP="00FA0055">
      <w:pPr>
        <w:pStyle w:val="TOC1"/>
        <w:tabs>
          <w:tab w:val="left" w:pos="1400"/>
          <w:tab w:val="right" w:leader="hyphen" w:pos="9350"/>
        </w:tabs>
        <w:bidi/>
        <w:jc w:val="both"/>
        <w:rPr>
          <w:del w:id="763" w:author="Fadwa Alateiqu" w:date="2026-06-14T01:09:00Z" w16du:dateUtc="2026-06-13T22:09:00Z"/>
          <w:rFonts w:ascii="MadaniArabic-Light" w:eastAsiaTheme="minorEastAsia" w:hAnsi="MadaniArabic-Light" w:cs="MadaniArabic-Light"/>
          <w:b w:val="0"/>
          <w:bCs w:val="0"/>
          <w:i w:val="0"/>
          <w:iCs w:val="0"/>
          <w:noProof/>
          <w:sz w:val="20"/>
          <w:szCs w:val="20"/>
        </w:rPr>
      </w:pPr>
      <w:del w:id="764" w:author="Fadwa Alateiqu" w:date="2026-06-14T01:09:00Z" w16du:dateUtc="2026-06-13T22:09:00Z">
        <w:r w:rsidRPr="00D84462" w:rsidDel="00D84462">
          <w:rPr>
            <w:rtl/>
            <w:rPrChange w:id="765" w:author="Fadwa Alateiqu" w:date="2026-06-14T01:10:00Z" w16du:dateUtc="2026-06-13T22:10:00Z">
              <w:rPr>
                <w:rStyle w:val="Hyperlink"/>
                <w:i w:val="0"/>
                <w:iCs w:val="0"/>
                <w:noProof/>
                <w:rtl/>
              </w:rPr>
            </w:rPrChange>
          </w:rPr>
          <w:delText>4</w:delText>
        </w:r>
        <w:r w:rsidRPr="00D84462" w:rsidDel="00D84462">
          <w:rPr>
            <w:rFonts w:eastAsiaTheme="minorEastAsia"/>
            <w:noProof/>
            <w:rtl/>
          </w:rPr>
          <w:delText xml:space="preserve"> </w:delText>
        </w:r>
        <w:r w:rsidRPr="00D84462" w:rsidDel="00D84462">
          <w:rPr>
            <w:rFonts w:hint="cs"/>
            <w:rtl/>
            <w:rPrChange w:id="766" w:author="Fadwa Alateiqu" w:date="2026-06-14T01:10:00Z" w16du:dateUtc="2026-06-13T22:10:00Z">
              <w:rPr>
                <w:rStyle w:val="Hyperlink"/>
                <w:rFonts w:hint="cs"/>
                <w:i w:val="0"/>
                <w:iCs w:val="0"/>
                <w:noProof/>
                <w:rtl/>
              </w:rPr>
            </w:rPrChange>
          </w:rPr>
          <w:delText>المرفقات</w:delText>
        </w:r>
        <w:r w:rsidRPr="00D84462" w:rsidDel="00D84462">
          <w:rPr>
            <w:rtl/>
            <w:rPrChange w:id="767" w:author="Fadwa Alateiqu" w:date="2026-06-14T01:10:00Z" w16du:dateUtc="2026-06-13T22:10:00Z">
              <w:rPr>
                <w:rStyle w:val="Hyperlink"/>
                <w:i w:val="0"/>
                <w:iCs w:val="0"/>
                <w:noProof/>
                <w:rtl/>
              </w:rPr>
            </w:rPrChange>
          </w:rPr>
          <w:delText xml:space="preserve"> -----</w:delText>
        </w:r>
        <w:r w:rsidRPr="00D84462" w:rsidDel="00D84462">
          <w:rPr>
            <w:rFonts w:ascii="MadaniArabic-Light" w:hAnsi="MadaniArabic-Light" w:cs="MadaniArabic-Light"/>
            <w:i w:val="0"/>
            <w:iCs w:val="0"/>
            <w:noProof/>
            <w:webHidden/>
            <w:sz w:val="20"/>
            <w:szCs w:val="20"/>
          </w:rPr>
          <w:tab/>
          <w:delText>7</w:delText>
        </w:r>
      </w:del>
    </w:p>
    <w:p w14:paraId="07F97E50" w14:textId="0401A2AD" w:rsidR="003C54F4" w:rsidRPr="00D84462" w:rsidDel="00D84462" w:rsidRDefault="003C54F4" w:rsidP="00FA0055">
      <w:pPr>
        <w:pStyle w:val="TOC2"/>
        <w:rPr>
          <w:del w:id="768" w:author="Fadwa Alateiqu" w:date="2026-06-14T01:09:00Z" w16du:dateUtc="2026-06-13T22:09:00Z"/>
          <w:rFonts w:eastAsiaTheme="minorEastAsia"/>
          <w:rPrChange w:id="769" w:author="Fadwa Alateiqu" w:date="2026-06-14T01:10:00Z" w16du:dateUtc="2026-06-13T22:10:00Z">
            <w:rPr>
              <w:del w:id="770" w:author="Fadwa Alateiqu" w:date="2026-06-14T01:09:00Z" w16du:dateUtc="2026-06-13T22:09:00Z"/>
              <w:rFonts w:eastAsiaTheme="minorEastAsia" w:cstheme="minorBidi"/>
              <w:sz w:val="24"/>
              <w:szCs w:val="24"/>
            </w:rPr>
          </w:rPrChange>
        </w:rPr>
      </w:pPr>
      <w:del w:id="771" w:author="Fadwa Alateiqu" w:date="2026-06-14T01:09:00Z" w16du:dateUtc="2026-06-13T22:09:00Z">
        <w:r w:rsidRPr="00D84462" w:rsidDel="00D84462">
          <w:rPr>
            <w:rtl/>
            <w:rPrChange w:id="772" w:author="Fadwa Alateiqu" w:date="2026-06-14T01:10:00Z" w16du:dateUtc="2026-06-13T22:10:00Z">
              <w:rPr>
                <w:rStyle w:val="Hyperlink"/>
                <w:rtl/>
              </w:rPr>
            </w:rPrChange>
          </w:rPr>
          <w:delText>4.1</w:delText>
        </w:r>
        <w:r w:rsidRPr="00D84462" w:rsidDel="00D84462">
          <w:rPr>
            <w:rFonts w:eastAsiaTheme="minorEastAsia"/>
            <w:rtl/>
          </w:rPr>
          <w:delText xml:space="preserve"> </w:delText>
        </w:r>
        <w:r w:rsidRPr="00D84462" w:rsidDel="00D84462">
          <w:rPr>
            <w:rtl/>
            <w:rPrChange w:id="773" w:author="Fadwa Alateiqu" w:date="2026-06-14T01:10:00Z" w16du:dateUtc="2026-06-13T22:10:00Z">
              <w:rPr>
                <w:rStyle w:val="Hyperlink"/>
                <w:rtl/>
              </w:rPr>
            </w:rPrChange>
          </w:rPr>
          <w:delText>الشهادات الوقفية ----</w:delText>
        </w:r>
        <w:r w:rsidRPr="00D84462" w:rsidDel="00D84462">
          <w:rPr>
            <w:webHidden/>
          </w:rPr>
          <w:tab/>
          <w:delText>7</w:delText>
        </w:r>
      </w:del>
    </w:p>
    <w:p w14:paraId="6DF72CFE" w14:textId="096F70B3" w:rsidR="003C54F4" w:rsidRDefault="003C54F4" w:rsidP="00D84462">
      <w:pPr>
        <w:jc w:val="both"/>
        <w:rPr>
          <w:rtl/>
        </w:rPr>
      </w:pPr>
      <w:r w:rsidRPr="0057355F">
        <w:rPr>
          <w:rtl/>
        </w:rPr>
        <w:fldChar w:fldCharType="end"/>
      </w:r>
    </w:p>
    <w:p w14:paraId="7AD87DF7" w14:textId="77777777" w:rsidR="003C54F4" w:rsidRDefault="003C54F4" w:rsidP="0073102C">
      <w:pPr>
        <w:jc w:val="both"/>
        <w:rPr>
          <w:rtl/>
        </w:rPr>
      </w:pPr>
    </w:p>
    <w:p w14:paraId="74671AB0" w14:textId="77777777" w:rsidR="003C54F4" w:rsidRPr="00B355B9" w:rsidRDefault="003C54F4" w:rsidP="0073102C">
      <w:pPr>
        <w:jc w:val="both"/>
      </w:pPr>
    </w:p>
    <w:p w14:paraId="0DF84447" w14:textId="4D26A72A" w:rsidR="000E1FD1" w:rsidRPr="00B355B9" w:rsidRDefault="000E1FD1" w:rsidP="0073102C">
      <w:pPr>
        <w:pStyle w:val="Heading1"/>
        <w:jc w:val="both"/>
        <w:rPr>
          <w:rFonts w:ascii="MadaniArabic-Light" w:hAnsi="MadaniArabic-Light" w:cs="MadaniArabic-Light"/>
          <w:sz w:val="20"/>
          <w:szCs w:val="20"/>
        </w:rPr>
      </w:pPr>
      <w:bookmarkStart w:id="774" w:name="_Toc226560036"/>
      <w:bookmarkStart w:id="775" w:name="_Toc226566435"/>
      <w:bookmarkStart w:id="776" w:name="_Toc226653368"/>
      <w:bookmarkStart w:id="777" w:name="_Toc232291800"/>
      <w:r w:rsidRPr="00B355B9">
        <w:rPr>
          <w:rFonts w:ascii="MadaniArabic-Light" w:hAnsi="MadaniArabic-Light" w:cs="MadaniArabic-Light"/>
          <w:sz w:val="20"/>
          <w:szCs w:val="20"/>
          <w:rtl/>
        </w:rPr>
        <w:lastRenderedPageBreak/>
        <w:t>المقدمة</w:t>
      </w:r>
      <w:bookmarkEnd w:id="774"/>
      <w:bookmarkEnd w:id="775"/>
      <w:bookmarkEnd w:id="776"/>
      <w:bookmarkEnd w:id="777"/>
    </w:p>
    <w:p w14:paraId="58543697" w14:textId="6B439F33" w:rsidR="00A91FB0" w:rsidRPr="00B355B9" w:rsidRDefault="00A91FB0" w:rsidP="0073102C">
      <w:pPr>
        <w:pStyle w:val="NoSpacing"/>
        <w:bidi/>
        <w:jc w:val="both"/>
        <w:rPr>
          <w:rFonts w:ascii="MadaniArabic-Light" w:hAnsi="MadaniArabic-Light" w:cs="MadaniArabic-Light"/>
          <w:sz w:val="20"/>
          <w:szCs w:val="20"/>
        </w:rPr>
      </w:pPr>
      <w:bookmarkStart w:id="778" w:name="_Toc226653370"/>
      <w:r w:rsidRPr="00B355B9">
        <w:rPr>
          <w:rFonts w:ascii="MadaniArabic-Light" w:hAnsi="MadaniArabic-Light" w:cs="MadaniArabic-Light"/>
          <w:sz w:val="20"/>
          <w:szCs w:val="20"/>
          <w:rtl/>
        </w:rPr>
        <w:t>انطلاقًا من أهمية المحافظة على أصول الوقف وتنميتها وتحقيق مقاصد الواقف وفق الأحكام الشرعية والأنظمة</w:t>
      </w:r>
      <w:r w:rsidR="00A81659" w:rsidRPr="00B355B9">
        <w:rPr>
          <w:rFonts w:ascii="MadaniArabic-Light" w:hAnsi="MadaniArabic-Light" w:cs="MadaniArabic-Light"/>
          <w:sz w:val="20"/>
          <w:szCs w:val="20"/>
        </w:rPr>
        <w:t xml:space="preserve"> </w:t>
      </w:r>
      <w:r w:rsidRPr="00B355B9">
        <w:rPr>
          <w:rFonts w:ascii="MadaniArabic-Light" w:hAnsi="MadaniArabic-Light" w:cs="MadaniArabic-Light"/>
          <w:sz w:val="20"/>
          <w:szCs w:val="20"/>
          <w:rtl/>
        </w:rPr>
        <w:t>ذات العلاقة، تم إعداد هذا الدليل ليكون إطارًا مرجعيًا يوضح أعمال النظارة وآليات إدارة الوقف والتواصل مع</w:t>
      </w:r>
      <w:r w:rsidR="00A81659" w:rsidRPr="00B355B9">
        <w:rPr>
          <w:rFonts w:ascii="MadaniArabic-Light" w:hAnsi="MadaniArabic-Light" w:cs="MadaniArabic-Light"/>
          <w:sz w:val="20"/>
          <w:szCs w:val="20"/>
        </w:rPr>
        <w:t xml:space="preserve"> </w:t>
      </w:r>
      <w:r w:rsidRPr="00B355B9">
        <w:rPr>
          <w:rFonts w:ascii="MadaniArabic-Light" w:hAnsi="MadaniArabic-Light" w:cs="MadaniArabic-Light"/>
          <w:sz w:val="20"/>
          <w:szCs w:val="20"/>
          <w:rtl/>
        </w:rPr>
        <w:t>المستفيدين، بما يسهم في تعزيز الحوكمة والشفافية ورفع كفاءة الأداء واستدامة الأصول الوقفية.</w:t>
      </w:r>
    </w:p>
    <w:p w14:paraId="78E0EABB" w14:textId="0494EF0B" w:rsidR="001C4F26" w:rsidRPr="00B355B9" w:rsidRDefault="001C4F26" w:rsidP="0073102C">
      <w:pPr>
        <w:pStyle w:val="Heading2"/>
        <w:numPr>
          <w:ilvl w:val="1"/>
          <w:numId w:val="8"/>
        </w:numPr>
        <w:jc w:val="both"/>
        <w:rPr>
          <w:rFonts w:ascii="MadaniArabic-Light" w:hAnsi="MadaniArabic-Light" w:cs="MadaniArabic-Light"/>
          <w:rtl/>
        </w:rPr>
      </w:pPr>
      <w:bookmarkStart w:id="779" w:name="_Toc232291801"/>
      <w:r w:rsidRPr="00B355B9">
        <w:rPr>
          <w:rFonts w:ascii="MadaniArabic-Light" w:hAnsi="MadaniArabic-Light" w:cs="MadaniArabic-Light"/>
          <w:rtl/>
        </w:rPr>
        <w:t>ال</w:t>
      </w:r>
      <w:bookmarkEnd w:id="778"/>
      <w:r w:rsidR="00554A8D" w:rsidRPr="00B355B9">
        <w:rPr>
          <w:rFonts w:ascii="MadaniArabic-Light" w:hAnsi="MadaniArabic-Light" w:cs="MadaniArabic-Light"/>
          <w:rtl/>
        </w:rPr>
        <w:t>غرض من الدليل</w:t>
      </w:r>
      <w:bookmarkEnd w:id="779"/>
    </w:p>
    <w:p w14:paraId="0DB85BA9" w14:textId="75B10ECB" w:rsidR="001C4F26" w:rsidRPr="00B355B9" w:rsidRDefault="00554A8D" w:rsidP="0073102C">
      <w:pPr>
        <w:pStyle w:val="NoSpacing"/>
        <w:bidi/>
        <w:jc w:val="both"/>
        <w:rPr>
          <w:rFonts w:ascii="MadaniArabic-Light" w:hAnsi="MadaniArabic-Light" w:cs="MadaniArabic-Light"/>
          <w:sz w:val="20"/>
          <w:szCs w:val="20"/>
        </w:rPr>
      </w:pPr>
      <w:r w:rsidRPr="00B355B9">
        <w:rPr>
          <w:rFonts w:ascii="MadaniArabic-Light" w:hAnsi="MadaniArabic-Light" w:cs="MadaniArabic-Light"/>
          <w:sz w:val="20"/>
          <w:szCs w:val="20"/>
          <w:rtl/>
        </w:rPr>
        <w:t>تهدف هذه الوثيقة إلى وضع إطار موحّد وواضح لأعمال النظارة وإدارة شؤون الوقف، بما يضمن حفظ أصول الوقف، وتنمية عوائده، وتنظيم الأعمال المالية والتشغيلية والقانونية، مع الالتزام بشرط الواقف والأنظمة والتعليمات ذات العلاقة.</w:t>
      </w:r>
      <w:r w:rsidR="00A81659" w:rsidRPr="00B355B9">
        <w:rPr>
          <w:rFonts w:ascii="MadaniArabic-Light" w:hAnsi="MadaniArabic-Light" w:cs="MadaniArabic-Light"/>
          <w:sz w:val="20"/>
          <w:szCs w:val="20"/>
        </w:rPr>
        <w:t xml:space="preserve"> </w:t>
      </w:r>
      <w:r w:rsidRPr="00B355B9">
        <w:rPr>
          <w:rFonts w:ascii="MadaniArabic-Light" w:hAnsi="MadaniArabic-Light" w:cs="MadaniArabic-Light"/>
          <w:sz w:val="20"/>
          <w:szCs w:val="20"/>
          <w:rtl/>
        </w:rPr>
        <w:t>كما تبيّن الوثيقة آلية التواصل مع المستفيدين واستكمال بياناتهم للتحقق من الاستحقاق وصرف الريع وفقًا للضوابط المعتمدة، وذلك دون الإخلال بما تقرره الصكوك الوقفية أو القرارات النظامية أو توجيهات الجهات المختصة.</w:t>
      </w:r>
    </w:p>
    <w:p w14:paraId="1CAF76B4" w14:textId="033B53FA" w:rsidR="000E1FD1" w:rsidRPr="00B355B9" w:rsidRDefault="00554A8D" w:rsidP="0073102C">
      <w:pPr>
        <w:pStyle w:val="Heading2"/>
        <w:jc w:val="both"/>
        <w:rPr>
          <w:rFonts w:ascii="MadaniArabic-Light" w:hAnsi="MadaniArabic-Light" w:cs="MadaniArabic-Light"/>
          <w:rtl/>
        </w:rPr>
      </w:pPr>
      <w:bookmarkStart w:id="780" w:name="_Toc226560038"/>
      <w:bookmarkStart w:id="781" w:name="_Toc226566437"/>
      <w:bookmarkStart w:id="782" w:name="_Toc226653371"/>
      <w:bookmarkStart w:id="783" w:name="_Toc232291802"/>
      <w:r w:rsidRPr="00B355B9">
        <w:rPr>
          <w:rFonts w:ascii="MadaniArabic-Light" w:hAnsi="MadaniArabic-Light" w:cs="MadaniArabic-Light"/>
          <w:rtl/>
        </w:rPr>
        <w:t>نطاق</w:t>
      </w:r>
      <w:r w:rsidR="000E1FD1" w:rsidRPr="00B355B9">
        <w:rPr>
          <w:rFonts w:ascii="MadaniArabic-Light" w:hAnsi="MadaniArabic-Light" w:cs="MadaniArabic-Light"/>
          <w:rtl/>
        </w:rPr>
        <w:t xml:space="preserve"> </w:t>
      </w:r>
      <w:bookmarkEnd w:id="780"/>
      <w:bookmarkEnd w:id="781"/>
      <w:bookmarkEnd w:id="782"/>
      <w:r w:rsidRPr="00B355B9">
        <w:rPr>
          <w:rFonts w:ascii="MadaniArabic-Light" w:hAnsi="MadaniArabic-Light" w:cs="MadaniArabic-Light"/>
          <w:rtl/>
        </w:rPr>
        <w:t>الدليل</w:t>
      </w:r>
      <w:bookmarkEnd w:id="783"/>
    </w:p>
    <w:p w14:paraId="5FAFCA93" w14:textId="48A4F754" w:rsidR="00EF5AC7" w:rsidRPr="00B355B9" w:rsidDel="00FA0055" w:rsidRDefault="00554A8D" w:rsidP="0073102C">
      <w:pPr>
        <w:pStyle w:val="NoSpacing"/>
        <w:bidi/>
        <w:jc w:val="both"/>
        <w:rPr>
          <w:del w:id="784" w:author="Fadwa Alateiqu" w:date="2026-06-14T01:15:00Z" w16du:dateUtc="2026-06-13T22:15:00Z"/>
          <w:rFonts w:ascii="MadaniArabic-Light" w:hAnsi="MadaniArabic-Light" w:cs="MadaniArabic-Light"/>
          <w:sz w:val="20"/>
          <w:szCs w:val="20"/>
          <w:rtl/>
        </w:rPr>
      </w:pPr>
      <w:bookmarkStart w:id="785" w:name="_Toc226560040"/>
      <w:bookmarkStart w:id="786" w:name="_Toc226566439"/>
      <w:bookmarkStart w:id="787" w:name="_Toc226653372"/>
      <w:r w:rsidRPr="00B355B9">
        <w:rPr>
          <w:rFonts w:ascii="MadaniArabic-Light" w:hAnsi="MadaniArabic-Light" w:cs="MadaniArabic-Light"/>
          <w:sz w:val="20"/>
          <w:szCs w:val="20"/>
          <w:rtl/>
        </w:rPr>
        <w:t>يجمع هذا الدليل المهام والاختصاصات والصلاحيات والالتزامات المرتبطة بإدارة الوقف والإشراف عليه في إطار موحَّد ومتسق، يدمج بين المتطلبات النظامية الواردة في لائحة تنظيم أعمال النظارة الصادرة عن الهيئة العامة للأوقاف والممارسات التشغيلية لإدارة أصول الوقف وحماية أصوله وتنمية عوائده وتنفيذ شرط الواقف. وقد نُظِّمت الأعمال في ثلاثة أقسام رئيسة: الأعمال المالية، ثم الأعمال التشغيلية للعقارات والمباني، ثم التفويض الحكومي والقانوني.</w:t>
      </w:r>
      <w:bookmarkEnd w:id="785"/>
      <w:bookmarkEnd w:id="786"/>
      <w:bookmarkEnd w:id="787"/>
    </w:p>
    <w:p w14:paraId="7C585053" w14:textId="77777777" w:rsidR="00870785" w:rsidRPr="00B355B9" w:rsidRDefault="00870785">
      <w:pPr>
        <w:pStyle w:val="NoSpacing"/>
        <w:bidi/>
        <w:jc w:val="both"/>
        <w:rPr>
          <w:rtl/>
        </w:rPr>
        <w:pPrChange w:id="788" w:author="Fadwa Alateiqu" w:date="2026-06-14T01:15:00Z" w16du:dateUtc="2026-06-13T22:15:00Z">
          <w:pPr>
            <w:jc w:val="both"/>
          </w:pPr>
        </w:pPrChange>
      </w:pPr>
    </w:p>
    <w:p w14:paraId="6277512A" w14:textId="78514450" w:rsidR="00E54484" w:rsidRPr="00B355B9" w:rsidRDefault="00A91FB0" w:rsidP="0073102C">
      <w:pPr>
        <w:pStyle w:val="Heading1"/>
        <w:jc w:val="both"/>
        <w:rPr>
          <w:rFonts w:ascii="MadaniArabic-Light" w:hAnsi="MadaniArabic-Light" w:cs="MadaniArabic-Light"/>
          <w:sz w:val="20"/>
          <w:szCs w:val="20"/>
          <w:rtl/>
        </w:rPr>
      </w:pPr>
      <w:bookmarkStart w:id="789" w:name="_Toc232291803"/>
      <w:r w:rsidRPr="00B355B9">
        <w:rPr>
          <w:rFonts w:ascii="MadaniArabic-Light" w:hAnsi="MadaniArabic-Light" w:cs="MadaniArabic-Light"/>
          <w:sz w:val="20"/>
          <w:szCs w:val="20"/>
          <w:rtl/>
        </w:rPr>
        <w:t>أعمال الناظر</w:t>
      </w:r>
      <w:bookmarkEnd w:id="789"/>
      <w:r w:rsidR="00E54484" w:rsidRPr="00B355B9">
        <w:rPr>
          <w:rFonts w:ascii="MadaniArabic-Light" w:hAnsi="MadaniArabic-Light" w:cs="MadaniArabic-Light"/>
          <w:sz w:val="20"/>
          <w:szCs w:val="20"/>
          <w:rtl/>
        </w:rPr>
        <w:t xml:space="preserve"> </w:t>
      </w:r>
    </w:p>
    <w:p w14:paraId="24D0A760" w14:textId="79A738AB" w:rsidR="00C8501F" w:rsidRDefault="00C250A0" w:rsidP="0073102C">
      <w:pPr>
        <w:pStyle w:val="Heading2"/>
        <w:jc w:val="both"/>
        <w:rPr>
          <w:ins w:id="790" w:author="Fadwa Alateiqu" w:date="2026-06-14T00:50:00Z" w16du:dateUtc="2026-06-13T21:50:00Z"/>
          <w:rFonts w:ascii="MadaniArabic-Light" w:hAnsi="MadaniArabic-Light" w:cs="MadaniArabic-Light"/>
          <w:rtl/>
        </w:rPr>
      </w:pPr>
      <w:bookmarkStart w:id="791" w:name="_Toc232291804"/>
      <w:bookmarkStart w:id="792" w:name="_Toc226560042"/>
      <w:bookmarkStart w:id="793" w:name="_Toc226566441"/>
      <w:bookmarkStart w:id="794" w:name="_Toc226653374"/>
      <w:ins w:id="795" w:author="Fadwa Alateiqu" w:date="2026-06-14T00:50:00Z" w16du:dateUtc="2026-06-13T21:50:00Z">
        <w:r>
          <w:rPr>
            <w:rFonts w:ascii="MadaniArabic-Light" w:hAnsi="MadaniArabic-Light" w:cs="MadaniArabic-Light" w:hint="cs"/>
            <w:rtl/>
          </w:rPr>
          <w:t>استثمار الوقف وتنميه اصوله</w:t>
        </w:r>
        <w:bookmarkEnd w:id="791"/>
        <w:r>
          <w:rPr>
            <w:rFonts w:ascii="MadaniArabic-Light" w:hAnsi="MadaniArabic-Light" w:cs="MadaniArabic-Light" w:hint="cs"/>
            <w:rtl/>
          </w:rPr>
          <w:t xml:space="preserve"> </w:t>
        </w:r>
      </w:ins>
    </w:p>
    <w:p w14:paraId="59F6FE9E" w14:textId="77777777" w:rsidR="00C250A0" w:rsidRPr="00B355B9" w:rsidRDefault="00C250A0" w:rsidP="00C250A0">
      <w:pPr>
        <w:pStyle w:val="NoSpacing"/>
        <w:numPr>
          <w:ilvl w:val="0"/>
          <w:numId w:val="39"/>
        </w:numPr>
        <w:bidi/>
        <w:jc w:val="both"/>
        <w:rPr>
          <w:ins w:id="796" w:author="Fadwa Alateiqu" w:date="2026-06-14T00:50:00Z" w16du:dateUtc="2026-06-13T21:50:00Z"/>
          <w:rFonts w:ascii="MadaniArabic-Light" w:hAnsi="MadaniArabic-Light" w:cs="MadaniArabic-Light"/>
          <w:sz w:val="20"/>
          <w:szCs w:val="20"/>
        </w:rPr>
      </w:pPr>
      <w:ins w:id="797" w:author="Fadwa Alateiqu" w:date="2026-06-14T00:50:00Z" w16du:dateUtc="2026-06-13T21:50:00Z">
        <w:r w:rsidRPr="00B355B9">
          <w:rPr>
            <w:rFonts w:ascii="MadaniArabic-Light" w:hAnsi="MadaniArabic-Light" w:cs="MadaniArabic-Light"/>
            <w:sz w:val="20"/>
            <w:szCs w:val="20"/>
            <w:rtl/>
          </w:rPr>
          <w:t>استثمار أموال الوقف بما يتوافق مع أحكام الشريعة الإسلامية ودون الإخلال بشرط الواقف والأنظمة ذات الصلة.</w:t>
        </w:r>
      </w:ins>
    </w:p>
    <w:p w14:paraId="7392E4E9" w14:textId="77777777" w:rsidR="00C250A0" w:rsidRPr="00B355B9" w:rsidRDefault="00C250A0" w:rsidP="00C250A0">
      <w:pPr>
        <w:pStyle w:val="NoSpacing"/>
        <w:numPr>
          <w:ilvl w:val="0"/>
          <w:numId w:val="39"/>
        </w:numPr>
        <w:bidi/>
        <w:jc w:val="both"/>
        <w:rPr>
          <w:ins w:id="798" w:author="Fadwa Alateiqu" w:date="2026-06-14T00:50:00Z" w16du:dateUtc="2026-06-13T21:50:00Z"/>
          <w:rFonts w:ascii="MadaniArabic-Light" w:hAnsi="MadaniArabic-Light" w:cs="MadaniArabic-Light"/>
          <w:sz w:val="20"/>
          <w:szCs w:val="20"/>
        </w:rPr>
      </w:pPr>
      <w:ins w:id="799" w:author="Fadwa Alateiqu" w:date="2026-06-14T00:50:00Z" w16du:dateUtc="2026-06-13T21:50:00Z">
        <w:r w:rsidRPr="00B355B9">
          <w:rPr>
            <w:rFonts w:ascii="MadaniArabic-Light" w:hAnsi="MadaniArabic-Light" w:cs="MadaniArabic-Light"/>
            <w:sz w:val="20"/>
            <w:szCs w:val="20"/>
            <w:rtl/>
          </w:rPr>
          <w:t>الالتزام بالأنظمة واللوائح والتعليمات ذات الصلة المعمول بها في المملكة.</w:t>
        </w:r>
      </w:ins>
    </w:p>
    <w:p w14:paraId="6564C5F7" w14:textId="77777777" w:rsidR="00C250A0" w:rsidRPr="00B355B9" w:rsidRDefault="00C250A0" w:rsidP="00C250A0">
      <w:pPr>
        <w:pStyle w:val="NoSpacing"/>
        <w:numPr>
          <w:ilvl w:val="0"/>
          <w:numId w:val="39"/>
        </w:numPr>
        <w:bidi/>
        <w:jc w:val="both"/>
        <w:rPr>
          <w:ins w:id="800" w:author="Fadwa Alateiqu" w:date="2026-06-14T00:50:00Z" w16du:dateUtc="2026-06-13T21:50:00Z"/>
          <w:rFonts w:ascii="MadaniArabic-Light" w:hAnsi="MadaniArabic-Light" w:cs="MadaniArabic-Light"/>
          <w:sz w:val="20"/>
          <w:szCs w:val="20"/>
        </w:rPr>
      </w:pPr>
      <w:ins w:id="801" w:author="Fadwa Alateiqu" w:date="2026-06-14T00:50:00Z" w16du:dateUtc="2026-06-13T21:50:00Z">
        <w:r w:rsidRPr="00B355B9">
          <w:rPr>
            <w:rFonts w:ascii="MadaniArabic-Light" w:hAnsi="MadaniArabic-Light" w:cs="MadaniArabic-Light"/>
            <w:sz w:val="20"/>
            <w:szCs w:val="20"/>
            <w:rtl/>
          </w:rPr>
          <w:t>مراعاة أن يكون الاستثمار في إطار الحد المقبول للمخاطر وأن يكون عائده مجديًا مقارنة بمخاطره، وعدم تعريض الوقف لمخاطر عالية.</w:t>
        </w:r>
      </w:ins>
    </w:p>
    <w:p w14:paraId="660B705E" w14:textId="77777777" w:rsidR="00C250A0" w:rsidRPr="00B355B9" w:rsidRDefault="00C250A0" w:rsidP="00C250A0">
      <w:pPr>
        <w:pStyle w:val="NoSpacing"/>
        <w:numPr>
          <w:ilvl w:val="0"/>
          <w:numId w:val="39"/>
        </w:numPr>
        <w:bidi/>
        <w:jc w:val="both"/>
        <w:rPr>
          <w:ins w:id="802" w:author="Fadwa Alateiqu" w:date="2026-06-14T00:50:00Z" w16du:dateUtc="2026-06-13T21:50:00Z"/>
          <w:rFonts w:ascii="MadaniArabic-Light" w:hAnsi="MadaniArabic-Light" w:cs="MadaniArabic-Light"/>
          <w:sz w:val="20"/>
          <w:szCs w:val="20"/>
        </w:rPr>
      </w:pPr>
      <w:ins w:id="803" w:author="Fadwa Alateiqu" w:date="2026-06-14T00:50:00Z" w16du:dateUtc="2026-06-13T21:50:00Z">
        <w:r w:rsidRPr="00B355B9">
          <w:rPr>
            <w:rFonts w:ascii="MadaniArabic-Light" w:hAnsi="MadaniArabic-Light" w:cs="MadaniArabic-Light"/>
            <w:sz w:val="20"/>
            <w:szCs w:val="20"/>
            <w:rtl/>
          </w:rPr>
          <w:t>عمارة أصل العقار الموقوف بهدف تنمية عوائد الوقف.</w:t>
        </w:r>
      </w:ins>
    </w:p>
    <w:p w14:paraId="102E0852" w14:textId="51A87E43" w:rsidR="00C250A0" w:rsidRPr="00C250A0" w:rsidRDefault="00C250A0">
      <w:pPr>
        <w:pStyle w:val="NoSpacing"/>
        <w:numPr>
          <w:ilvl w:val="0"/>
          <w:numId w:val="39"/>
        </w:numPr>
        <w:bidi/>
        <w:jc w:val="both"/>
        <w:rPr>
          <w:ins w:id="804" w:author="Fadwa Alateiqu" w:date="2026-06-14T00:49:00Z" w16du:dateUtc="2026-06-13T21:49:00Z"/>
          <w:rFonts w:ascii="MadaniArabic-Light" w:hAnsi="MadaniArabic-Light" w:cs="MadaniArabic-Light"/>
          <w:rPrChange w:id="805" w:author="Fadwa Alateiqu" w:date="2026-06-14T00:50:00Z" w16du:dateUtc="2026-06-13T21:50:00Z">
            <w:rPr>
              <w:ins w:id="806" w:author="Fadwa Alateiqu" w:date="2026-06-14T00:49:00Z" w16du:dateUtc="2026-06-13T21:49:00Z"/>
            </w:rPr>
          </w:rPrChange>
        </w:rPr>
        <w:pPrChange w:id="807" w:author="Fadwa Alateiqu" w:date="2026-06-14T00:50:00Z" w16du:dateUtc="2026-06-13T21:50:00Z">
          <w:pPr>
            <w:pStyle w:val="Heading2"/>
            <w:jc w:val="both"/>
          </w:pPr>
        </w:pPrChange>
      </w:pPr>
      <w:ins w:id="808" w:author="Fadwa Alateiqu" w:date="2026-06-14T00:50:00Z" w16du:dateUtc="2026-06-13T21:50:00Z">
        <w:r w:rsidRPr="00B355B9">
          <w:rPr>
            <w:rFonts w:ascii="MadaniArabic-Light" w:hAnsi="MadaniArabic-Light" w:cs="MadaniArabic-Light"/>
            <w:sz w:val="20"/>
            <w:szCs w:val="20"/>
            <w:rtl/>
          </w:rPr>
          <w:t>بذل العناية اللازمة في كافة عمليات الاستثمار لضمان استدامة الوقف ونمائه وفق شرط الواقف.</w:t>
        </w:r>
      </w:ins>
    </w:p>
    <w:p w14:paraId="551ED15D" w14:textId="144E8F00" w:rsidR="00E54484" w:rsidRPr="00B355B9" w:rsidRDefault="0057355F" w:rsidP="0073102C">
      <w:pPr>
        <w:pStyle w:val="Heading2"/>
        <w:jc w:val="both"/>
        <w:rPr>
          <w:rFonts w:ascii="MadaniArabic-Light" w:hAnsi="MadaniArabic-Light" w:cs="MadaniArabic-Light"/>
        </w:rPr>
      </w:pPr>
      <w:bookmarkStart w:id="809" w:name="_Toc232291805"/>
      <w:r>
        <w:rPr>
          <w:rFonts w:ascii="MadaniArabic-Light" w:hAnsi="MadaniArabic-Light" w:cs="MadaniArabic-Light" w:hint="cs"/>
          <w:rtl/>
        </w:rPr>
        <w:t>الإدارة</w:t>
      </w:r>
      <w:r w:rsidRPr="00B355B9">
        <w:rPr>
          <w:rFonts w:ascii="MadaniArabic-Light" w:hAnsi="MadaniArabic-Light" w:cs="MadaniArabic-Light"/>
          <w:rtl/>
        </w:rPr>
        <w:t xml:space="preserve"> </w:t>
      </w:r>
      <w:r w:rsidR="00A91FB0" w:rsidRPr="00B355B9">
        <w:rPr>
          <w:rFonts w:ascii="MadaniArabic-Light" w:hAnsi="MadaniArabic-Light" w:cs="MadaniArabic-Light"/>
          <w:rtl/>
        </w:rPr>
        <w:t>المالية</w:t>
      </w:r>
      <w:bookmarkEnd w:id="809"/>
      <w:r w:rsidR="00A91FB0" w:rsidRPr="00B355B9">
        <w:rPr>
          <w:rFonts w:ascii="MadaniArabic-Light" w:hAnsi="MadaniArabic-Light" w:cs="MadaniArabic-Light"/>
          <w:rtl/>
        </w:rPr>
        <w:t xml:space="preserve"> </w:t>
      </w:r>
      <w:bookmarkEnd w:id="792"/>
      <w:bookmarkEnd w:id="793"/>
      <w:bookmarkEnd w:id="794"/>
    </w:p>
    <w:p w14:paraId="106A714B" w14:textId="77777777" w:rsidR="00A91FB0" w:rsidRPr="00B355B9" w:rsidRDefault="00A91FB0" w:rsidP="0073102C">
      <w:pPr>
        <w:pStyle w:val="Heading3"/>
        <w:jc w:val="both"/>
      </w:pPr>
      <w:bookmarkStart w:id="810" w:name="_Toc232291806"/>
      <w:r w:rsidRPr="00B355B9">
        <w:rPr>
          <w:rtl/>
        </w:rPr>
        <w:t>المحاسبة</w:t>
      </w:r>
      <w:bookmarkEnd w:id="810"/>
      <w:r w:rsidRPr="00B355B9">
        <w:rPr>
          <w:rtl/>
        </w:rPr>
        <w:t xml:space="preserve"> </w:t>
      </w:r>
    </w:p>
    <w:p w14:paraId="086FF24C" w14:textId="30B047DD" w:rsidR="00A81659" w:rsidDel="00926727" w:rsidRDefault="00926727" w:rsidP="00926727">
      <w:pPr>
        <w:pStyle w:val="ListParagraph"/>
        <w:numPr>
          <w:ilvl w:val="0"/>
          <w:numId w:val="28"/>
        </w:numPr>
        <w:jc w:val="both"/>
        <w:rPr>
          <w:del w:id="811" w:author="Fadwa Alateiqu" w:date="2026-06-14T01:20:00Z" w16du:dateUtc="2026-06-13T22:20:00Z"/>
        </w:rPr>
      </w:pPr>
      <w:ins w:id="812" w:author="Fadwa Alateiqu" w:date="2026-06-14T01:20:00Z">
        <w:r w:rsidRPr="00926727">
          <w:rPr>
            <w:rtl/>
          </w:rPr>
          <w:t>الاشتراك في نظام محاسبي معتمد ومتوافق مع متطلبات هيئة الزكاة والضريبة والجمارك، لتسجيل المعاملات المالية الخاصة بالوقف وتوثيقها</w:t>
        </w:r>
      </w:ins>
      <w:ins w:id="813" w:author="Fadwa Alateiqu" w:date="2026-06-14T01:20:00Z" w16du:dateUtc="2026-06-13T22:20:00Z">
        <w:r>
          <w:rPr>
            <w:rFonts w:hint="cs"/>
            <w:rtl/>
          </w:rPr>
          <w:t>.</w:t>
        </w:r>
      </w:ins>
      <w:del w:id="814" w:author="Fadwa Alateiqu" w:date="2026-06-14T01:20:00Z" w16du:dateUtc="2026-06-13T22:20:00Z">
        <w:r w:rsidR="00A81659" w:rsidRPr="00B355B9" w:rsidDel="00926727">
          <w:rPr>
            <w:rtl/>
          </w:rPr>
          <w:delText>الاشتراك في نظام محاسبي معتمد</w:delText>
        </w:r>
      </w:del>
      <w:ins w:id="815" w:author="Ahmed Alfarooque" w:date="2026-06-12T14:04:00Z" w16du:dateUtc="2026-06-12T11:04:00Z">
        <w:del w:id="816" w:author="Fadwa Alateiqu" w:date="2026-06-14T01:20:00Z" w16du:dateUtc="2026-06-13T22:20:00Z">
          <w:r w:rsidR="0057355F" w:rsidDel="00926727">
            <w:rPr>
              <w:rFonts w:hint="cs"/>
              <w:rtl/>
            </w:rPr>
            <w:delText xml:space="preserve"> من قبل هيئة الضريبة ..... </w:delText>
          </w:r>
        </w:del>
      </w:ins>
      <w:del w:id="817" w:author="Fadwa Alateiqu" w:date="2026-06-14T01:20:00Z" w16du:dateUtc="2026-06-13T22:20:00Z">
        <w:r w:rsidR="00A81659" w:rsidRPr="00B355B9" w:rsidDel="00926727">
          <w:rPr>
            <w:rtl/>
          </w:rPr>
          <w:delText xml:space="preserve"> لتسجيل المعاملات المالية الخاصة بالوقف.</w:delText>
        </w:r>
      </w:del>
    </w:p>
    <w:p w14:paraId="06A6C640" w14:textId="77777777" w:rsidR="00926727" w:rsidRPr="00B355B9" w:rsidRDefault="00926727" w:rsidP="00926727">
      <w:pPr>
        <w:pStyle w:val="ListParagraph"/>
        <w:numPr>
          <w:ilvl w:val="0"/>
          <w:numId w:val="28"/>
        </w:numPr>
        <w:jc w:val="both"/>
        <w:rPr>
          <w:ins w:id="818" w:author="Fadwa Alateiqu" w:date="2026-06-14T01:20:00Z" w16du:dateUtc="2026-06-13T22:20:00Z"/>
        </w:rPr>
      </w:pPr>
    </w:p>
    <w:p w14:paraId="456F4C85" w14:textId="0BC88606" w:rsidR="00A81659" w:rsidRPr="00B355B9" w:rsidRDefault="00A81659" w:rsidP="00926727">
      <w:pPr>
        <w:pStyle w:val="ListParagraph"/>
        <w:numPr>
          <w:ilvl w:val="0"/>
          <w:numId w:val="28"/>
        </w:numPr>
        <w:jc w:val="both"/>
      </w:pPr>
      <w:r w:rsidRPr="00B355B9">
        <w:rPr>
          <w:rtl/>
        </w:rPr>
        <w:t xml:space="preserve">حصر وتسجيل جميع الإيرادات والمصروفات المتعلقة بالوقف بشكل </w:t>
      </w:r>
      <w:del w:id="819" w:author="Fadwa Alateiqu" w:date="2026-06-14T01:20:00Z" w16du:dateUtc="2026-06-13T22:20:00Z">
        <w:r w:rsidRPr="00B355B9" w:rsidDel="00926727">
          <w:rPr>
            <w:rtl/>
          </w:rPr>
          <w:delText>منتظم</w:delText>
        </w:r>
      </w:del>
      <w:ins w:id="820" w:author="Ahmed Alfarooque" w:date="2026-06-12T14:04:00Z" w16du:dateUtc="2026-06-12T11:04:00Z">
        <w:del w:id="821" w:author="Fadwa Alateiqu" w:date="2026-06-14T01:20:00Z" w16du:dateUtc="2026-06-13T22:20:00Z">
          <w:r w:rsidR="0057355F" w:rsidDel="00926727">
            <w:rPr>
              <w:rFonts w:hint="cs"/>
              <w:rtl/>
            </w:rPr>
            <w:delText xml:space="preserve"> </w:delText>
          </w:r>
        </w:del>
      </w:ins>
      <w:del w:id="822" w:author="Fadwa Alateiqu" w:date="2026-06-14T01:20:00Z" w16du:dateUtc="2026-06-13T22:20:00Z">
        <w:r w:rsidRPr="00B355B9" w:rsidDel="00926727">
          <w:rPr>
            <w:rtl/>
          </w:rPr>
          <w:delText>،</w:delText>
        </w:r>
      </w:del>
      <w:ins w:id="823" w:author="Fadwa Alateiqu" w:date="2026-06-14T01:20:00Z" w16du:dateUtc="2026-06-13T22:20:00Z">
        <w:r w:rsidR="00926727" w:rsidRPr="00B355B9">
          <w:rPr>
            <w:rFonts w:hint="cs"/>
            <w:rtl/>
          </w:rPr>
          <w:t>منتظم</w:t>
        </w:r>
        <w:r w:rsidR="00926727">
          <w:rPr>
            <w:rFonts w:hint="cs"/>
            <w:rtl/>
          </w:rPr>
          <w:t>،</w:t>
        </w:r>
      </w:ins>
      <w:r w:rsidRPr="00B355B9">
        <w:rPr>
          <w:rtl/>
        </w:rPr>
        <w:t xml:space="preserve"> وتصنيفها وتوثيقها وفق الأصول المحاسبية المعتمدة</w:t>
      </w:r>
      <w:r w:rsidR="002868EA" w:rsidRPr="002868EA">
        <w:rPr>
          <w:rFonts w:hint="cs"/>
          <w:rtl/>
        </w:rPr>
        <w:t xml:space="preserve"> </w:t>
      </w:r>
      <w:r w:rsidR="002868EA">
        <w:rPr>
          <w:rFonts w:hint="cs"/>
          <w:rtl/>
        </w:rPr>
        <w:t>وذلك</w:t>
      </w:r>
      <w:del w:id="824" w:author="Fadwa Alateiqu" w:date="2026-06-14T01:21:00Z" w16du:dateUtc="2026-06-13T22:21:00Z">
        <w:r w:rsidR="002868EA" w:rsidDel="00926727">
          <w:rPr>
            <w:rFonts w:hint="cs"/>
            <w:rtl/>
          </w:rPr>
          <w:delText xml:space="preserve"> </w:delText>
        </w:r>
      </w:del>
      <w:del w:id="825" w:author="Fadwa Alateiqu" w:date="2026-06-13T23:39:00Z" w16du:dateUtc="2026-06-13T20:39:00Z">
        <w:r w:rsidR="002868EA" w:rsidDel="00DF4260">
          <w:rPr>
            <w:rFonts w:hint="cs"/>
            <w:rtl/>
          </w:rPr>
          <w:delText xml:space="preserve">وفقا </w:delText>
        </w:r>
      </w:del>
      <w:ins w:id="826" w:author="Fadwa Alateiqu" w:date="2026-06-14T01:21:00Z" w16du:dateUtc="2026-06-13T22:21:00Z">
        <w:r w:rsidR="00926727">
          <w:rPr>
            <w:rFonts w:hint="cs"/>
            <w:rtl/>
          </w:rPr>
          <w:t xml:space="preserve">، </w:t>
        </w:r>
      </w:ins>
      <w:ins w:id="827" w:author="Fadwa Alateiqu" w:date="2026-06-13T23:39:00Z" w16du:dateUtc="2026-06-13T20:39:00Z">
        <w:r w:rsidR="00DF4260">
          <w:rPr>
            <w:rFonts w:hint="cs"/>
            <w:rtl/>
          </w:rPr>
          <w:t xml:space="preserve">وفقاً </w:t>
        </w:r>
      </w:ins>
      <w:r w:rsidR="002868EA">
        <w:rPr>
          <w:rFonts w:hint="cs"/>
          <w:rtl/>
        </w:rPr>
        <w:t xml:space="preserve">لمعاير </w:t>
      </w:r>
      <w:commentRangeStart w:id="828"/>
      <w:r w:rsidR="002868EA">
        <w:t xml:space="preserve">IFRS </w:t>
      </w:r>
      <w:commentRangeEnd w:id="828"/>
      <w:r w:rsidR="002868EA">
        <w:rPr>
          <w:rStyle w:val="CommentReference"/>
          <w:rFonts w:hint="cs"/>
          <w:sz w:val="20"/>
          <w:szCs w:val="20"/>
          <w:rtl/>
        </w:rPr>
        <w:commentReference w:id="828"/>
      </w:r>
      <w:ins w:id="829" w:author="Fadwa Alateiqu" w:date="2026-06-14T01:21:00Z" w16du:dateUtc="2026-06-13T22:21:00Z">
        <w:r w:rsidR="00926727">
          <w:rPr>
            <w:rFonts w:hint="cs"/>
            <w:rtl/>
          </w:rPr>
          <w:t>.</w:t>
        </w:r>
      </w:ins>
      <w:del w:id="830" w:author="Fadwa Alateiqu" w:date="2026-06-14T01:21:00Z" w16du:dateUtc="2026-06-13T22:21:00Z">
        <w:r w:rsidR="002868EA" w:rsidDel="00926727">
          <w:tab/>
        </w:r>
        <w:r w:rsidRPr="00B355B9" w:rsidDel="00926727">
          <w:rPr>
            <w:rtl/>
          </w:rPr>
          <w:delText>.</w:delText>
        </w:r>
      </w:del>
    </w:p>
    <w:p w14:paraId="08338690" w14:textId="77777777" w:rsidR="00A81659" w:rsidRPr="00B355B9" w:rsidRDefault="00A81659" w:rsidP="0073102C">
      <w:pPr>
        <w:pStyle w:val="ListParagraph"/>
        <w:numPr>
          <w:ilvl w:val="0"/>
          <w:numId w:val="28"/>
        </w:numPr>
        <w:jc w:val="both"/>
      </w:pPr>
      <w:r w:rsidRPr="00B355B9">
        <w:rPr>
          <w:rtl/>
        </w:rPr>
        <w:t>تسجيل كافة التعاملات المالية للوقف باللغة العربية.</w:t>
      </w:r>
    </w:p>
    <w:p w14:paraId="371DC3AF" w14:textId="77777777" w:rsidR="00A81659" w:rsidRPr="00B355B9" w:rsidRDefault="00A81659" w:rsidP="0073102C">
      <w:pPr>
        <w:pStyle w:val="ListParagraph"/>
        <w:numPr>
          <w:ilvl w:val="0"/>
          <w:numId w:val="28"/>
        </w:numPr>
        <w:jc w:val="both"/>
      </w:pPr>
      <w:r w:rsidRPr="00B355B9">
        <w:rPr>
          <w:rtl/>
        </w:rPr>
        <w:t>مراجعة الفواتير والمصروفات المتعلقة بأعمال الوقف والتحقق من صحتها ومطابقتها للأعمال أو الخدمات المقدمة قبل اعتمادها أو رفعها للطرف الأول.</w:t>
      </w:r>
    </w:p>
    <w:p w14:paraId="5B2051FC" w14:textId="77777777" w:rsidR="00A81659" w:rsidRPr="00B355B9" w:rsidRDefault="00A81659" w:rsidP="0073102C">
      <w:pPr>
        <w:pStyle w:val="ListParagraph"/>
        <w:numPr>
          <w:ilvl w:val="0"/>
          <w:numId w:val="28"/>
        </w:numPr>
        <w:jc w:val="both"/>
      </w:pPr>
      <w:r w:rsidRPr="00B355B9">
        <w:rPr>
          <w:rtl/>
        </w:rPr>
        <w:t>تنظيم وحفظ السجلات والقيود والمستندات المحاسبية الخاصة بالوقف بصورة منتظمة، بما يضمن سهولة الرجوع إليها والمحافظة على البيانات المالية.</w:t>
      </w:r>
    </w:p>
    <w:p w14:paraId="0DD186C3" w14:textId="77777777" w:rsidR="00A81659" w:rsidRPr="00B355B9" w:rsidRDefault="00A81659" w:rsidP="0073102C">
      <w:pPr>
        <w:pStyle w:val="ListParagraph"/>
        <w:numPr>
          <w:ilvl w:val="0"/>
          <w:numId w:val="28"/>
        </w:numPr>
        <w:jc w:val="both"/>
      </w:pPr>
      <w:r w:rsidRPr="00B355B9">
        <w:rPr>
          <w:rtl/>
        </w:rPr>
        <w:lastRenderedPageBreak/>
        <w:t>إجراء المطابقات الدورية للحسابات البنكية الخاصة بالوقف، والتحقق من توافق الأرصدة والحركات المالية مع السجلات المحاسبية والمستندات الداعمة.</w:t>
      </w:r>
    </w:p>
    <w:p w14:paraId="2D10C027" w14:textId="19EBDB1D" w:rsidR="00A81659" w:rsidRPr="00B355B9" w:rsidDel="002868EA" w:rsidRDefault="00A81659" w:rsidP="0073102C">
      <w:pPr>
        <w:pStyle w:val="ListParagraph"/>
        <w:numPr>
          <w:ilvl w:val="0"/>
          <w:numId w:val="28"/>
        </w:numPr>
        <w:jc w:val="both"/>
        <w:rPr>
          <w:del w:id="831" w:author="Ahmed Alfarooque" w:date="2026-06-12T14:06:00Z" w16du:dateUtc="2026-06-12T11:06:00Z"/>
        </w:rPr>
      </w:pPr>
      <w:del w:id="832" w:author="Ahmed Alfarooque" w:date="2026-06-12T14:06:00Z" w16du:dateUtc="2026-06-12T11:06:00Z">
        <w:r w:rsidRPr="00B355B9" w:rsidDel="002868EA">
          <w:rPr>
            <w:rtl/>
          </w:rPr>
          <w:delText>حفظ وثائق الوقف ومراسلاته المالية بطريقة منتظمة.</w:delText>
        </w:r>
        <w:bookmarkStart w:id="833" w:name="_Toc232291807"/>
        <w:bookmarkEnd w:id="833"/>
      </w:del>
    </w:p>
    <w:p w14:paraId="1253CF43" w14:textId="13D7CAD7" w:rsidR="00A81659" w:rsidRPr="00B355B9" w:rsidRDefault="00A81659" w:rsidP="0073102C">
      <w:pPr>
        <w:pStyle w:val="Heading3"/>
        <w:jc w:val="both"/>
        <w:rPr>
          <w:rtl/>
        </w:rPr>
      </w:pPr>
      <w:bookmarkStart w:id="834" w:name="_Toc232291808"/>
      <w:bookmarkStart w:id="835" w:name="_Ref226453276"/>
      <w:bookmarkStart w:id="836" w:name="_Toc226560043"/>
      <w:bookmarkStart w:id="837" w:name="_Toc226566442"/>
      <w:bookmarkStart w:id="838" w:name="_Toc226653375"/>
      <w:r w:rsidRPr="00B355B9">
        <w:rPr>
          <w:rtl/>
        </w:rPr>
        <w:t>المالية</w:t>
      </w:r>
      <w:bookmarkEnd w:id="834"/>
      <w:r w:rsidRPr="00B355B9">
        <w:rPr>
          <w:rtl/>
        </w:rPr>
        <w:t xml:space="preserve"> </w:t>
      </w:r>
    </w:p>
    <w:p w14:paraId="6EEF7F11" w14:textId="77777777" w:rsidR="00A81659" w:rsidRPr="00B355B9" w:rsidRDefault="00A81659" w:rsidP="0073102C">
      <w:pPr>
        <w:pStyle w:val="ListParagraph"/>
        <w:numPr>
          <w:ilvl w:val="0"/>
          <w:numId w:val="29"/>
        </w:numPr>
        <w:jc w:val="both"/>
      </w:pPr>
      <w:r w:rsidRPr="00B355B9">
        <w:rPr>
          <w:rtl/>
        </w:rPr>
        <w:t>إنشاء حساب بنكي -أو أكثر- باسم الوقف لدى البنوك والمصارف العاملة في المملكة، تُجرى من خلاله كافة التعاملات المالية الخاصة بالوقف، مع عدم خلط أموال الوقف بالأموال الشخصية.</w:t>
      </w:r>
    </w:p>
    <w:p w14:paraId="074FCB9C" w14:textId="6317E70E" w:rsidR="00A81659" w:rsidRPr="00B355B9" w:rsidRDefault="00A81659" w:rsidP="0073102C">
      <w:pPr>
        <w:pStyle w:val="ListParagraph"/>
        <w:numPr>
          <w:ilvl w:val="0"/>
          <w:numId w:val="29"/>
        </w:numPr>
        <w:jc w:val="both"/>
      </w:pPr>
      <w:r w:rsidRPr="00B355B9">
        <w:rPr>
          <w:rtl/>
        </w:rPr>
        <w:t xml:space="preserve">إعداد القوائم المالية </w:t>
      </w:r>
      <w:del w:id="839" w:author="Ahmed Alfarooque" w:date="2026-06-12T14:06:00Z" w16du:dateUtc="2026-06-12T11:06:00Z">
        <w:r w:rsidRPr="00B355B9" w:rsidDel="002868EA">
          <w:rPr>
            <w:rtl/>
          </w:rPr>
          <w:delText xml:space="preserve">الدورية </w:delText>
        </w:r>
      </w:del>
      <w:ins w:id="840" w:author="Ahmed Alfarooque" w:date="2026-06-12T14:06:00Z" w16du:dateUtc="2026-06-12T11:06:00Z">
        <w:r w:rsidR="002868EA">
          <w:rPr>
            <w:rFonts w:hint="cs"/>
            <w:rtl/>
          </w:rPr>
          <w:t xml:space="preserve">الربع </w:t>
        </w:r>
        <w:del w:id="841" w:author="Fadwa Alateiqu" w:date="2026-06-14T01:15:00Z" w16du:dateUtc="2026-06-13T22:15:00Z">
          <w:r w:rsidR="002868EA" w:rsidDel="00FA0055">
            <w:rPr>
              <w:rFonts w:hint="cs"/>
              <w:rtl/>
            </w:rPr>
            <w:delText xml:space="preserve">سنويه </w:delText>
          </w:r>
          <w:r w:rsidR="002868EA" w:rsidRPr="00B355B9" w:rsidDel="00FA0055">
            <w:rPr>
              <w:rtl/>
            </w:rPr>
            <w:delText xml:space="preserve"> </w:delText>
          </w:r>
        </w:del>
      </w:ins>
      <w:del w:id="842" w:author="Fadwa Alateiqu" w:date="2026-06-14T01:15:00Z" w16du:dateUtc="2026-06-13T22:15:00Z">
        <w:r w:rsidRPr="00B355B9" w:rsidDel="00FA0055">
          <w:rPr>
            <w:rtl/>
          </w:rPr>
          <w:delText>والسنوية</w:delText>
        </w:r>
      </w:del>
      <w:ins w:id="843" w:author="Fadwa Alateiqu" w:date="2026-06-14T01:15:00Z" w16du:dateUtc="2026-06-13T22:15:00Z">
        <w:r w:rsidR="00FA0055">
          <w:rPr>
            <w:rFonts w:hint="cs"/>
            <w:rtl/>
          </w:rPr>
          <w:t xml:space="preserve">سنوية </w:t>
        </w:r>
        <w:r w:rsidR="00FA0055" w:rsidRPr="00B355B9">
          <w:rPr>
            <w:rFonts w:hint="cs"/>
            <w:rtl/>
          </w:rPr>
          <w:t>والسنوية</w:t>
        </w:r>
      </w:ins>
      <w:r w:rsidRPr="00B355B9">
        <w:rPr>
          <w:rtl/>
        </w:rPr>
        <w:t xml:space="preserve"> للوقف، بما يشمل بيان المركز المالي ونتائج الأعمال والتقارير المالية ذات العلاقة.</w:t>
      </w:r>
    </w:p>
    <w:p w14:paraId="084FF99D" w14:textId="77777777" w:rsidR="00A81659" w:rsidRPr="00B355B9" w:rsidRDefault="00A81659" w:rsidP="0073102C">
      <w:pPr>
        <w:pStyle w:val="ListParagraph"/>
        <w:numPr>
          <w:ilvl w:val="0"/>
          <w:numId w:val="29"/>
        </w:numPr>
        <w:jc w:val="both"/>
      </w:pPr>
      <w:r w:rsidRPr="00B355B9">
        <w:rPr>
          <w:rtl/>
        </w:rPr>
        <w:t>إعداد الموازنات التقديرية الدورية للمصروفات والإيرادات المتوقعة بما يدعم التخطيط المالي وإدارة التزامات الوقف، مع مراعاة الاحتياجات الحالية والمستقبلية.</w:t>
      </w:r>
    </w:p>
    <w:p w14:paraId="6D164521" w14:textId="77777777" w:rsidR="00A81659" w:rsidRPr="00B355B9" w:rsidRDefault="00A81659" w:rsidP="0073102C">
      <w:pPr>
        <w:pStyle w:val="ListParagraph"/>
        <w:numPr>
          <w:ilvl w:val="0"/>
          <w:numId w:val="29"/>
        </w:numPr>
        <w:jc w:val="both"/>
      </w:pPr>
      <w:r w:rsidRPr="00B355B9">
        <w:rPr>
          <w:rtl/>
        </w:rPr>
        <w:t>متابعة التدفقات النقدية الداخلة والخارجة للوقف، وإعداد كشوفات توضح السيولة المالية والالتزامات والمبالغ المستحقة.</w:t>
      </w:r>
    </w:p>
    <w:p w14:paraId="4F235945" w14:textId="2B203A33" w:rsidR="00A81659" w:rsidRPr="00B355B9" w:rsidDel="00FA0055" w:rsidRDefault="00A81659">
      <w:pPr>
        <w:pStyle w:val="Heading3"/>
        <w:jc w:val="both"/>
        <w:rPr>
          <w:del w:id="844" w:author="Fadwa Alateiqu" w:date="2026-06-14T01:15:00Z" w16du:dateUtc="2026-06-13T22:15:00Z"/>
        </w:rPr>
        <w:pPrChange w:id="845" w:author="Fadwa Alateiqu" w:date="2026-06-14T01:15:00Z" w16du:dateUtc="2026-06-13T22:15:00Z">
          <w:pPr>
            <w:pStyle w:val="ListParagraph"/>
            <w:numPr>
              <w:numId w:val="29"/>
            </w:numPr>
            <w:ind w:left="720" w:hanging="360"/>
            <w:jc w:val="both"/>
          </w:pPr>
        </w:pPrChange>
      </w:pPr>
      <w:del w:id="846" w:author="Fadwa Alateiqu" w:date="2026-06-14T01:17:00Z" w16du:dateUtc="2026-06-13T22:17:00Z">
        <w:r w:rsidRPr="00B355B9" w:rsidDel="00FA0055">
          <w:rPr>
            <w:rtl/>
          </w:rPr>
          <w:delText xml:space="preserve">إعداد تقارير مالية دورية توضح حركة الإيرادات والمصروفات وحالة التحصيل والموقف المالي العام للوقف، ورفعها </w:delText>
        </w:r>
      </w:del>
      <w:del w:id="847" w:author="Fadwa Alateiqu" w:date="2026-06-14T00:29:00Z" w16du:dateUtc="2026-06-13T21:29:00Z">
        <w:r w:rsidRPr="00B355B9" w:rsidDel="00244B5B">
          <w:rPr>
            <w:rtl/>
          </w:rPr>
          <w:delText xml:space="preserve">للطرف </w:delText>
        </w:r>
        <w:commentRangeStart w:id="848"/>
        <w:r w:rsidRPr="00B355B9" w:rsidDel="00244B5B">
          <w:rPr>
            <w:rtl/>
          </w:rPr>
          <w:delText>الأول</w:delText>
        </w:r>
      </w:del>
      <w:commentRangeEnd w:id="848"/>
      <w:del w:id="849" w:author="Ahmed Alfarooque" w:date="2026-06-12T14:07:00Z" w16du:dateUtc="2026-06-12T11:07:00Z">
        <w:r w:rsidR="00FA0055" w:rsidRPr="00B355B9" w:rsidDel="002868EA">
          <w:rPr>
            <w:rStyle w:val="CommentReference"/>
            <w:sz w:val="20"/>
            <w:szCs w:val="20"/>
            <w:rtl/>
          </w:rPr>
          <w:commentReference w:id="848"/>
        </w:r>
      </w:del>
      <w:del w:id="850" w:author="Fadwa Alateiqu" w:date="2026-06-14T00:29:00Z" w16du:dateUtc="2026-06-13T21:29:00Z">
        <w:r w:rsidRPr="00B355B9" w:rsidDel="00244B5B">
          <w:rPr>
            <w:rtl/>
          </w:rPr>
          <w:delText>.</w:delText>
        </w:r>
      </w:del>
    </w:p>
    <w:p w14:paraId="6E756AE7" w14:textId="01E0D122" w:rsidR="00A81659" w:rsidRPr="00B355B9" w:rsidDel="00244B5B" w:rsidRDefault="00A81659">
      <w:pPr>
        <w:pStyle w:val="Heading3"/>
        <w:jc w:val="both"/>
        <w:rPr>
          <w:del w:id="851" w:author="Fadwa Alateiqu" w:date="2026-06-14T00:33:00Z" w16du:dateUtc="2026-06-13T21:33:00Z"/>
        </w:rPr>
        <w:pPrChange w:id="852" w:author="Fadwa Alateiqu" w:date="2026-06-14T01:15:00Z" w16du:dateUtc="2026-06-13T22:15:00Z">
          <w:pPr>
            <w:pStyle w:val="ListParagraph"/>
            <w:numPr>
              <w:numId w:val="29"/>
            </w:numPr>
            <w:ind w:left="720" w:hanging="360"/>
            <w:jc w:val="both"/>
          </w:pPr>
        </w:pPrChange>
      </w:pPr>
      <w:commentRangeStart w:id="853"/>
      <w:del w:id="854" w:author="Fadwa Alateiqu" w:date="2026-06-14T00:33:00Z" w16du:dateUtc="2026-06-13T21:33:00Z">
        <w:r w:rsidRPr="00B355B9" w:rsidDel="00244B5B">
          <w:rPr>
            <w:rtl/>
          </w:rPr>
          <w:delText>اعتماد القوائم المالية المدققة من محاسبين ومراجعين معتمدين لدى الهيئة السعودية للمراجعين والمحاسبين، وذلك للأوقاف الكبيرة والمتوسطة.</w:delText>
        </w:r>
        <w:bookmarkStart w:id="855" w:name="_Toc232291810"/>
        <w:bookmarkEnd w:id="855"/>
        <w:commentRangeEnd w:id="853"/>
        <w:r w:rsidR="002868EA" w:rsidRPr="00B355B9" w:rsidDel="00244B5B">
          <w:rPr>
            <w:rStyle w:val="CommentReference"/>
            <w:sz w:val="20"/>
            <w:szCs w:val="20"/>
          </w:rPr>
          <w:commentReference w:id="853"/>
        </w:r>
      </w:del>
    </w:p>
    <w:p w14:paraId="437DF56B" w14:textId="0F51275A" w:rsidR="00A81659" w:rsidRPr="00B355B9" w:rsidDel="00FA0055" w:rsidRDefault="00A81659">
      <w:pPr>
        <w:pStyle w:val="Heading3"/>
        <w:jc w:val="both"/>
        <w:rPr>
          <w:del w:id="856" w:author="Fadwa Alateiqu" w:date="2026-06-14T01:15:00Z" w16du:dateUtc="2026-06-13T22:15:00Z"/>
        </w:rPr>
        <w:pPrChange w:id="857" w:author="Fadwa Alateiqu" w:date="2026-06-14T01:15:00Z" w16du:dateUtc="2026-06-13T22:15:00Z">
          <w:pPr>
            <w:pStyle w:val="ListParagraph"/>
            <w:numPr>
              <w:numId w:val="29"/>
            </w:numPr>
            <w:ind w:left="720" w:hanging="360"/>
            <w:jc w:val="both"/>
          </w:pPr>
        </w:pPrChange>
      </w:pPr>
      <w:del w:id="858" w:author="Fadwa Alateiqu" w:date="2026-06-14T01:15:00Z" w16du:dateUtc="2026-06-13T22:15:00Z">
        <w:r w:rsidRPr="00B355B9" w:rsidDel="00FA0055">
          <w:rPr>
            <w:rtl/>
          </w:rPr>
          <w:delText>إعداد بيان مالي سنوي يوضح واردات ومصروفات الوقف للأوقاف الصغيرة، وللأوقاف ذات الانتفاع المباشر عند وجود واردات ومصروفات.</w:delText>
        </w:r>
        <w:bookmarkStart w:id="859" w:name="_Toc232291811"/>
        <w:bookmarkEnd w:id="859"/>
      </w:del>
    </w:p>
    <w:p w14:paraId="0A4BBBD2" w14:textId="5F95A007" w:rsidR="00A81659" w:rsidRPr="00B355B9" w:rsidDel="00FA0055" w:rsidRDefault="00A81659" w:rsidP="00FA0055">
      <w:pPr>
        <w:pStyle w:val="Heading3"/>
        <w:jc w:val="both"/>
        <w:rPr>
          <w:del w:id="860" w:author="Fadwa Alateiqu" w:date="2026-06-14T01:15:00Z" w16du:dateUtc="2026-06-13T22:15:00Z"/>
          <w:rtl/>
        </w:rPr>
      </w:pPr>
      <w:bookmarkStart w:id="861" w:name="_Toc232291812"/>
      <w:del w:id="862" w:author="Fadwa Alateiqu" w:date="2026-06-14T01:15:00Z" w16du:dateUtc="2026-06-13T22:15:00Z">
        <w:r w:rsidRPr="00B355B9" w:rsidDel="00FA0055">
          <w:rPr>
            <w:rtl/>
          </w:rPr>
          <w:delText>التوزيع</w:delText>
        </w:r>
        <w:bookmarkEnd w:id="861"/>
      </w:del>
    </w:p>
    <w:p w14:paraId="5C4887E5" w14:textId="0275C873" w:rsidR="00A81659" w:rsidRPr="00B355B9" w:rsidDel="00244B5B" w:rsidRDefault="00244B5B">
      <w:pPr>
        <w:pStyle w:val="Heading3"/>
        <w:jc w:val="both"/>
        <w:rPr>
          <w:del w:id="863" w:author="Fadwa Alateiqu" w:date="2026-06-14T00:39:00Z" w16du:dateUtc="2026-06-13T21:39:00Z"/>
        </w:rPr>
        <w:pPrChange w:id="864" w:author="Fadwa Alateiqu" w:date="2026-06-14T01:15:00Z" w16du:dateUtc="2026-06-13T22:15:00Z">
          <w:pPr>
            <w:pStyle w:val="ListParagraph"/>
            <w:numPr>
              <w:numId w:val="30"/>
            </w:numPr>
            <w:ind w:left="720" w:hanging="360"/>
            <w:jc w:val="both"/>
          </w:pPr>
        </w:pPrChange>
      </w:pPr>
      <w:ins w:id="865" w:author="Fadwa Alateiqu" w:date="2026-06-14T00:39:00Z" w16du:dateUtc="2026-06-13T21:39:00Z">
        <w:r>
          <w:rPr>
            <w:rFonts w:hint="cs"/>
            <w:rtl/>
          </w:rPr>
          <w:t>ا</w:t>
        </w:r>
        <w:r w:rsidRPr="00244B5B">
          <w:rPr>
            <w:rtl/>
          </w:rPr>
          <w:t>حتساب أنصبة المستفيدين والمستحقات المالية الخاصة بهم وفقًا لشروط الوقف، مع مراعاة الدقة في آلية الاحتساب والتوزيع، ومراعاة المعايير المحاسبية المعتمدة، وذلك بعد خصم المصروفات الخاصة بالوقف، والتي تشمل على سبيل المثال لا الحصر: رسوم التراخيص، وتكاليف الصيانة، وأي مدفوعات حكومية أو</w:t>
        </w:r>
      </w:ins>
      <w:ins w:id="866" w:author="Fadwa Alateiqu" w:date="2026-06-14T01:17:00Z" w16du:dateUtc="2026-06-13T22:17:00Z">
        <w:r w:rsidR="00FA0055">
          <w:rPr>
            <w:rFonts w:hint="cs"/>
            <w:rtl/>
          </w:rPr>
          <w:t xml:space="preserve"> </w:t>
        </w:r>
      </w:ins>
      <w:ins w:id="867" w:author="Fadwa Alateiqu" w:date="2026-06-14T00:39:00Z" w16du:dateUtc="2026-06-13T21:39:00Z">
        <w:r w:rsidRPr="00244B5B">
          <w:rPr>
            <w:rtl/>
          </w:rPr>
          <w:t>تشغيلية لصالح الوقف.</w:t>
        </w:r>
        <w:r w:rsidRPr="00244B5B" w:rsidDel="00244B5B">
          <w:rPr>
            <w:rtl/>
          </w:rPr>
          <w:t xml:space="preserve"> </w:t>
        </w:r>
      </w:ins>
      <w:del w:id="868" w:author="Fadwa Alateiqu" w:date="2026-06-14T00:39:00Z" w16du:dateUtc="2026-06-13T21:39:00Z">
        <w:r w:rsidR="00A81659" w:rsidRPr="00B355B9" w:rsidDel="00244B5B">
          <w:rPr>
            <w:rtl/>
          </w:rPr>
          <w:delText xml:space="preserve">احتساب أنصبة المستفيدين والمستحقات المالية الخاصة بهم وفقًا لشروط الوقف </w:delText>
        </w:r>
      </w:del>
      <w:del w:id="869" w:author="Fadwa Alateiqu" w:date="2026-06-14T00:33:00Z" w16du:dateUtc="2026-06-13T21:33:00Z">
        <w:r w:rsidR="00A81659" w:rsidRPr="00B355B9" w:rsidDel="00244B5B">
          <w:rPr>
            <w:rtl/>
          </w:rPr>
          <w:delText xml:space="preserve">والتعليمات المعتمدة من الطرف الأول، </w:delText>
        </w:r>
      </w:del>
      <w:commentRangeStart w:id="870"/>
      <w:del w:id="871" w:author="Fadwa Alateiqu" w:date="2026-06-14T00:39:00Z" w16du:dateUtc="2026-06-13T21:39:00Z">
        <w:r w:rsidR="00A81659" w:rsidRPr="00B355B9" w:rsidDel="00244B5B">
          <w:rPr>
            <w:rtl/>
          </w:rPr>
          <w:delText>مع مراعاة الدقة في آلية الاحتساب والتوزيع.</w:delText>
        </w:r>
        <w:commentRangeEnd w:id="870"/>
        <w:r w:rsidRPr="00B355B9" w:rsidDel="00244B5B">
          <w:rPr>
            <w:rStyle w:val="CommentReference"/>
            <w:sz w:val="20"/>
            <w:szCs w:val="20"/>
          </w:rPr>
          <w:commentReference w:id="870"/>
        </w:r>
      </w:del>
    </w:p>
    <w:p w14:paraId="54313120" w14:textId="77777777" w:rsidR="00A81659" w:rsidRPr="00B355B9" w:rsidRDefault="00A81659">
      <w:pPr>
        <w:pStyle w:val="Heading3"/>
        <w:jc w:val="both"/>
        <w:pPrChange w:id="872" w:author="Fadwa Alateiqu" w:date="2026-06-14T01:15:00Z" w16du:dateUtc="2026-06-13T22:15:00Z">
          <w:pPr>
            <w:pStyle w:val="ListParagraph"/>
            <w:numPr>
              <w:numId w:val="30"/>
            </w:numPr>
            <w:ind w:left="720" w:hanging="360"/>
            <w:jc w:val="both"/>
          </w:pPr>
        </w:pPrChange>
      </w:pPr>
      <w:r w:rsidRPr="00B355B9">
        <w:rPr>
          <w:rtl/>
        </w:rPr>
        <w:t>تنفيذ إجراءات توزيع ريع الوقف على المستفيدين وفق النسب والمواعيد المعتمدة وبعد اعتماد الطرف الأول، ومن خلال الحسابات البنكية الخاصة بالوقف.</w:t>
      </w:r>
    </w:p>
    <w:p w14:paraId="5A2CFD64" w14:textId="79960941" w:rsidR="00A81659" w:rsidRPr="00B355B9" w:rsidDel="00C8501F" w:rsidRDefault="00C8501F" w:rsidP="00C8501F">
      <w:pPr>
        <w:pStyle w:val="ListParagraph"/>
        <w:numPr>
          <w:ilvl w:val="0"/>
          <w:numId w:val="30"/>
        </w:numPr>
        <w:jc w:val="both"/>
        <w:rPr>
          <w:del w:id="873" w:author="Fadwa Alateiqu" w:date="2026-06-14T00:40:00Z" w16du:dateUtc="2026-06-13T21:40:00Z"/>
        </w:rPr>
      </w:pPr>
      <w:ins w:id="874" w:author="Fadwa Alateiqu" w:date="2026-06-14T00:40:00Z">
        <w:r w:rsidRPr="00C8501F">
          <w:rPr>
            <w:rtl/>
          </w:rPr>
          <w:t>صرف عوائد الوقف للمستفيدين خلال مدة لا تتجاوز ثلاثة أشهر من نهاية السنة المالية للوقف، وذلك في حال عدم تحديد شرط الواقف لموعد الصرف، مع إعداد كشوفات تفصيلية توضح أسماء المستفيدين، وأنصبتهم، والمبالغ المصروفة لهم، وتواريخ الصرف، وأي ملاحظات أو مستندات داعمة ذات صلة</w:t>
        </w:r>
        <w:r w:rsidRPr="00C8501F">
          <w:t>.</w:t>
        </w:r>
      </w:ins>
      <w:ins w:id="875" w:author="Fadwa Alateiqu" w:date="2026-06-14T00:40:00Z" w16du:dateUtc="2026-06-13T21:40:00Z">
        <w:r>
          <w:rPr>
            <w:rFonts w:hint="cs"/>
            <w:rtl/>
          </w:rPr>
          <w:t xml:space="preserve"> </w:t>
        </w:r>
      </w:ins>
      <w:commentRangeStart w:id="876"/>
      <w:del w:id="877" w:author="Fadwa Alateiqu" w:date="2026-06-14T00:40:00Z" w16du:dateUtc="2026-06-13T21:40:00Z">
        <w:r w:rsidR="00A81659" w:rsidRPr="00B355B9" w:rsidDel="00C8501F">
          <w:rPr>
            <w:rtl/>
          </w:rPr>
          <w:delText>صرف عوائد الوقف خلال مدة لا تتجاوز ثلاثة أشهر من نهاية السنة المالية للوقف في حال عدم تحديد شرط الواقف لموعد الصرف.</w:delText>
        </w:r>
      </w:del>
    </w:p>
    <w:p w14:paraId="432E591E" w14:textId="75FC6D36" w:rsidR="00A81659" w:rsidRPr="00B355B9" w:rsidDel="00C8501F" w:rsidRDefault="00A81659" w:rsidP="0073102C">
      <w:pPr>
        <w:pStyle w:val="ListParagraph"/>
        <w:numPr>
          <w:ilvl w:val="0"/>
          <w:numId w:val="30"/>
        </w:numPr>
        <w:jc w:val="both"/>
        <w:rPr>
          <w:del w:id="878" w:author="Fadwa Alateiqu" w:date="2026-06-14T00:40:00Z" w16du:dateUtc="2026-06-13T21:40:00Z"/>
        </w:rPr>
      </w:pPr>
      <w:del w:id="879" w:author="Fadwa Alateiqu" w:date="2026-06-14T00:40:00Z" w16du:dateUtc="2026-06-13T21:40:00Z">
        <w:r w:rsidRPr="00B355B9" w:rsidDel="00C8501F">
          <w:rPr>
            <w:rtl/>
          </w:rPr>
          <w:delText>إعداد كشوفات تفصيلية تتضمن أسماء المستفيدين وأنصبتهم والمبالغ المصروفة لهم وتواريخ الصرف وأي ملاحظات أو مستندات داعمة</w:delText>
        </w:r>
        <w:commentRangeEnd w:id="876"/>
        <w:r w:rsidR="00C8501F" w:rsidRPr="00B355B9" w:rsidDel="00C8501F">
          <w:rPr>
            <w:rStyle w:val="CommentReference"/>
            <w:sz w:val="20"/>
            <w:szCs w:val="20"/>
            <w:rtl/>
          </w:rPr>
          <w:commentReference w:id="876"/>
        </w:r>
        <w:r w:rsidRPr="00B355B9" w:rsidDel="00C8501F">
          <w:rPr>
            <w:rtl/>
          </w:rPr>
          <w:delText>.</w:delText>
        </w:r>
      </w:del>
    </w:p>
    <w:p w14:paraId="66D829C9" w14:textId="77777777" w:rsidR="00A81659" w:rsidRPr="00B355B9" w:rsidRDefault="00A81659" w:rsidP="0073102C">
      <w:pPr>
        <w:pStyle w:val="ListParagraph"/>
        <w:numPr>
          <w:ilvl w:val="0"/>
          <w:numId w:val="30"/>
        </w:numPr>
        <w:jc w:val="both"/>
      </w:pPr>
      <w:r w:rsidRPr="00B355B9">
        <w:rPr>
          <w:rtl/>
        </w:rPr>
        <w:t>توثيق جميع عمليات التحويل والسداد والمدفوعات المتعلقة بالوقف، والاحتفاظ بما يثبت تنفيذها من حوالات أو إيصالات أو مستندات مالية ذات صلة، على أن يكون الصرف عبر جهة اعتبارية مرخَّصة عند الاقتضاء.</w:t>
      </w:r>
    </w:p>
    <w:p w14:paraId="5A462B38" w14:textId="2D95008B" w:rsidR="00A81659" w:rsidRPr="00B355B9" w:rsidDel="00137457" w:rsidRDefault="00A81659" w:rsidP="0073102C">
      <w:pPr>
        <w:pStyle w:val="ListParagraph"/>
        <w:numPr>
          <w:ilvl w:val="0"/>
          <w:numId w:val="30"/>
        </w:numPr>
        <w:jc w:val="both"/>
        <w:rPr>
          <w:del w:id="880" w:author="Fadwa Alateiqu" w:date="2026-06-14T01:23:00Z" w16du:dateUtc="2026-06-13T22:23:00Z"/>
        </w:rPr>
      </w:pPr>
      <w:commentRangeStart w:id="881"/>
      <w:del w:id="882" w:author="Fadwa Alateiqu" w:date="2026-06-14T01:23:00Z" w16du:dateUtc="2026-06-13T22:23:00Z">
        <w:r w:rsidRPr="00B355B9" w:rsidDel="00137457">
          <w:rPr>
            <w:rtl/>
          </w:rPr>
          <w:delText>مراعاة قصد الواقف وما هو أكثر نفعًا عند عدم تحديد الموقوف عليه أو انقطاع تسميته أو عند عموم شرط الواقف على أعمال البر والإحسان، والرجوع إلى الجهة المختصة لتحديد قصد الواقف</w:delText>
        </w:r>
        <w:commentRangeEnd w:id="881"/>
        <w:r w:rsidR="00F028E5" w:rsidRPr="00B355B9" w:rsidDel="00137457">
          <w:rPr>
            <w:rStyle w:val="CommentReference"/>
            <w:sz w:val="20"/>
            <w:szCs w:val="20"/>
            <w:rtl/>
          </w:rPr>
          <w:commentReference w:id="881"/>
        </w:r>
        <w:r w:rsidRPr="00B355B9" w:rsidDel="00137457">
          <w:rPr>
            <w:rtl/>
          </w:rPr>
          <w:delText>.</w:delText>
        </w:r>
      </w:del>
    </w:p>
    <w:p w14:paraId="3340900C" w14:textId="5F61B491" w:rsidR="00A81659" w:rsidRPr="00B355B9" w:rsidRDefault="00A81659" w:rsidP="0073102C">
      <w:pPr>
        <w:pStyle w:val="Heading3"/>
        <w:jc w:val="both"/>
        <w:rPr>
          <w:rtl/>
        </w:rPr>
      </w:pPr>
      <w:bookmarkStart w:id="883" w:name="_Toc232291813"/>
      <w:r w:rsidRPr="00B355B9">
        <w:rPr>
          <w:rtl/>
        </w:rPr>
        <w:t>ال</w:t>
      </w:r>
      <w:r w:rsidR="00547AAF" w:rsidRPr="00B355B9">
        <w:rPr>
          <w:rtl/>
        </w:rPr>
        <w:t>زكاة والضرائب</w:t>
      </w:r>
      <w:bookmarkEnd w:id="883"/>
    </w:p>
    <w:p w14:paraId="2553569D" w14:textId="77777777" w:rsidR="00547AAF" w:rsidRPr="00B355B9" w:rsidRDefault="00547AAF" w:rsidP="0073102C">
      <w:pPr>
        <w:pStyle w:val="ListParagraph"/>
        <w:numPr>
          <w:ilvl w:val="0"/>
          <w:numId w:val="31"/>
        </w:numPr>
        <w:jc w:val="both"/>
      </w:pPr>
      <w:r w:rsidRPr="00B355B9">
        <w:rPr>
          <w:rtl/>
        </w:rPr>
        <w:t>إعداد وتجهيز الإقرارات المالية أو الزكوية أو الضريبية -إن وجدت- الخاصة بالوقف، ومراجعة بياناتها قبل تقديمها للجهات المختصة.</w:t>
      </w:r>
    </w:p>
    <w:p w14:paraId="2BE2FC01" w14:textId="77777777" w:rsidR="00547AAF" w:rsidRPr="00B355B9" w:rsidRDefault="00547AAF" w:rsidP="0073102C">
      <w:pPr>
        <w:pStyle w:val="ListParagraph"/>
        <w:numPr>
          <w:ilvl w:val="0"/>
          <w:numId w:val="31"/>
        </w:numPr>
        <w:jc w:val="both"/>
      </w:pPr>
      <w:r w:rsidRPr="00B355B9">
        <w:rPr>
          <w:rtl/>
        </w:rPr>
        <w:t>التواصل والتنسيق مع الجهات الحكومية والتنظيمية والبنوك والجهات ذات العلاقة فيما يخص الأعمال المالية والمحاسبية المرتبطة بالوقف، وفق توجيهات الطرف الأول.</w:t>
      </w:r>
    </w:p>
    <w:p w14:paraId="627D5CBB" w14:textId="75D5F348" w:rsidR="00A81659" w:rsidRPr="00B355B9" w:rsidRDefault="00547AAF" w:rsidP="0073102C">
      <w:pPr>
        <w:pStyle w:val="ListParagraph"/>
        <w:numPr>
          <w:ilvl w:val="0"/>
          <w:numId w:val="31"/>
        </w:numPr>
        <w:jc w:val="both"/>
      </w:pPr>
      <w:r w:rsidRPr="00B355B9">
        <w:rPr>
          <w:rtl/>
        </w:rPr>
        <w:t>متابعة الالتزامات المالية والنظامية الخاصة بالوقف، بما يشمل الرسوم والمتطلبات والمواعيد النظامية ذات العلاقة، والعمل على الوفاء بها في أوقاتها المحددة.</w:t>
      </w:r>
    </w:p>
    <w:bookmarkEnd w:id="835"/>
    <w:bookmarkEnd w:id="836"/>
    <w:bookmarkEnd w:id="837"/>
    <w:bookmarkEnd w:id="838"/>
    <w:p w14:paraId="777E2E2B" w14:textId="7A25DB36" w:rsidR="003A254B" w:rsidRPr="00B355B9" w:rsidRDefault="00A81659" w:rsidP="0073102C">
      <w:pPr>
        <w:pStyle w:val="Heading2"/>
        <w:jc w:val="both"/>
        <w:rPr>
          <w:rFonts w:ascii="MadaniArabic-Light" w:hAnsi="MadaniArabic-Light" w:cs="MadaniArabic-Light"/>
        </w:rPr>
      </w:pPr>
      <w:del w:id="884" w:author="Ahmed Alfarooque" w:date="2026-06-12T13:59:00Z" w16du:dateUtc="2026-06-12T10:59:00Z">
        <w:r w:rsidRPr="00B355B9" w:rsidDel="0057355F">
          <w:rPr>
            <w:rFonts w:ascii="MadaniArabic-Light" w:hAnsi="MadaniArabic-Light" w:cs="MadaniArabic-Light"/>
            <w:rtl/>
          </w:rPr>
          <w:delText xml:space="preserve">أعمال </w:delText>
        </w:r>
      </w:del>
      <w:del w:id="885" w:author="Ahmed Alfarooque" w:date="2026-06-12T14:04:00Z" w16du:dateUtc="2026-06-12T11:04:00Z">
        <w:r w:rsidRPr="00B355B9" w:rsidDel="0057355F">
          <w:rPr>
            <w:rFonts w:ascii="MadaniArabic-Light" w:hAnsi="MadaniArabic-Light" w:cs="MadaniArabic-Light"/>
            <w:rtl/>
          </w:rPr>
          <w:delText>ا</w:delText>
        </w:r>
        <w:r w:rsidR="00547AAF" w:rsidRPr="00B355B9" w:rsidDel="0057355F">
          <w:rPr>
            <w:rFonts w:ascii="MadaniArabic-Light" w:hAnsi="MadaniArabic-Light" w:cs="MadaniArabic-Light"/>
            <w:rtl/>
          </w:rPr>
          <w:delText xml:space="preserve">لتشغيلية </w:delText>
        </w:r>
      </w:del>
      <w:del w:id="886" w:author="Ahmed Alfarooque" w:date="2026-06-12T13:59:00Z" w16du:dateUtc="2026-06-12T10:59:00Z">
        <w:r w:rsidR="00547AAF" w:rsidRPr="00B355B9" w:rsidDel="0057355F">
          <w:rPr>
            <w:rFonts w:ascii="MadaniArabic-Light" w:hAnsi="MadaniArabic-Light" w:cs="MadaniArabic-Light"/>
            <w:rtl/>
          </w:rPr>
          <w:delText>للعقارات والمباني</w:delText>
        </w:r>
      </w:del>
      <w:bookmarkStart w:id="887" w:name="_Toc232291814"/>
      <w:ins w:id="888" w:author="Ahmed Alfarooque" w:date="2026-06-12T14:04:00Z" w16du:dateUtc="2026-06-12T11:04:00Z">
        <w:r w:rsidR="0057355F">
          <w:rPr>
            <w:rFonts w:ascii="MadaniArabic-Light" w:hAnsi="MadaniArabic-Light" w:cs="MadaniArabic-Light" w:hint="cs"/>
            <w:rtl/>
          </w:rPr>
          <w:t>الإدارة التشغيلية</w:t>
        </w:r>
        <w:bookmarkEnd w:id="887"/>
        <w:r w:rsidR="0057355F">
          <w:rPr>
            <w:rFonts w:ascii="MadaniArabic-Light" w:hAnsi="MadaniArabic-Light" w:cs="MadaniArabic-Light" w:hint="cs"/>
            <w:rtl/>
          </w:rPr>
          <w:t xml:space="preserve"> </w:t>
        </w:r>
      </w:ins>
    </w:p>
    <w:p w14:paraId="1264E6A1" w14:textId="77777777" w:rsidR="00547AAF" w:rsidRPr="00B355B9" w:rsidRDefault="00547AAF" w:rsidP="0073102C">
      <w:pPr>
        <w:pStyle w:val="Heading3"/>
        <w:jc w:val="both"/>
      </w:pPr>
      <w:bookmarkStart w:id="889" w:name="_Toc232291815"/>
      <w:bookmarkStart w:id="890" w:name="_Toc226560044"/>
      <w:bookmarkStart w:id="891" w:name="_Toc226566443"/>
      <w:bookmarkStart w:id="892" w:name="_Toc226653376"/>
      <w:r w:rsidRPr="00B355B9">
        <w:rPr>
          <w:rtl/>
        </w:rPr>
        <w:t>إدارة العقارات وتأجير الوحدات</w:t>
      </w:r>
      <w:bookmarkEnd w:id="889"/>
      <w:r w:rsidRPr="00B355B9">
        <w:rPr>
          <w:rtl/>
        </w:rPr>
        <w:t xml:space="preserve"> </w:t>
      </w:r>
    </w:p>
    <w:p w14:paraId="3A08B4C6" w14:textId="51B2B689" w:rsidR="00547AAF" w:rsidRPr="00B355B9" w:rsidDel="00C8501F" w:rsidRDefault="00C8501F" w:rsidP="00C8501F">
      <w:pPr>
        <w:pStyle w:val="NoSpacing"/>
        <w:numPr>
          <w:ilvl w:val="0"/>
          <w:numId w:val="32"/>
        </w:numPr>
        <w:bidi/>
        <w:jc w:val="both"/>
        <w:rPr>
          <w:del w:id="893" w:author="Fadwa Alateiqu" w:date="2026-06-14T00:43:00Z" w16du:dateUtc="2026-06-13T21:43:00Z"/>
          <w:rFonts w:ascii="MadaniArabic-Light" w:hAnsi="MadaniArabic-Light" w:cs="MadaniArabic-Light"/>
          <w:sz w:val="20"/>
          <w:szCs w:val="20"/>
        </w:rPr>
      </w:pPr>
      <w:ins w:id="894" w:author="Fadwa Alateiqu" w:date="2026-06-14T00:43:00Z">
        <w:r w:rsidRPr="00C8501F">
          <w:rPr>
            <w:rFonts w:ascii="MadaniArabic-Light" w:hAnsi="MadaniArabic-Light" w:cs="MadaniArabic-Light"/>
            <w:sz w:val="20"/>
            <w:szCs w:val="20"/>
            <w:rtl/>
          </w:rPr>
          <w:t>تتولى شركة كيوميليت، بصفتها وكيلًا عن الناظر، متابعة تحصيل الإيجارات من المستأجرين، وتسليمها للمحاسب القانوني أو الجهة المالية المعتمدة من الطرف الأول</w:t>
        </w:r>
        <w:r w:rsidRPr="00C8501F">
          <w:rPr>
            <w:rFonts w:ascii="MadaniArabic-Light" w:hAnsi="MadaniArabic-Light" w:cs="MadaniArabic-Light"/>
            <w:sz w:val="20"/>
            <w:szCs w:val="20"/>
          </w:rPr>
          <w:t>.</w:t>
        </w:r>
      </w:ins>
      <w:ins w:id="895" w:author="Fadwa Alateiqu" w:date="2026-06-14T00:43:00Z" w16du:dateUtc="2026-06-13T21:43:00Z">
        <w:r>
          <w:rPr>
            <w:rFonts w:ascii="MadaniArabic-Light" w:hAnsi="MadaniArabic-Light" w:cs="MadaniArabic-Light" w:hint="cs"/>
            <w:sz w:val="20"/>
            <w:szCs w:val="20"/>
            <w:rtl/>
          </w:rPr>
          <w:t xml:space="preserve"> </w:t>
        </w:r>
      </w:ins>
      <w:commentRangeStart w:id="896"/>
      <w:del w:id="897" w:author="Fadwa Alateiqu" w:date="2026-06-14T00:43:00Z" w16du:dateUtc="2026-06-13T21:43:00Z">
        <w:r w:rsidR="00547AAF" w:rsidRPr="00B355B9" w:rsidDel="00C8501F">
          <w:rPr>
            <w:rFonts w:ascii="MadaniArabic-Light" w:hAnsi="MadaniArabic-Light" w:cs="MadaniArabic-Light"/>
            <w:sz w:val="20"/>
            <w:szCs w:val="20"/>
            <w:rtl/>
          </w:rPr>
          <w:delText>متابعة تحصيل الإيجارات من المستأجرين وتسليمها للمحاسب القانوني أو الجهة المالية المعتمدة من الطرف الأول</w:delText>
        </w:r>
        <w:commentRangeEnd w:id="896"/>
        <w:r w:rsidRPr="00B355B9" w:rsidDel="00C8501F">
          <w:rPr>
            <w:rStyle w:val="CommentReference"/>
            <w:rFonts w:ascii="MadaniArabic-Light" w:hAnsi="MadaniArabic-Light" w:cs="MadaniArabic-Light"/>
            <w:sz w:val="20"/>
            <w:szCs w:val="20"/>
            <w:rtl/>
          </w:rPr>
          <w:commentReference w:id="896"/>
        </w:r>
        <w:r w:rsidR="00547AAF" w:rsidRPr="00B355B9" w:rsidDel="00C8501F">
          <w:rPr>
            <w:rFonts w:ascii="MadaniArabic-Light" w:hAnsi="MadaniArabic-Light" w:cs="MadaniArabic-Light"/>
            <w:sz w:val="20"/>
            <w:szCs w:val="20"/>
            <w:rtl/>
          </w:rPr>
          <w:delText>.</w:delText>
        </w:r>
      </w:del>
    </w:p>
    <w:p w14:paraId="0B599790" w14:textId="3F6FAB3A" w:rsidR="00547AAF" w:rsidRPr="00B355B9" w:rsidRDefault="00547AAF" w:rsidP="0073102C">
      <w:pPr>
        <w:pStyle w:val="NoSpacing"/>
        <w:numPr>
          <w:ilvl w:val="0"/>
          <w:numId w:val="32"/>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معاينة الوحدات السكنية أو التجارية الشاغرة، ومتابعة أعمال التسويق والتأجير.</w:t>
      </w:r>
    </w:p>
    <w:p w14:paraId="58191569" w14:textId="3B09C13C" w:rsidR="00547AAF" w:rsidRPr="00B355B9" w:rsidDel="00C8501F" w:rsidRDefault="00547AAF" w:rsidP="0073102C">
      <w:pPr>
        <w:pStyle w:val="NoSpacing"/>
        <w:numPr>
          <w:ilvl w:val="0"/>
          <w:numId w:val="32"/>
        </w:numPr>
        <w:bidi/>
        <w:jc w:val="both"/>
        <w:rPr>
          <w:del w:id="898" w:author="Fadwa Alateiqu" w:date="2026-06-14T00:43:00Z" w16du:dateUtc="2026-06-13T21:43:00Z"/>
          <w:rFonts w:ascii="MadaniArabic-Light" w:hAnsi="MadaniArabic-Light" w:cs="MadaniArabic-Light"/>
          <w:sz w:val="20"/>
          <w:szCs w:val="20"/>
        </w:rPr>
      </w:pPr>
      <w:commentRangeStart w:id="899"/>
      <w:del w:id="900" w:author="Fadwa Alateiqu" w:date="2026-06-14T00:43:00Z" w16du:dateUtc="2026-06-13T21:43:00Z">
        <w:r w:rsidRPr="00B355B9" w:rsidDel="00C8501F">
          <w:rPr>
            <w:rFonts w:ascii="MadaniArabic-Light" w:hAnsi="MadaniArabic-Light" w:cs="MadaniArabic-Light"/>
            <w:sz w:val="20"/>
            <w:szCs w:val="20"/>
            <w:rtl/>
          </w:rPr>
          <w:delText>معاينة الوحدات السكنية أو التجارية الشاغرة، ومتابعة أعمال التسويق والتأجير.</w:delText>
        </w:r>
        <w:commentRangeEnd w:id="899"/>
        <w:r w:rsidR="00F028E5" w:rsidRPr="00B355B9" w:rsidDel="00C8501F">
          <w:rPr>
            <w:rStyle w:val="CommentReference"/>
            <w:rFonts w:ascii="MadaniArabic-Light" w:hAnsi="MadaniArabic-Light" w:cs="MadaniArabic-Light"/>
            <w:sz w:val="20"/>
            <w:szCs w:val="20"/>
          </w:rPr>
          <w:commentReference w:id="899"/>
        </w:r>
      </w:del>
    </w:p>
    <w:p w14:paraId="0B515186" w14:textId="69C467A3" w:rsidR="00547AAF" w:rsidRPr="00B355B9" w:rsidDel="00C8501F" w:rsidRDefault="00C8501F" w:rsidP="00C8501F">
      <w:pPr>
        <w:pStyle w:val="NoSpacing"/>
        <w:numPr>
          <w:ilvl w:val="0"/>
          <w:numId w:val="32"/>
        </w:numPr>
        <w:bidi/>
        <w:jc w:val="both"/>
        <w:rPr>
          <w:del w:id="901" w:author="Fadwa Alateiqu" w:date="2026-06-14T00:45:00Z" w16du:dateUtc="2026-06-13T21:45:00Z"/>
          <w:rFonts w:ascii="MadaniArabic-Light" w:hAnsi="MadaniArabic-Light" w:cs="MadaniArabic-Light"/>
          <w:sz w:val="20"/>
          <w:szCs w:val="20"/>
        </w:rPr>
      </w:pPr>
      <w:ins w:id="902" w:author="Fadwa Alateiqu" w:date="2026-06-14T00:45:00Z">
        <w:r w:rsidRPr="00C8501F">
          <w:rPr>
            <w:rFonts w:ascii="MadaniArabic-Light" w:hAnsi="MadaniArabic-Light" w:cs="MadaniArabic-Light"/>
            <w:sz w:val="20"/>
            <w:szCs w:val="20"/>
            <w:rtl/>
          </w:rPr>
          <w:t xml:space="preserve">متابعة إجراءات تأجير الوحدات عبر منصة إيجار، وفقًا للأنظمة والتعليمات الصادرة عن الهيئة العامة للعقار، وبما يشمل توثيق العقود إلكترونيًا، ومتابعة الضمانات المرتبطة بها، واستلام وتسليم الوحدات للمستأجرين، </w:t>
        </w:r>
        <w:r w:rsidRPr="00C8501F">
          <w:rPr>
            <w:rFonts w:ascii="MadaniArabic-Light" w:hAnsi="MadaniArabic-Light" w:cs="MadaniArabic-Light"/>
            <w:sz w:val="20"/>
            <w:szCs w:val="20"/>
            <w:rtl/>
          </w:rPr>
          <w:lastRenderedPageBreak/>
          <w:t>والتوقيع على محاضر الاستلام والتسليم أو توثيقها بالوسائل المعتمدة</w:t>
        </w:r>
        <w:r w:rsidRPr="00C8501F">
          <w:rPr>
            <w:rFonts w:ascii="MadaniArabic-Light" w:hAnsi="MadaniArabic-Light" w:cs="MadaniArabic-Light"/>
            <w:sz w:val="20"/>
            <w:szCs w:val="20"/>
          </w:rPr>
          <w:t>.</w:t>
        </w:r>
      </w:ins>
      <w:ins w:id="903" w:author="Fadwa Alateiqu" w:date="2026-06-14T00:45:00Z" w16du:dateUtc="2026-06-13T21:45:00Z">
        <w:r>
          <w:rPr>
            <w:rFonts w:ascii="MadaniArabic-Light" w:hAnsi="MadaniArabic-Light" w:cs="MadaniArabic-Light" w:hint="cs"/>
            <w:sz w:val="20"/>
            <w:szCs w:val="20"/>
            <w:rtl/>
          </w:rPr>
          <w:t xml:space="preserve"> </w:t>
        </w:r>
      </w:ins>
      <w:commentRangeStart w:id="904"/>
      <w:del w:id="905" w:author="Fadwa Alateiqu" w:date="2026-06-14T00:45:00Z" w16du:dateUtc="2026-06-13T21:45:00Z">
        <w:r w:rsidR="00547AAF" w:rsidRPr="00B355B9" w:rsidDel="00C8501F">
          <w:rPr>
            <w:rFonts w:ascii="MadaniArabic-Light" w:hAnsi="MadaniArabic-Light" w:cs="MadaniArabic-Light"/>
            <w:sz w:val="20"/>
            <w:szCs w:val="20"/>
            <w:rtl/>
          </w:rPr>
          <w:delText>استلام وتسليم الوحدات للمستأجرين والتوقيع على محاضر الاستلام والتسليم.</w:delText>
        </w:r>
        <w:commentRangeEnd w:id="904"/>
        <w:r w:rsidRPr="00B355B9" w:rsidDel="00C8501F">
          <w:rPr>
            <w:rStyle w:val="CommentReference"/>
            <w:rFonts w:ascii="MadaniArabic-Light" w:hAnsi="MadaniArabic-Light" w:cs="MadaniArabic-Light"/>
            <w:sz w:val="20"/>
            <w:szCs w:val="20"/>
          </w:rPr>
          <w:commentReference w:id="904"/>
        </w:r>
      </w:del>
    </w:p>
    <w:p w14:paraId="45A50058" w14:textId="4DC43134" w:rsidR="00547AAF" w:rsidRPr="00B355B9" w:rsidRDefault="00547AAF" w:rsidP="0073102C">
      <w:pPr>
        <w:pStyle w:val="NoSpacing"/>
        <w:numPr>
          <w:ilvl w:val="0"/>
          <w:numId w:val="32"/>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تنفيذ عقود الإيجار والتأكد من التزام المستأجرين بالشروط والأحكام المتفق عليها</w:t>
      </w:r>
      <w:r w:rsidR="00F028E5">
        <w:rPr>
          <w:rFonts w:ascii="MadaniArabic-Light" w:hAnsi="MadaniArabic-Light" w:cs="MadaniArabic-Light" w:hint="cs"/>
          <w:sz w:val="20"/>
          <w:szCs w:val="20"/>
          <w:rtl/>
        </w:rPr>
        <w:t xml:space="preserve">، بما في ذلك </w:t>
      </w:r>
      <w:r w:rsidR="00F028E5" w:rsidRPr="00B355B9">
        <w:rPr>
          <w:rFonts w:ascii="MadaniArabic-Light" w:hAnsi="MadaniArabic-Light" w:cs="MadaniArabic-Light"/>
          <w:sz w:val="20"/>
          <w:szCs w:val="20"/>
          <w:rtl/>
        </w:rPr>
        <w:t xml:space="preserve">متابعة حالات التعثر في السداد واتخاذ الإجراءات </w:t>
      </w:r>
      <w:del w:id="906" w:author="Fadwa Alateiqu" w:date="2026-06-14T00:46:00Z" w16du:dateUtc="2026-06-13T21:46:00Z">
        <w:r w:rsidR="00F028E5" w:rsidRPr="00B355B9" w:rsidDel="00C8501F">
          <w:rPr>
            <w:rFonts w:ascii="MadaniArabic-Light" w:hAnsi="MadaniArabic-Light" w:cs="MadaniArabic-Light"/>
            <w:sz w:val="20"/>
            <w:szCs w:val="20"/>
            <w:rtl/>
          </w:rPr>
          <w:delText>ال</w:delText>
        </w:r>
      </w:del>
      <w:ins w:id="907" w:author="Fadwa Alateiqu" w:date="2026-06-14T00:46:00Z" w16du:dateUtc="2026-06-13T21:46:00Z">
        <w:r w:rsidR="00C8501F" w:rsidRPr="00B355B9">
          <w:rPr>
            <w:rFonts w:ascii="MadaniArabic-Light" w:hAnsi="MadaniArabic-Light" w:cs="MadaniArabic-Light" w:hint="cs"/>
            <w:sz w:val="20"/>
            <w:szCs w:val="20"/>
            <w:rtl/>
          </w:rPr>
          <w:t>ال</w:t>
        </w:r>
        <w:r w:rsidR="00C8501F">
          <w:rPr>
            <w:rFonts w:ascii="MadaniArabic-Light" w:hAnsi="MadaniArabic-Light" w:cs="MadaniArabic-Light" w:hint="cs"/>
            <w:sz w:val="20"/>
            <w:szCs w:val="20"/>
            <w:rtl/>
          </w:rPr>
          <w:t xml:space="preserve">لازمة </w:t>
        </w:r>
      </w:ins>
      <w:del w:id="908" w:author="Fadwa Alateiqu" w:date="2026-06-14T00:45:00Z" w16du:dateUtc="2026-06-13T21:45:00Z">
        <w:r w:rsidR="00F028E5" w:rsidRPr="00B355B9" w:rsidDel="00C8501F">
          <w:rPr>
            <w:rFonts w:ascii="MadaniArabic-Light" w:hAnsi="MadaniArabic-Light" w:cs="MadaniArabic-Light"/>
            <w:sz w:val="20"/>
            <w:szCs w:val="20"/>
            <w:rtl/>
          </w:rPr>
          <w:delText xml:space="preserve">تشغيلية الأولية </w:delText>
        </w:r>
      </w:del>
      <w:r w:rsidR="00F028E5" w:rsidRPr="00B355B9">
        <w:rPr>
          <w:rFonts w:ascii="MadaniArabic-Light" w:hAnsi="MadaniArabic-Light" w:cs="MadaniArabic-Light"/>
          <w:sz w:val="20"/>
          <w:szCs w:val="20"/>
          <w:rtl/>
        </w:rPr>
        <w:t>حيالها وإشعار ا</w:t>
      </w:r>
      <w:ins w:id="909" w:author="Fadwa Alateiqu" w:date="2026-06-14T00:46:00Z" w16du:dateUtc="2026-06-13T21:46:00Z">
        <w:r w:rsidR="00C8501F">
          <w:rPr>
            <w:rFonts w:ascii="MadaniArabic-Light" w:hAnsi="MadaniArabic-Light" w:cs="MadaniArabic-Light" w:hint="cs"/>
            <w:sz w:val="20"/>
            <w:szCs w:val="20"/>
            <w:rtl/>
          </w:rPr>
          <w:t xml:space="preserve">لناظر </w:t>
        </w:r>
      </w:ins>
      <w:del w:id="910" w:author="Fadwa Alateiqu" w:date="2026-06-14T00:46:00Z" w16du:dateUtc="2026-06-13T21:46:00Z">
        <w:r w:rsidR="00F028E5" w:rsidRPr="00B355B9" w:rsidDel="00C8501F">
          <w:rPr>
            <w:rFonts w:ascii="MadaniArabic-Light" w:hAnsi="MadaniArabic-Light" w:cs="MadaniArabic-Light"/>
            <w:sz w:val="20"/>
            <w:szCs w:val="20"/>
            <w:rtl/>
          </w:rPr>
          <w:delText xml:space="preserve">لطرف الأول </w:delText>
        </w:r>
      </w:del>
      <w:r w:rsidR="00F028E5" w:rsidRPr="00B355B9">
        <w:rPr>
          <w:rFonts w:ascii="MadaniArabic-Light" w:hAnsi="MadaniArabic-Light" w:cs="MadaniArabic-Light"/>
          <w:sz w:val="20"/>
          <w:szCs w:val="20"/>
          <w:rtl/>
        </w:rPr>
        <w:t>بذلك</w:t>
      </w:r>
    </w:p>
    <w:p w14:paraId="0C4CA419" w14:textId="7EBF3271" w:rsidR="00547AAF" w:rsidRPr="00B355B9" w:rsidRDefault="00547AAF" w:rsidP="0073102C">
      <w:pPr>
        <w:pStyle w:val="NoSpacing"/>
        <w:numPr>
          <w:ilvl w:val="0"/>
          <w:numId w:val="32"/>
        </w:numPr>
        <w:bidi/>
        <w:jc w:val="both"/>
        <w:rPr>
          <w:rFonts w:ascii="MadaniArabic-Light" w:hAnsi="MadaniArabic-Light" w:cs="MadaniArabic-Light"/>
          <w:sz w:val="20"/>
          <w:szCs w:val="20"/>
        </w:rPr>
      </w:pPr>
      <w:del w:id="911" w:author="Ahmed Alfarooque" w:date="2026-06-12T15:20:00Z" w16du:dateUtc="2026-06-12T12:20:00Z">
        <w:r w:rsidRPr="00B355B9" w:rsidDel="00F028E5">
          <w:rPr>
            <w:rFonts w:ascii="MadaniArabic-Light" w:hAnsi="MadaniArabic-Light" w:cs="MadaniArabic-Light"/>
            <w:sz w:val="20"/>
            <w:szCs w:val="20"/>
            <w:rtl/>
          </w:rPr>
          <w:delText>متابعة حالات التعثر في السداد واتخاذ الإجراءات التشغيلية الأولية حيالها وإشعار الطرف الأول بذلك</w:delText>
        </w:r>
      </w:del>
      <w:r w:rsidRPr="00B355B9">
        <w:rPr>
          <w:rFonts w:ascii="MadaniArabic-Light" w:hAnsi="MadaniArabic-Light" w:cs="MadaniArabic-Light"/>
          <w:sz w:val="20"/>
          <w:szCs w:val="20"/>
          <w:rtl/>
        </w:rPr>
        <w:t>.</w:t>
      </w:r>
    </w:p>
    <w:p w14:paraId="252C76FB" w14:textId="77777777" w:rsidR="00547AAF" w:rsidRPr="00B355B9" w:rsidRDefault="00547AAF" w:rsidP="0073102C">
      <w:pPr>
        <w:pStyle w:val="NoSpacing"/>
        <w:numPr>
          <w:ilvl w:val="0"/>
          <w:numId w:val="32"/>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إخلاء الوحدات عند انتهاء مدة العقود أو فسخها، والتأكد من سلامة العين المؤجرة.</w:t>
      </w:r>
    </w:p>
    <w:p w14:paraId="680CA7EF" w14:textId="08B50FD1" w:rsidR="00547AAF" w:rsidRPr="00B355B9" w:rsidRDefault="00547AAF" w:rsidP="0073102C">
      <w:pPr>
        <w:pStyle w:val="NoSpacing"/>
        <w:numPr>
          <w:ilvl w:val="0"/>
          <w:numId w:val="32"/>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استقبال استفسارات وملاحظات المستأجرين والتواصل معهم بما يحقق حُسن إدارة الأصول.</w:t>
      </w:r>
    </w:p>
    <w:p w14:paraId="4AC7AA79" w14:textId="1205F465" w:rsidR="00547AAF" w:rsidRPr="00B355B9" w:rsidRDefault="00547AAF" w:rsidP="0073102C">
      <w:pPr>
        <w:pStyle w:val="Heading3"/>
        <w:jc w:val="both"/>
      </w:pPr>
      <w:bookmarkStart w:id="912" w:name="_Toc232291816"/>
      <w:r w:rsidRPr="00B355B9">
        <w:rPr>
          <w:rtl/>
        </w:rPr>
        <w:t>إدارة التشغيل والصيانة</w:t>
      </w:r>
      <w:bookmarkEnd w:id="912"/>
    </w:p>
    <w:p w14:paraId="68E8EC8C" w14:textId="76ACDC59" w:rsidR="00547AAF" w:rsidRPr="00B355B9" w:rsidRDefault="001E2D09" w:rsidP="0073102C">
      <w:pPr>
        <w:pStyle w:val="NoSpacing"/>
        <w:numPr>
          <w:ilvl w:val="0"/>
          <w:numId w:val="32"/>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تنفيذ ومتابعة أعمال الصيانة الدورية والوقائية للمصاعد والأنظمة والمرافق التابعة للعقار.</w:t>
      </w:r>
    </w:p>
    <w:p w14:paraId="48F51D9F" w14:textId="0F2D3958" w:rsidR="001E2D09" w:rsidRPr="00B355B9" w:rsidRDefault="001E2D09" w:rsidP="0073102C">
      <w:pPr>
        <w:pStyle w:val="NoSpacing"/>
        <w:numPr>
          <w:ilvl w:val="0"/>
          <w:numId w:val="32"/>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معالجة الأعطال الطارئة واتخاذ ما يلزم لضمان استمرارية تشغيل العقارات بصورة مناسبة.</w:t>
      </w:r>
    </w:p>
    <w:p w14:paraId="4A090642" w14:textId="77777777" w:rsidR="001E2D09" w:rsidRPr="00B355B9" w:rsidRDefault="001E2D09" w:rsidP="0073102C">
      <w:pPr>
        <w:pStyle w:val="NoSpacing"/>
        <w:numPr>
          <w:ilvl w:val="0"/>
          <w:numId w:val="32"/>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الإشراف على أعمال النظافة الدورية ومتابعة مستوى الأداء وجودة الخدمات المقدمة</w:t>
      </w:r>
      <w:r w:rsidRPr="00B355B9">
        <w:rPr>
          <w:rFonts w:ascii="MadaniArabic-Light" w:hAnsi="MadaniArabic-Light" w:cs="MadaniArabic-Light"/>
          <w:sz w:val="20"/>
          <w:szCs w:val="20"/>
        </w:rPr>
        <w:t>.</w:t>
      </w:r>
    </w:p>
    <w:p w14:paraId="05AA29E6" w14:textId="77777777" w:rsidR="001E2D09" w:rsidRPr="00B355B9" w:rsidRDefault="001E2D09" w:rsidP="0073102C">
      <w:pPr>
        <w:pStyle w:val="NoSpacing"/>
        <w:numPr>
          <w:ilvl w:val="0"/>
          <w:numId w:val="32"/>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أعمال الأمن والسلامة والتأكد من جاهزية وسائل السلامة والالتزام بالمتطلبات النظامية</w:t>
      </w:r>
      <w:r w:rsidRPr="00B355B9">
        <w:rPr>
          <w:rFonts w:ascii="MadaniArabic-Light" w:hAnsi="MadaniArabic-Light" w:cs="MadaniArabic-Light"/>
          <w:sz w:val="20"/>
          <w:szCs w:val="20"/>
        </w:rPr>
        <w:t>.</w:t>
      </w:r>
    </w:p>
    <w:p w14:paraId="148AFEEC" w14:textId="55B42C73" w:rsidR="001E2D09" w:rsidRPr="00B355B9" w:rsidDel="00C8501F" w:rsidRDefault="00C8501F" w:rsidP="00C8501F">
      <w:pPr>
        <w:pStyle w:val="NoSpacing"/>
        <w:numPr>
          <w:ilvl w:val="0"/>
          <w:numId w:val="32"/>
        </w:numPr>
        <w:bidi/>
        <w:jc w:val="both"/>
        <w:rPr>
          <w:del w:id="913" w:author="Fadwa Alateiqu" w:date="2026-06-14T00:47:00Z" w16du:dateUtc="2026-06-13T21:47:00Z"/>
          <w:rFonts w:ascii="MadaniArabic-Light" w:hAnsi="MadaniArabic-Light" w:cs="MadaniArabic-Light"/>
          <w:sz w:val="20"/>
          <w:szCs w:val="20"/>
          <w:rtl/>
        </w:rPr>
      </w:pPr>
      <w:ins w:id="914" w:author="Fadwa Alateiqu" w:date="2026-06-14T00:47:00Z">
        <w:r w:rsidRPr="00C8501F">
          <w:rPr>
            <w:rFonts w:ascii="MadaniArabic-Light" w:hAnsi="MadaniArabic-Light" w:cs="MadaniArabic-Light"/>
            <w:sz w:val="20"/>
            <w:szCs w:val="20"/>
            <w:rtl/>
          </w:rPr>
          <w:t>متابعة أعمال الكهرباء والمياه والتكييف وكافة الخدمات الفنية المرتبطة بالعقار، والتنسيق بشأنها وفقًا لما يظهر في المنصات الحكومية والأنظمة ذات العلاقة، وبما يضمن استمرارية الخدمات وسلامة تشغيل العقار</w:t>
        </w:r>
        <w:r w:rsidRPr="00C8501F">
          <w:rPr>
            <w:rFonts w:ascii="MadaniArabic-Light" w:hAnsi="MadaniArabic-Light" w:cs="MadaniArabic-Light"/>
            <w:sz w:val="20"/>
            <w:szCs w:val="20"/>
          </w:rPr>
          <w:t>.</w:t>
        </w:r>
      </w:ins>
      <w:ins w:id="915" w:author="Fadwa Alateiqu" w:date="2026-06-14T00:47:00Z" w16du:dateUtc="2026-06-13T21:47:00Z">
        <w:r>
          <w:rPr>
            <w:rFonts w:ascii="MadaniArabic-Light" w:hAnsi="MadaniArabic-Light" w:cs="MadaniArabic-Light" w:hint="cs"/>
            <w:sz w:val="20"/>
            <w:szCs w:val="20"/>
            <w:rtl/>
          </w:rPr>
          <w:t xml:space="preserve"> </w:t>
        </w:r>
      </w:ins>
      <w:del w:id="916" w:author="Fadwa Alateiqu" w:date="2026-06-14T00:47:00Z" w16du:dateUtc="2026-06-13T21:47:00Z">
        <w:r w:rsidR="001E2D09" w:rsidRPr="00B355B9" w:rsidDel="00C8501F">
          <w:rPr>
            <w:rFonts w:ascii="MadaniArabic-Light" w:hAnsi="MadaniArabic-Light" w:cs="MadaniArabic-Light"/>
            <w:sz w:val="20"/>
            <w:szCs w:val="20"/>
            <w:rtl/>
          </w:rPr>
          <w:delText>متابعة أعمال الكهرباء والمياه والتكييف وكافة الخدمات الفنية المرتبطة بالعقار</w:delText>
        </w:r>
      </w:del>
      <w:ins w:id="917" w:author="Ahmed Alfarooque" w:date="2026-06-12T15:20:00Z" w16du:dateUtc="2026-06-12T12:20:00Z">
        <w:del w:id="918" w:author="Fadwa Alateiqu" w:date="2026-06-14T00:47:00Z" w16du:dateUtc="2026-06-13T21:47:00Z">
          <w:r w:rsidR="00F028E5" w:rsidDel="00C8501F">
            <w:rPr>
              <w:rFonts w:ascii="MadaniArabic-Light" w:hAnsi="MadaniArabic-Light" w:cs="MadaniArabic-Light" w:hint="cs"/>
              <w:sz w:val="20"/>
              <w:szCs w:val="20"/>
              <w:rtl/>
            </w:rPr>
            <w:delText xml:space="preserve"> وذلك و</w:delText>
          </w:r>
        </w:del>
      </w:ins>
      <w:ins w:id="919" w:author="Ahmed Alfarooque" w:date="2026-06-12T15:21:00Z" w16du:dateUtc="2026-06-12T12:21:00Z">
        <w:del w:id="920" w:author="Fadwa Alateiqu" w:date="2026-06-14T00:47:00Z" w16du:dateUtc="2026-06-13T21:47:00Z">
          <w:r w:rsidR="00F028E5" w:rsidDel="00C8501F">
            <w:rPr>
              <w:rFonts w:ascii="MadaniArabic-Light" w:hAnsi="MadaniArabic-Light" w:cs="MadaniArabic-Light" w:hint="cs"/>
              <w:sz w:val="20"/>
              <w:szCs w:val="20"/>
              <w:rtl/>
            </w:rPr>
            <w:delText>فقا لما هو موضح في المنصات الحومية بلا بلاب لا-</w:delText>
          </w:r>
        </w:del>
      </w:ins>
      <w:del w:id="921" w:author="Fadwa Alateiqu" w:date="2026-06-14T00:47:00Z" w16du:dateUtc="2026-06-13T21:47:00Z">
        <w:r w:rsidR="001E2D09" w:rsidRPr="00B355B9" w:rsidDel="00C8501F">
          <w:rPr>
            <w:rFonts w:ascii="MadaniArabic-Light" w:hAnsi="MadaniArabic-Light" w:cs="MadaniArabic-Light"/>
            <w:sz w:val="20"/>
            <w:szCs w:val="20"/>
          </w:rPr>
          <w:delText>.</w:delText>
        </w:r>
      </w:del>
    </w:p>
    <w:p w14:paraId="33626AEB" w14:textId="6C161679" w:rsidR="001E2D09" w:rsidRPr="00B355B9" w:rsidRDefault="001E2D09" w:rsidP="0073102C">
      <w:pPr>
        <w:pStyle w:val="NoSpacing"/>
        <w:numPr>
          <w:ilvl w:val="0"/>
          <w:numId w:val="32"/>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الإشراف على المقاولين ومقدمي الخدمات ومتابعة تنفيذ الأعمال المسندة إليهم</w:t>
      </w:r>
      <w:r w:rsidRPr="00B355B9">
        <w:rPr>
          <w:rFonts w:ascii="MadaniArabic-Light" w:hAnsi="MadaniArabic-Light" w:cs="MadaniArabic-Light"/>
          <w:sz w:val="20"/>
          <w:szCs w:val="20"/>
        </w:rPr>
        <w:t>.</w:t>
      </w:r>
    </w:p>
    <w:p w14:paraId="61AC8246" w14:textId="26690975" w:rsidR="001E2D09" w:rsidRPr="00B355B9" w:rsidRDefault="001E2D09" w:rsidP="0073102C">
      <w:pPr>
        <w:pStyle w:val="NoSpacing"/>
        <w:numPr>
          <w:ilvl w:val="0"/>
          <w:numId w:val="32"/>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تنفيذ أعمال الترميم والإصلاحات اللازمة للحفاظ على الأصول ورفع كفاءتها التشغيلية</w:t>
      </w:r>
      <w:r w:rsidRPr="00B355B9">
        <w:rPr>
          <w:rFonts w:ascii="MadaniArabic-Light" w:hAnsi="MadaniArabic-Light" w:cs="MadaniArabic-Light"/>
          <w:sz w:val="20"/>
          <w:szCs w:val="20"/>
        </w:rPr>
        <w:t>.</w:t>
      </w:r>
    </w:p>
    <w:p w14:paraId="59251718" w14:textId="269C9DC1" w:rsidR="001E2D09" w:rsidRDefault="001E2D09" w:rsidP="0073102C">
      <w:pPr>
        <w:pStyle w:val="NoSpacing"/>
        <w:numPr>
          <w:ilvl w:val="0"/>
          <w:numId w:val="32"/>
        </w:numPr>
        <w:bidi/>
        <w:jc w:val="both"/>
        <w:rPr>
          <w:ins w:id="922" w:author="Ahmed Alfarooque" w:date="2026-06-12T15:22:00Z" w16du:dateUtc="2026-06-12T12:22:00Z"/>
          <w:rFonts w:ascii="MadaniArabic-Light" w:hAnsi="MadaniArabic-Light" w:cs="MadaniArabic-Light"/>
          <w:sz w:val="20"/>
          <w:szCs w:val="20"/>
        </w:rPr>
      </w:pPr>
      <w:r w:rsidRPr="00B355B9">
        <w:rPr>
          <w:rFonts w:ascii="MadaniArabic-Light" w:hAnsi="MadaniArabic-Light" w:cs="MadaniArabic-Light"/>
          <w:sz w:val="20"/>
          <w:szCs w:val="20"/>
          <w:rtl/>
        </w:rPr>
        <w:t>متابعة توفر المواد والمستلزمات التشغيلية اللازمة لأعمال الصيانة والتشغيل.</w:t>
      </w:r>
    </w:p>
    <w:p w14:paraId="005CFCAD" w14:textId="77777777" w:rsidR="00F028E5" w:rsidRPr="00B355B9" w:rsidRDefault="00F028E5" w:rsidP="00F028E5">
      <w:pPr>
        <w:pStyle w:val="NoSpacing"/>
        <w:numPr>
          <w:ilvl w:val="0"/>
          <w:numId w:val="32"/>
        </w:numPr>
        <w:bidi/>
        <w:jc w:val="both"/>
        <w:rPr>
          <w:moveTo w:id="923" w:author="Ahmed Alfarooque" w:date="2026-06-12T15:22:00Z" w16du:dateUtc="2026-06-12T12:22:00Z"/>
          <w:rFonts w:ascii="MadaniArabic-Light" w:hAnsi="MadaniArabic-Light" w:cs="MadaniArabic-Light"/>
          <w:sz w:val="20"/>
          <w:szCs w:val="20"/>
        </w:rPr>
      </w:pPr>
      <w:moveToRangeStart w:id="924" w:author="Ahmed Alfarooque" w:date="2026-06-12T15:22:00Z" w:name="move232170141"/>
      <w:moveTo w:id="925" w:author="Ahmed Alfarooque" w:date="2026-06-12T15:22:00Z" w16du:dateUtc="2026-06-12T12:22:00Z">
        <w:r w:rsidRPr="00B355B9">
          <w:rPr>
            <w:rFonts w:ascii="MadaniArabic-Light" w:hAnsi="MadaniArabic-Light" w:cs="MadaniArabic-Light"/>
            <w:sz w:val="20"/>
            <w:szCs w:val="20"/>
            <w:rtl/>
          </w:rPr>
          <w:t>التنسيق مع الجهات ذات العلاقة ومقدمي الخدمات بما يحقق حُسن إدارة وتشغيل أصول الوقف.</w:t>
        </w:r>
      </w:moveTo>
    </w:p>
    <w:p w14:paraId="75A36D9A" w14:textId="77777777" w:rsidR="00F028E5" w:rsidRPr="00B355B9" w:rsidRDefault="00F028E5" w:rsidP="00F028E5">
      <w:pPr>
        <w:pStyle w:val="NoSpacing"/>
        <w:numPr>
          <w:ilvl w:val="0"/>
          <w:numId w:val="32"/>
        </w:numPr>
        <w:bidi/>
        <w:jc w:val="both"/>
        <w:rPr>
          <w:moveTo w:id="926" w:author="Ahmed Alfarooque" w:date="2026-06-12T15:22:00Z" w16du:dateUtc="2026-06-12T12:22:00Z"/>
          <w:rFonts w:ascii="MadaniArabic-Light" w:hAnsi="MadaniArabic-Light" w:cs="MadaniArabic-Light"/>
          <w:sz w:val="20"/>
          <w:szCs w:val="20"/>
        </w:rPr>
      </w:pPr>
      <w:moveToRangeStart w:id="927" w:author="Ahmed Alfarooque" w:date="2026-06-12T15:22:00Z" w:name="move232170157"/>
      <w:moveToRangeEnd w:id="924"/>
      <w:moveTo w:id="928" w:author="Ahmed Alfarooque" w:date="2026-06-12T15:22:00Z" w16du:dateUtc="2026-06-12T12:22:00Z">
        <w:r w:rsidRPr="00B355B9">
          <w:rPr>
            <w:rFonts w:ascii="MadaniArabic-Light" w:hAnsi="MadaniArabic-Light" w:cs="MadaniArabic-Light"/>
            <w:sz w:val="20"/>
            <w:szCs w:val="20"/>
            <w:rtl/>
          </w:rPr>
          <w:t>متابعة العمالة والمشرفين والعاملين المرتبطين بأعمال التشغيل والصيانة.</w:t>
        </w:r>
      </w:moveTo>
    </w:p>
    <w:p w14:paraId="19B0A356" w14:textId="77777777" w:rsidR="00F028E5" w:rsidRPr="00B355B9" w:rsidRDefault="00F028E5" w:rsidP="00F028E5">
      <w:pPr>
        <w:pStyle w:val="NoSpacing"/>
        <w:numPr>
          <w:ilvl w:val="0"/>
          <w:numId w:val="32"/>
        </w:numPr>
        <w:bidi/>
        <w:jc w:val="both"/>
        <w:rPr>
          <w:moveTo w:id="929" w:author="Ahmed Alfarooque" w:date="2026-06-12T15:22:00Z" w16du:dateUtc="2026-06-12T12:22:00Z"/>
          <w:rFonts w:ascii="MadaniArabic-Light" w:hAnsi="MadaniArabic-Light" w:cs="MadaniArabic-Light"/>
          <w:sz w:val="20"/>
          <w:szCs w:val="20"/>
        </w:rPr>
      </w:pPr>
      <w:moveTo w:id="930" w:author="Ahmed Alfarooque" w:date="2026-06-12T15:22:00Z" w16du:dateUtc="2026-06-12T12:22:00Z">
        <w:r w:rsidRPr="00B355B9">
          <w:rPr>
            <w:rFonts w:ascii="MadaniArabic-Light" w:hAnsi="MadaniArabic-Light" w:cs="MadaniArabic-Light"/>
            <w:sz w:val="20"/>
            <w:szCs w:val="20"/>
            <w:rtl/>
          </w:rPr>
          <w:t>تنظيم الأعمال التشغيلية اليومية والتأكد من سيرها بالشكل المطلوب.</w:t>
        </w:r>
      </w:moveTo>
    </w:p>
    <w:moveToRangeEnd w:id="927"/>
    <w:p w14:paraId="127FE968" w14:textId="77777777" w:rsidR="00F028E5" w:rsidRPr="00B355B9" w:rsidRDefault="00F028E5" w:rsidP="00F028E5">
      <w:pPr>
        <w:pStyle w:val="NoSpacing"/>
        <w:numPr>
          <w:ilvl w:val="0"/>
          <w:numId w:val="32"/>
        </w:numPr>
        <w:bidi/>
        <w:jc w:val="both"/>
        <w:rPr>
          <w:rFonts w:ascii="MadaniArabic-Light" w:hAnsi="MadaniArabic-Light" w:cs="MadaniArabic-Light"/>
          <w:sz w:val="20"/>
          <w:szCs w:val="20"/>
        </w:rPr>
      </w:pPr>
    </w:p>
    <w:p w14:paraId="4CDA106C" w14:textId="519C7165" w:rsidR="001E2D09" w:rsidRPr="00B355B9" w:rsidDel="00F028E5" w:rsidRDefault="001E2D09" w:rsidP="0073102C">
      <w:pPr>
        <w:pStyle w:val="Heading3"/>
        <w:jc w:val="both"/>
        <w:rPr>
          <w:del w:id="931" w:author="Ahmed Alfarooque" w:date="2026-06-12T15:22:00Z" w16du:dateUtc="2026-06-12T12:22:00Z"/>
        </w:rPr>
      </w:pPr>
      <w:del w:id="932" w:author="Ahmed Alfarooque" w:date="2026-06-12T15:22:00Z" w16du:dateUtc="2026-06-12T12:22:00Z">
        <w:r w:rsidRPr="00B355B9" w:rsidDel="00F028E5">
          <w:rPr>
            <w:rtl/>
          </w:rPr>
          <w:delText>المتابعة التشغيلية</w:delText>
        </w:r>
        <w:bookmarkStart w:id="933" w:name="_Toc232291817"/>
        <w:bookmarkEnd w:id="933"/>
      </w:del>
    </w:p>
    <w:p w14:paraId="648A26DF" w14:textId="275ADAB6" w:rsidR="001E2D09" w:rsidRPr="00B355B9" w:rsidDel="00F028E5" w:rsidRDefault="001E2D09" w:rsidP="0073102C">
      <w:pPr>
        <w:pStyle w:val="NoSpacing"/>
        <w:numPr>
          <w:ilvl w:val="0"/>
          <w:numId w:val="32"/>
        </w:numPr>
        <w:bidi/>
        <w:jc w:val="both"/>
        <w:rPr>
          <w:moveFrom w:id="934" w:author="Ahmed Alfarooque" w:date="2026-06-12T15:22:00Z" w16du:dateUtc="2026-06-12T12:22:00Z"/>
          <w:rFonts w:ascii="MadaniArabic-Light" w:hAnsi="MadaniArabic-Light" w:cs="MadaniArabic-Light"/>
          <w:sz w:val="20"/>
          <w:szCs w:val="20"/>
        </w:rPr>
      </w:pPr>
      <w:moveFromRangeStart w:id="935" w:author="Ahmed Alfarooque" w:date="2026-06-12T15:22:00Z" w:name="move232170157"/>
      <w:moveFrom w:id="936" w:author="Ahmed Alfarooque" w:date="2026-06-12T15:22:00Z" w16du:dateUtc="2026-06-12T12:22:00Z">
        <w:r w:rsidRPr="00B355B9" w:rsidDel="00F028E5">
          <w:rPr>
            <w:rFonts w:ascii="MadaniArabic-Light" w:hAnsi="MadaniArabic-Light" w:cs="MadaniArabic-Light"/>
            <w:sz w:val="20"/>
            <w:szCs w:val="20"/>
            <w:rtl/>
          </w:rPr>
          <w:t>متابعة العمالة والمشرفين والعاملين المرتبطين بأعمال التشغيل والصيانة.</w:t>
        </w:r>
        <w:bookmarkStart w:id="937" w:name="_Toc232291818"/>
        <w:bookmarkEnd w:id="937"/>
      </w:moveFrom>
    </w:p>
    <w:p w14:paraId="6D4DC16A" w14:textId="074DB33D" w:rsidR="001E2D09" w:rsidRPr="00B355B9" w:rsidDel="00F028E5" w:rsidRDefault="001E2D09" w:rsidP="0073102C">
      <w:pPr>
        <w:pStyle w:val="NoSpacing"/>
        <w:numPr>
          <w:ilvl w:val="0"/>
          <w:numId w:val="32"/>
        </w:numPr>
        <w:bidi/>
        <w:jc w:val="both"/>
        <w:rPr>
          <w:moveFrom w:id="938" w:author="Ahmed Alfarooque" w:date="2026-06-12T15:22:00Z" w16du:dateUtc="2026-06-12T12:22:00Z"/>
          <w:rFonts w:ascii="MadaniArabic-Light" w:hAnsi="MadaniArabic-Light" w:cs="MadaniArabic-Light"/>
          <w:sz w:val="20"/>
          <w:szCs w:val="20"/>
        </w:rPr>
      </w:pPr>
      <w:moveFrom w:id="939" w:author="Ahmed Alfarooque" w:date="2026-06-12T15:22:00Z" w16du:dateUtc="2026-06-12T12:22:00Z">
        <w:r w:rsidRPr="00B355B9" w:rsidDel="00F028E5">
          <w:rPr>
            <w:rFonts w:ascii="MadaniArabic-Light" w:hAnsi="MadaniArabic-Light" w:cs="MadaniArabic-Light"/>
            <w:sz w:val="20"/>
            <w:szCs w:val="20"/>
            <w:rtl/>
          </w:rPr>
          <w:t>تنظيم الأعمال التشغيلية اليومية والتأكد من سيرها بالشكل المطلوب.</w:t>
        </w:r>
        <w:bookmarkStart w:id="940" w:name="_Toc232291819"/>
        <w:bookmarkEnd w:id="940"/>
      </w:moveFrom>
    </w:p>
    <w:p w14:paraId="608D0B81" w14:textId="7FFAE0CC" w:rsidR="001E2D09" w:rsidRPr="00B355B9" w:rsidDel="00F028E5" w:rsidRDefault="001E2D09" w:rsidP="0073102C">
      <w:pPr>
        <w:pStyle w:val="NoSpacing"/>
        <w:numPr>
          <w:ilvl w:val="0"/>
          <w:numId w:val="32"/>
        </w:numPr>
        <w:bidi/>
        <w:jc w:val="both"/>
        <w:rPr>
          <w:del w:id="941" w:author="Ahmed Alfarooque" w:date="2026-06-12T15:22:00Z" w16du:dateUtc="2026-06-12T12:22:00Z"/>
          <w:moveFrom w:id="942" w:author="Ahmed Alfarooque" w:date="2026-06-12T15:22:00Z" w16du:dateUtc="2026-06-12T12:22:00Z"/>
          <w:rFonts w:ascii="MadaniArabic-Light" w:hAnsi="MadaniArabic-Light" w:cs="MadaniArabic-Light"/>
          <w:sz w:val="20"/>
          <w:szCs w:val="20"/>
        </w:rPr>
      </w:pPr>
      <w:moveFromRangeStart w:id="943" w:author="Ahmed Alfarooque" w:date="2026-06-12T15:22:00Z" w:name="move232170141"/>
      <w:moveFromRangeEnd w:id="935"/>
      <w:moveFrom w:id="944" w:author="Ahmed Alfarooque" w:date="2026-06-12T15:22:00Z" w16du:dateUtc="2026-06-12T12:22:00Z">
        <w:del w:id="945" w:author="Ahmed Alfarooque" w:date="2026-06-12T15:22:00Z" w16du:dateUtc="2026-06-12T12:22:00Z">
          <w:r w:rsidRPr="00B355B9" w:rsidDel="00F028E5">
            <w:rPr>
              <w:rFonts w:ascii="MadaniArabic-Light" w:hAnsi="MadaniArabic-Light" w:cs="MadaniArabic-Light"/>
              <w:sz w:val="20"/>
              <w:szCs w:val="20"/>
              <w:rtl/>
            </w:rPr>
            <w:delText>التنسيق مع الجهات ذات العلاقة ومقدمي الخدمات بما يحقق حُسن إدارة وتشغيل أصول الوقف.</w:delText>
          </w:r>
          <w:bookmarkStart w:id="946" w:name="_Toc232291820"/>
          <w:bookmarkEnd w:id="946"/>
        </w:del>
      </w:moveFrom>
    </w:p>
    <w:moveFromRangeEnd w:id="943"/>
    <w:p w14:paraId="68845B09" w14:textId="18D02F90" w:rsidR="001E2D09" w:rsidRPr="00B355B9" w:rsidRDefault="001E2D09" w:rsidP="0073102C">
      <w:pPr>
        <w:pStyle w:val="Heading2"/>
        <w:jc w:val="both"/>
        <w:rPr>
          <w:rFonts w:ascii="MadaniArabic-Light" w:hAnsi="MadaniArabic-Light" w:cs="MadaniArabic-Light"/>
        </w:rPr>
      </w:pPr>
      <w:del w:id="947" w:author="Ahmed Alfarooque" w:date="2026-06-12T14:04:00Z" w16du:dateUtc="2026-06-12T11:04:00Z">
        <w:r w:rsidRPr="00B355B9" w:rsidDel="0057355F">
          <w:rPr>
            <w:rFonts w:ascii="MadaniArabic-Light" w:hAnsi="MadaniArabic-Light" w:cs="MadaniArabic-Light"/>
            <w:rtl/>
          </w:rPr>
          <w:delText>التفويض الحكومي والقانوني</w:delText>
        </w:r>
      </w:del>
      <w:bookmarkStart w:id="948" w:name="_Toc232291821"/>
      <w:ins w:id="949" w:author="Ahmed Alfarooque" w:date="2026-06-12T14:04:00Z" w16du:dateUtc="2026-06-12T11:04:00Z">
        <w:r w:rsidR="0057355F">
          <w:rPr>
            <w:rFonts w:ascii="MadaniArabic-Light" w:hAnsi="MadaniArabic-Light" w:cs="MadaniArabic-Light" w:hint="cs"/>
            <w:rtl/>
          </w:rPr>
          <w:t>الإدارة القانونية</w:t>
        </w:r>
      </w:ins>
      <w:bookmarkEnd w:id="948"/>
    </w:p>
    <w:p w14:paraId="38A55A3C" w14:textId="6CC00003" w:rsidR="001E2D09" w:rsidRPr="00B355B9" w:rsidRDefault="001E2D09" w:rsidP="0073102C">
      <w:pPr>
        <w:pStyle w:val="Heading3"/>
        <w:jc w:val="both"/>
      </w:pPr>
      <w:bookmarkStart w:id="950" w:name="_Toc232291822"/>
      <w:commentRangeStart w:id="951"/>
      <w:r w:rsidRPr="00B355B9">
        <w:rPr>
          <w:rtl/>
        </w:rPr>
        <w:t xml:space="preserve">التسجيل لدى </w:t>
      </w:r>
      <w:del w:id="952" w:author="Fadwa Alateiqu" w:date="2026-06-14T00:47:00Z" w16du:dateUtc="2026-06-13T21:47:00Z">
        <w:r w:rsidRPr="00B355B9" w:rsidDel="00C8501F">
          <w:rPr>
            <w:rtl/>
          </w:rPr>
          <w:delText>الوقف</w:delText>
        </w:r>
        <w:commentRangeEnd w:id="951"/>
        <w:r w:rsidR="00F028E5" w:rsidDel="00C8501F">
          <w:rPr>
            <w:rStyle w:val="CommentReference"/>
            <w:rFonts w:hint="cs"/>
            <w:sz w:val="20"/>
            <w:szCs w:val="20"/>
            <w:rtl/>
          </w:rPr>
          <w:commentReference w:id="951"/>
        </w:r>
      </w:del>
      <w:ins w:id="953" w:author="Fadwa Alateiqu" w:date="2026-06-14T00:47:00Z" w16du:dateUtc="2026-06-13T21:47:00Z">
        <w:r w:rsidR="00C8501F">
          <w:rPr>
            <w:rFonts w:hint="cs"/>
            <w:rtl/>
          </w:rPr>
          <w:t>الهيئة العامة للأوقاف</w:t>
        </w:r>
      </w:ins>
      <w:bookmarkEnd w:id="950"/>
    </w:p>
    <w:p w14:paraId="44757132" w14:textId="477FEB88" w:rsidR="001E2D09" w:rsidRPr="00B355B9" w:rsidRDefault="001E2D09"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تسجيل الوقف وكافة الأصول الموقوفة التابعة له لدى الهيئة خلال مدة لا تتجاوز ثلاثين يوم عمل من تاريخ توثيقه لدى الجهة المختصة أو تاريخ نفاذ اللائحة، وذلك من خلال الموقع الإلكتروني للهيئة.</w:t>
      </w:r>
    </w:p>
    <w:p w14:paraId="5CEBE950" w14:textId="3C6AD07D" w:rsidR="001E2D09" w:rsidRPr="00B355B9" w:rsidRDefault="001E2D09"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تحديث بيانات ومعلومات الوقف لدى الهيئة خلال مدة لا تتجاوز خمسة عشر يوم عمل عند انتهاء صلاحية شهادة تسجيل الوقف، أو عند أي تغيُّر جوهري يطرأ على الأصل الموقوف أو الموقوف عليهم أو على النظارة.</w:t>
      </w:r>
    </w:p>
    <w:p w14:paraId="536CE7A8" w14:textId="7A58277D" w:rsidR="00D2198F" w:rsidRPr="00B355B9" w:rsidRDefault="00D2198F" w:rsidP="0073102C">
      <w:pPr>
        <w:pStyle w:val="Heading3"/>
        <w:jc w:val="both"/>
      </w:pPr>
      <w:bookmarkStart w:id="954" w:name="_Toc232291823"/>
      <w:r w:rsidRPr="00B355B9">
        <w:rPr>
          <w:rtl/>
        </w:rPr>
        <w:t>تنفيذ شرط الوقف</w:t>
      </w:r>
      <w:bookmarkEnd w:id="954"/>
    </w:p>
    <w:p w14:paraId="12B4E954" w14:textId="77777777" w:rsidR="00D2198F" w:rsidRPr="00B355B9" w:rsidRDefault="00D2198F"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تنفيذ شرط الواقف وعدم مخالفته وفق الاعتبارات الشرعية والنظامية.</w:t>
      </w:r>
    </w:p>
    <w:p w14:paraId="69148631" w14:textId="6D132665" w:rsidR="00D2198F" w:rsidRPr="00B355B9" w:rsidRDefault="00D2198F"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التحقق من شرط الواقف وفهم مقتضياته وفق أصول تفسير النصوص لغةً وشرعًا وعرفًا، والتقدم بطلب تفسير الشرط محررًا إلى الواقف في حال حياته أو إلى الجهة المختصة عند عدم وضوحه.</w:t>
      </w:r>
    </w:p>
    <w:p w14:paraId="233CC4CB" w14:textId="158E6167" w:rsidR="00D2198F" w:rsidRPr="00B355B9" w:rsidRDefault="00D2198F"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الجمع بين شروط الواقف عند تعارضها ما أمكن، فإن تعذَّر الجمع نُفِّذ ما يكون أقرب إلى مقاصد الواقف، مع عدم ترك العمل بأي شرط إلا بعد الحصول على إذن الجهة المختصة.</w:t>
      </w:r>
    </w:p>
    <w:p w14:paraId="023F600A" w14:textId="3244D040" w:rsidR="00D2198F" w:rsidRPr="00B355B9" w:rsidRDefault="00D2198F" w:rsidP="0073102C">
      <w:pPr>
        <w:pStyle w:val="Heading3"/>
        <w:jc w:val="both"/>
      </w:pPr>
      <w:bookmarkStart w:id="955" w:name="_Toc232291824"/>
      <w:r w:rsidRPr="00B355B9">
        <w:rPr>
          <w:rtl/>
        </w:rPr>
        <w:t>التزامات الناظر العامة</w:t>
      </w:r>
      <w:bookmarkEnd w:id="955"/>
    </w:p>
    <w:p w14:paraId="7703FD53" w14:textId="77777777" w:rsidR="00D2198F" w:rsidRPr="00B355B9" w:rsidRDefault="00D2198F"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الالتزام بالواجبات المقررة بأحكام الشريعة الإسلامية والأنظمة واللوائح والقواعد والضوابط السارية وما يصدر عن الهيئة من تعليمات.</w:t>
      </w:r>
    </w:p>
    <w:p w14:paraId="6A744664" w14:textId="275CD7E7" w:rsidR="00D2198F" w:rsidRPr="00B355B9" w:rsidDel="00B241FF" w:rsidRDefault="00D2198F" w:rsidP="0073102C">
      <w:pPr>
        <w:pStyle w:val="NoSpacing"/>
        <w:numPr>
          <w:ilvl w:val="0"/>
          <w:numId w:val="33"/>
        </w:numPr>
        <w:bidi/>
        <w:jc w:val="both"/>
        <w:rPr>
          <w:del w:id="956" w:author="Medlink" w:date="2026-06-14T16:23:00Z" w16du:dateUtc="2026-06-14T13:23:00Z"/>
          <w:rFonts w:ascii="MadaniArabic-Light" w:hAnsi="MadaniArabic-Light" w:cs="MadaniArabic-Light"/>
          <w:sz w:val="20"/>
          <w:szCs w:val="20"/>
        </w:rPr>
      </w:pPr>
      <w:r w:rsidRPr="00B355B9">
        <w:rPr>
          <w:rFonts w:ascii="MadaniArabic-Light" w:hAnsi="MadaniArabic-Light" w:cs="MadaniArabic-Light"/>
          <w:sz w:val="20"/>
          <w:szCs w:val="20"/>
          <w:rtl/>
        </w:rPr>
        <w:t>التقيُّد بالأنظمة واللوائح والتعليمات ذات العلاقة بجمع التبرعات</w:t>
      </w:r>
      <w:r w:rsidR="00F028E5">
        <w:rPr>
          <w:rFonts w:ascii="MadaniArabic-Light" w:hAnsi="MadaniArabic-Light" w:cs="MadaniArabic-Light" w:hint="cs"/>
          <w:sz w:val="20"/>
          <w:szCs w:val="20"/>
          <w:rtl/>
        </w:rPr>
        <w:t xml:space="preserve"> وذلك تماشيا مع </w:t>
      </w:r>
      <w:del w:id="957" w:author="Fadwa Alateiqu" w:date="2026-06-14T01:21:00Z" w16du:dateUtc="2026-06-13T22:21:00Z">
        <w:r w:rsidR="00F028E5" w:rsidDel="00926727">
          <w:rPr>
            <w:rFonts w:ascii="MadaniArabic-Light" w:hAnsi="MadaniArabic-Light" w:cs="MadaniArabic-Light" w:hint="cs"/>
            <w:sz w:val="20"/>
            <w:szCs w:val="20"/>
            <w:rtl/>
          </w:rPr>
          <w:delText>افضل</w:delText>
        </w:r>
      </w:del>
      <w:ins w:id="958" w:author="Fadwa Alateiqu" w:date="2026-06-14T01:21:00Z" w16du:dateUtc="2026-06-13T22:21:00Z">
        <w:r w:rsidR="00926727">
          <w:rPr>
            <w:rFonts w:ascii="MadaniArabic-Light" w:hAnsi="MadaniArabic-Light" w:cs="MadaniArabic-Light" w:hint="cs"/>
            <w:sz w:val="20"/>
            <w:szCs w:val="20"/>
            <w:rtl/>
          </w:rPr>
          <w:t>أفضل</w:t>
        </w:r>
      </w:ins>
      <w:r w:rsidR="00F028E5">
        <w:rPr>
          <w:rFonts w:ascii="MadaniArabic-Light" w:hAnsi="MadaniArabic-Light" w:cs="MadaniArabic-Light" w:hint="cs"/>
          <w:sz w:val="20"/>
          <w:szCs w:val="20"/>
          <w:rtl/>
        </w:rPr>
        <w:t xml:space="preserve"> الممارسات </w:t>
      </w:r>
      <w:del w:id="959" w:author="Fadwa Alateiqu" w:date="2026-06-14T00:47:00Z" w16du:dateUtc="2026-06-13T21:47:00Z">
        <w:r w:rsidR="00F028E5" w:rsidDel="00C8501F">
          <w:rPr>
            <w:rFonts w:ascii="MadaniArabic-Light" w:hAnsi="MadaniArabic-Light" w:cs="MadaniArabic-Light" w:hint="cs"/>
            <w:sz w:val="20"/>
            <w:szCs w:val="20"/>
            <w:rtl/>
          </w:rPr>
          <w:delText>لادارة</w:delText>
        </w:r>
      </w:del>
      <w:ins w:id="960" w:author="Fadwa Alateiqu" w:date="2026-06-14T00:47:00Z" w16du:dateUtc="2026-06-13T21:47:00Z">
        <w:r w:rsidR="00C8501F">
          <w:rPr>
            <w:rFonts w:ascii="MadaniArabic-Light" w:hAnsi="MadaniArabic-Light" w:cs="MadaniArabic-Light" w:hint="cs"/>
            <w:sz w:val="20"/>
            <w:szCs w:val="20"/>
            <w:rtl/>
          </w:rPr>
          <w:t>لإدارة</w:t>
        </w:r>
      </w:ins>
      <w:r w:rsidR="00F028E5">
        <w:rPr>
          <w:rFonts w:ascii="MadaniArabic-Light" w:hAnsi="MadaniArabic-Light" w:cs="MadaniArabic-Light" w:hint="cs"/>
          <w:sz w:val="20"/>
          <w:szCs w:val="20"/>
          <w:rtl/>
        </w:rPr>
        <w:t xml:space="preserve"> الأوقاف </w:t>
      </w:r>
      <w:del w:id="961" w:author="Fadwa Alateiqu" w:date="2026-06-14T00:47:00Z" w16du:dateUtc="2026-06-13T21:47:00Z">
        <w:r w:rsidR="00F028E5" w:rsidDel="00C8501F">
          <w:rPr>
            <w:rFonts w:ascii="MadaniArabic-Light" w:hAnsi="MadaniArabic-Light" w:cs="MadaniArabic-Light" w:hint="cs"/>
            <w:sz w:val="20"/>
            <w:szCs w:val="20"/>
            <w:rtl/>
          </w:rPr>
          <w:delText>العفاريه</w:delText>
        </w:r>
      </w:del>
      <w:ins w:id="962" w:author="Fadwa Alateiqu" w:date="2026-06-14T00:47:00Z" w16du:dateUtc="2026-06-13T21:47:00Z">
        <w:r w:rsidR="00C8501F">
          <w:rPr>
            <w:rFonts w:ascii="MadaniArabic-Light" w:hAnsi="MadaniArabic-Light" w:cs="MadaniArabic-Light" w:hint="cs"/>
            <w:sz w:val="20"/>
            <w:szCs w:val="20"/>
            <w:rtl/>
          </w:rPr>
          <w:t>العقارية</w:t>
        </w:r>
      </w:ins>
      <w:r w:rsidR="00F028E5">
        <w:rPr>
          <w:rFonts w:ascii="MadaniArabic-Light" w:hAnsi="MadaniArabic-Light" w:cs="MadaniArabic-Light" w:hint="cs"/>
          <w:sz w:val="20"/>
          <w:szCs w:val="20"/>
          <w:rtl/>
        </w:rPr>
        <w:t xml:space="preserve"> وضمان تنميتها بما جاء في الأنظمة ذات </w:t>
      </w:r>
      <w:del w:id="963" w:author="Fadwa Alateiqu" w:date="2026-06-14T00:47:00Z" w16du:dateUtc="2026-06-13T21:47:00Z">
        <w:r w:rsidR="00F028E5" w:rsidDel="00C8501F">
          <w:rPr>
            <w:rFonts w:ascii="MadaniArabic-Light" w:hAnsi="MadaniArabic-Light" w:cs="MadaniArabic-Light" w:hint="cs"/>
            <w:sz w:val="20"/>
            <w:szCs w:val="20"/>
            <w:rtl/>
          </w:rPr>
          <w:delText>العلاقه</w:delText>
        </w:r>
      </w:del>
      <w:ins w:id="964" w:author="Fadwa Alateiqu" w:date="2026-06-14T00:47:00Z" w16du:dateUtc="2026-06-13T21:47:00Z">
        <w:r w:rsidR="00C8501F">
          <w:rPr>
            <w:rFonts w:ascii="MadaniArabic-Light" w:hAnsi="MadaniArabic-Light" w:cs="MadaniArabic-Light" w:hint="cs"/>
            <w:sz w:val="20"/>
            <w:szCs w:val="20"/>
            <w:rtl/>
          </w:rPr>
          <w:t>العلاقة</w:t>
        </w:r>
      </w:ins>
      <w:r w:rsidRPr="00B355B9">
        <w:rPr>
          <w:rFonts w:ascii="MadaniArabic-Light" w:hAnsi="MadaniArabic-Light" w:cs="MadaniArabic-Light"/>
          <w:sz w:val="20"/>
          <w:szCs w:val="20"/>
          <w:rtl/>
        </w:rPr>
        <w:t xml:space="preserve">، وعدم القيام بأي نشاط في هذا الشأن </w:t>
      </w:r>
      <w:r w:rsidRPr="00B355B9">
        <w:rPr>
          <w:rFonts w:ascii="MadaniArabic-Light" w:hAnsi="MadaniArabic-Light" w:cs="MadaniArabic-Light"/>
          <w:sz w:val="20"/>
          <w:szCs w:val="20"/>
          <w:rtl/>
        </w:rPr>
        <w:lastRenderedPageBreak/>
        <w:t>إلا بعد الحصول على موافقة الجهات المختصة في المملكة.</w:t>
      </w:r>
      <w:ins w:id="965" w:author="Medlink" w:date="2026-06-14T16:23:00Z" w16du:dateUtc="2026-06-14T13:23:00Z">
        <w:r w:rsidR="00B241FF">
          <w:rPr>
            <w:rFonts w:ascii="MadaniArabic-Light" w:hAnsi="MadaniArabic-Light" w:cs="MadaniArabic-Light"/>
            <w:sz w:val="20"/>
            <w:szCs w:val="20"/>
          </w:rPr>
          <w:t xml:space="preserve"> </w:t>
        </w:r>
        <w:r w:rsidR="00B241FF">
          <w:rPr>
            <w:rFonts w:ascii="MadaniArabic-Light" w:hAnsi="MadaniArabic-Light" w:cs="MadaniArabic-Light" w:hint="cs"/>
            <w:sz w:val="20"/>
            <w:szCs w:val="20"/>
            <w:rtl/>
          </w:rPr>
          <w:t>و</w:t>
        </w:r>
      </w:ins>
    </w:p>
    <w:p w14:paraId="216C9311" w14:textId="7DCA141B" w:rsidR="00D2198F" w:rsidRPr="00B355B9" w:rsidDel="00C8501F" w:rsidRDefault="00D2198F" w:rsidP="00B241FF">
      <w:pPr>
        <w:pStyle w:val="NoSpacing"/>
        <w:numPr>
          <w:ilvl w:val="0"/>
          <w:numId w:val="33"/>
        </w:numPr>
        <w:bidi/>
        <w:jc w:val="both"/>
        <w:rPr>
          <w:del w:id="966" w:author="Fadwa Alateiqu" w:date="2026-06-14T00:48:00Z" w16du:dateUtc="2026-06-13T21:48:00Z"/>
          <w:rFonts w:ascii="MadaniArabic-Light" w:hAnsi="MadaniArabic-Light" w:cs="MadaniArabic-Light"/>
          <w:sz w:val="20"/>
          <w:szCs w:val="20"/>
        </w:rPr>
        <w:pPrChange w:id="967" w:author="Medlink" w:date="2026-06-14T16:23:00Z" w16du:dateUtc="2026-06-14T13:23:00Z">
          <w:pPr>
            <w:pStyle w:val="NoSpacing"/>
            <w:numPr>
              <w:numId w:val="33"/>
            </w:numPr>
            <w:bidi/>
            <w:ind w:left="720" w:hanging="360"/>
            <w:jc w:val="both"/>
          </w:pPr>
        </w:pPrChange>
      </w:pPr>
      <w:commentRangeStart w:id="968"/>
      <w:del w:id="969" w:author="Fadwa Alateiqu" w:date="2026-06-14T00:48:00Z" w16du:dateUtc="2026-06-13T21:48:00Z">
        <w:r w:rsidRPr="00B355B9" w:rsidDel="00C8501F">
          <w:rPr>
            <w:rFonts w:ascii="MadaniArabic-Light" w:hAnsi="MadaniArabic-Light" w:cs="MadaniArabic-Light"/>
            <w:sz w:val="20"/>
            <w:szCs w:val="20"/>
            <w:rtl/>
          </w:rPr>
          <w:delText>إتاحة المعلومات والبيانات للموقوف عليهم متى تعلقت بمصالحهم وعند طلبها، واطلاعهم بصفة دورية على القوائم المالية للوقف -وبخاصة الأوقاف الكبيرة والمتوسطة-.</w:delText>
        </w:r>
        <w:commentRangeEnd w:id="968"/>
        <w:r w:rsidR="00F028E5" w:rsidRPr="00B355B9" w:rsidDel="00C8501F">
          <w:rPr>
            <w:rStyle w:val="CommentReference"/>
            <w:rFonts w:ascii="MadaniArabic-Light" w:hAnsi="MadaniArabic-Light" w:cs="MadaniArabic-Light"/>
            <w:sz w:val="20"/>
            <w:szCs w:val="20"/>
          </w:rPr>
          <w:commentReference w:id="968"/>
        </w:r>
      </w:del>
    </w:p>
    <w:p w14:paraId="01687A8F" w14:textId="77777777" w:rsidR="00D2198F" w:rsidRPr="00B355B9" w:rsidRDefault="00D2198F" w:rsidP="00B241FF">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بذل العناية اللازمة للقيام بما يحقق المصلحة والغبطة للوقف.</w:t>
      </w:r>
    </w:p>
    <w:p w14:paraId="6737B953" w14:textId="30715460" w:rsidR="00D2198F" w:rsidRPr="00B355B9" w:rsidDel="00C8501F" w:rsidRDefault="00D2198F" w:rsidP="0073102C">
      <w:pPr>
        <w:pStyle w:val="NoSpacing"/>
        <w:numPr>
          <w:ilvl w:val="0"/>
          <w:numId w:val="33"/>
        </w:numPr>
        <w:bidi/>
        <w:jc w:val="both"/>
        <w:rPr>
          <w:del w:id="970" w:author="Fadwa Alateiqu" w:date="2026-06-14T00:48:00Z" w16du:dateUtc="2026-06-13T21:48:00Z"/>
          <w:rFonts w:ascii="MadaniArabic-Light" w:hAnsi="MadaniArabic-Light" w:cs="MadaniArabic-Light"/>
          <w:sz w:val="20"/>
          <w:szCs w:val="20"/>
        </w:rPr>
      </w:pPr>
      <w:commentRangeStart w:id="971"/>
      <w:del w:id="972" w:author="Fadwa Alateiqu" w:date="2026-06-14T00:48:00Z" w16du:dateUtc="2026-06-13T21:48:00Z">
        <w:r w:rsidRPr="00B355B9" w:rsidDel="00C8501F">
          <w:rPr>
            <w:rFonts w:ascii="MadaniArabic-Light" w:hAnsi="MadaniArabic-Light" w:cs="MadaniArabic-Light"/>
            <w:sz w:val="20"/>
            <w:szCs w:val="20"/>
            <w:rtl/>
          </w:rPr>
          <w:delText xml:space="preserve">وضع آلية للتواصل مع أصحاب المصالح المرتبطين بالوقف -بما يشمل الموقوف عليهم- بهدف تلقي </w:delText>
        </w:r>
        <w:r w:rsidR="00092EF1" w:rsidRPr="00B355B9" w:rsidDel="00C8501F">
          <w:rPr>
            <w:rFonts w:ascii="MadaniArabic-Light" w:hAnsi="MadaniArabic-Light" w:cs="MadaniArabic-Light"/>
            <w:sz w:val="20"/>
            <w:szCs w:val="20"/>
            <w:rtl/>
          </w:rPr>
          <w:delText>الاستفسارات،</w:delText>
        </w:r>
        <w:r w:rsidRPr="00B355B9" w:rsidDel="00C8501F">
          <w:rPr>
            <w:rFonts w:ascii="MadaniArabic-Light" w:hAnsi="MadaniArabic-Light" w:cs="MadaniArabic-Light"/>
            <w:sz w:val="20"/>
            <w:szCs w:val="20"/>
            <w:rtl/>
          </w:rPr>
          <w:delText xml:space="preserve"> </w:delText>
        </w:r>
        <w:r w:rsidR="00092EF1" w:rsidRPr="00B355B9" w:rsidDel="00C8501F">
          <w:rPr>
            <w:rFonts w:ascii="MadaniArabic-Light" w:hAnsi="MadaniArabic-Light" w:cs="MadaniArabic-Light"/>
            <w:sz w:val="20"/>
            <w:szCs w:val="20"/>
            <w:rtl/>
          </w:rPr>
          <w:delText>والمقترحات،</w:delText>
        </w:r>
        <w:r w:rsidRPr="00B355B9" w:rsidDel="00C8501F">
          <w:rPr>
            <w:rFonts w:ascii="MadaniArabic-Light" w:hAnsi="MadaniArabic-Light" w:cs="MadaniArabic-Light"/>
            <w:sz w:val="20"/>
            <w:szCs w:val="20"/>
            <w:rtl/>
          </w:rPr>
          <w:delText xml:space="preserve"> والشكاوى ومعالجتها.</w:delText>
        </w:r>
        <w:commentRangeEnd w:id="971"/>
        <w:r w:rsidR="00490887" w:rsidRPr="00B355B9" w:rsidDel="00C8501F">
          <w:rPr>
            <w:rStyle w:val="CommentReference"/>
            <w:rFonts w:ascii="MadaniArabic-Light" w:hAnsi="MadaniArabic-Light" w:cs="MadaniArabic-Light"/>
            <w:sz w:val="20"/>
            <w:szCs w:val="20"/>
          </w:rPr>
          <w:commentReference w:id="971"/>
        </w:r>
      </w:del>
    </w:p>
    <w:p w14:paraId="2D38C67E" w14:textId="77777777" w:rsidR="00092EF1" w:rsidRPr="00B355B9" w:rsidRDefault="00D2198F"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التقيُّد بالأنظمة واللوائح والتعليمات ذات العلاقة بالحوالات المالية الصادرة والواردة من وإلى خارج المملكة، وبخاصة قواعد الحسابات البنكية الصادرة عن البنك المركزي السعودي.</w:t>
      </w:r>
    </w:p>
    <w:p w14:paraId="7B0B5127" w14:textId="76015C24" w:rsidR="00D2198F" w:rsidRPr="00B355B9" w:rsidRDefault="00D2198F" w:rsidP="0073102C">
      <w:pPr>
        <w:pStyle w:val="NoSpacing"/>
        <w:numPr>
          <w:ilvl w:val="0"/>
          <w:numId w:val="33"/>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وضع آلية لصرف عوائد الوقف عند وجود مستحقين خارج المملكة، وإشعار الهيئة بذلك.</w:t>
      </w:r>
    </w:p>
    <w:p w14:paraId="5B6173A3" w14:textId="076F9F6D" w:rsidR="00092EF1" w:rsidRPr="00B355B9" w:rsidRDefault="00092EF1" w:rsidP="0073102C">
      <w:pPr>
        <w:pStyle w:val="Heading3"/>
        <w:jc w:val="both"/>
      </w:pPr>
      <w:bookmarkStart w:id="973" w:name="_Toc232291825"/>
      <w:r w:rsidRPr="00B355B9">
        <w:rPr>
          <w:rtl/>
        </w:rPr>
        <w:t>التزامات الرقابية ومكافحة غسل الأموال وتمويل الإرهاب</w:t>
      </w:r>
      <w:bookmarkEnd w:id="973"/>
    </w:p>
    <w:p w14:paraId="2D02B188" w14:textId="7BE89FF6" w:rsidR="00092EF1" w:rsidRPr="00B355B9" w:rsidRDefault="00092EF1" w:rsidP="0073102C">
      <w:pPr>
        <w:pStyle w:val="NoSpacing"/>
        <w:numPr>
          <w:ilvl w:val="0"/>
          <w:numId w:val="34"/>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جمع معلومات كافية عن المستفيدين الحقيقيين من عوائد الوقف، والتحقق منها بكافة الوسائل الممكنة والموثوقة، وحفظها وإبقاؤها محدَّثة.</w:t>
      </w:r>
    </w:p>
    <w:p w14:paraId="3DFE616A" w14:textId="696D7D60" w:rsidR="00092EF1" w:rsidRPr="00B355B9" w:rsidRDefault="00092EF1" w:rsidP="0073102C">
      <w:pPr>
        <w:pStyle w:val="NoSpacing"/>
        <w:numPr>
          <w:ilvl w:val="0"/>
          <w:numId w:val="34"/>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الإبلاغ الفوري للإدارة العامة للتحريات المالية برئاسة أمن الدولة عند الاشتباه -أو توافر أسباب معقولة للاشتباه- في ارتباط أموال الوقف أو بعضها بمتحصلات جريمة أو بعمليات غسل أموال أو تمويل إرهاب أو في استخدامها في تلك العمليات بما في ذلك محاولات إجرائها.</w:t>
      </w:r>
    </w:p>
    <w:p w14:paraId="6334559A" w14:textId="40879EFF" w:rsidR="00092EF1" w:rsidRPr="00B355B9" w:rsidRDefault="006951D4" w:rsidP="0073102C">
      <w:pPr>
        <w:pStyle w:val="NoSpacing"/>
        <w:numPr>
          <w:ilvl w:val="0"/>
          <w:numId w:val="34"/>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تزويد الإدارة العامة للتحريات المالية بتقرير مفصَّل يتضمن جميع البيانات والمعلومات المتوافرة عن العملية والأطراف ذوي الصلة، والاستجابة الكاملة لأي معلومات إضافية تطلبها.</w:t>
      </w:r>
    </w:p>
    <w:p w14:paraId="3C470257" w14:textId="5E2D4D55" w:rsidR="006951D4" w:rsidRPr="00B355B9" w:rsidRDefault="006951D4" w:rsidP="0073102C">
      <w:pPr>
        <w:pStyle w:val="NoSpacing"/>
        <w:numPr>
          <w:ilvl w:val="0"/>
          <w:numId w:val="34"/>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المحافظة على سرية المعلومات الواردة في البلاغ، وحظر تنبيه المشتبه به أو إبلاغ أي شخص بأن معلومات قد قُدِّمت إلى الجهة المختصة أو أن تحقيقًا جنائيًا جارٍ أو قد أُجري، مع مراعاة الاستثناءات المقررة نظامًا.</w:t>
      </w:r>
    </w:p>
    <w:p w14:paraId="7733598A" w14:textId="3371C637" w:rsidR="006951D4" w:rsidRPr="00B355B9" w:rsidRDefault="006951D4" w:rsidP="0073102C">
      <w:pPr>
        <w:pStyle w:val="Heading3"/>
        <w:jc w:val="both"/>
      </w:pPr>
      <w:bookmarkStart w:id="974" w:name="_Toc232291826"/>
      <w:r w:rsidRPr="00B355B9">
        <w:rPr>
          <w:rtl/>
        </w:rPr>
        <w:t>حماية الوقف وصيانة أصوله</w:t>
      </w:r>
      <w:bookmarkEnd w:id="974"/>
    </w:p>
    <w:p w14:paraId="59178AC4" w14:textId="6BB1CD3A" w:rsidR="006951D4" w:rsidRPr="00B355B9" w:rsidDel="00490887" w:rsidRDefault="006951D4" w:rsidP="0073102C">
      <w:pPr>
        <w:pStyle w:val="NoSpacing"/>
        <w:numPr>
          <w:ilvl w:val="0"/>
          <w:numId w:val="35"/>
        </w:numPr>
        <w:bidi/>
        <w:jc w:val="both"/>
        <w:rPr>
          <w:del w:id="975" w:author="Ahmed Alfarooque" w:date="2026-06-12T15:28:00Z" w16du:dateUtc="2026-06-12T12:28:00Z"/>
          <w:rFonts w:ascii="MadaniArabic-Light" w:hAnsi="MadaniArabic-Light" w:cs="MadaniArabic-Light"/>
          <w:sz w:val="20"/>
          <w:szCs w:val="20"/>
        </w:rPr>
      </w:pPr>
      <w:del w:id="976" w:author="Ahmed Alfarooque" w:date="2026-06-12T15:28:00Z" w16du:dateUtc="2026-06-12T12:28:00Z">
        <w:r w:rsidRPr="00B355B9" w:rsidDel="00490887">
          <w:rPr>
            <w:rFonts w:ascii="MadaniArabic-Light" w:hAnsi="MadaniArabic-Light" w:cs="MadaniArabic-Light"/>
            <w:sz w:val="20"/>
            <w:szCs w:val="20"/>
            <w:rtl/>
          </w:rPr>
          <w:delText>اتخاذ جميع الإجراءات التي تؤدي إلى الحفاظ على الوقف ورعاية شؤونه وتطويره بما يحقق له الغبطة والمصلحة والاستدامة، دون الإخلال بشرط الواقف والأنظمة ذات الصلة.</w:delText>
        </w:r>
      </w:del>
    </w:p>
    <w:p w14:paraId="598AB5C3" w14:textId="53A9C65E" w:rsidR="006951D4" w:rsidRPr="00B355B9" w:rsidRDefault="006951D4" w:rsidP="0073102C">
      <w:pPr>
        <w:pStyle w:val="NoSpacing"/>
        <w:numPr>
          <w:ilvl w:val="0"/>
          <w:numId w:val="35"/>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حماية الوقف ومصالحه وحقوقه، وتمثيله بنفسه أو بالإشراف على من يتولى تمثيله أمام الجهة القضائية المختصة.</w:t>
      </w:r>
    </w:p>
    <w:p w14:paraId="590ACA3B" w14:textId="5D3A3829" w:rsidR="006951D4" w:rsidRPr="00B355B9" w:rsidRDefault="006951D4" w:rsidP="0073102C">
      <w:pPr>
        <w:pStyle w:val="NoSpacing"/>
        <w:numPr>
          <w:ilvl w:val="0"/>
          <w:numId w:val="35"/>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صيانة الوقف وإصلاحه، بما في ذلك استقطاع مبلغ مناسب من العوائد قبل صرفها وتوزيعها لتغطية تكاليف الصيانة والتشغيل والتكاليف الأخرى اللازمة لإدارة الوقف.</w:t>
      </w:r>
    </w:p>
    <w:p w14:paraId="3B6C1DF7" w14:textId="2BDA6228" w:rsidR="006951D4" w:rsidRPr="00B355B9" w:rsidDel="00490887" w:rsidRDefault="006951D4" w:rsidP="0073102C">
      <w:pPr>
        <w:pStyle w:val="NoSpacing"/>
        <w:numPr>
          <w:ilvl w:val="0"/>
          <w:numId w:val="35"/>
        </w:numPr>
        <w:bidi/>
        <w:jc w:val="both"/>
        <w:rPr>
          <w:del w:id="977" w:author="Ahmed Alfarooque" w:date="2026-06-12T15:27:00Z" w16du:dateUtc="2026-06-12T12:27:00Z"/>
          <w:rFonts w:ascii="MadaniArabic-Light" w:hAnsi="MadaniArabic-Light" w:cs="MadaniArabic-Light"/>
          <w:sz w:val="20"/>
          <w:szCs w:val="20"/>
        </w:rPr>
      </w:pPr>
      <w:del w:id="978" w:author="Ahmed Alfarooque" w:date="2026-06-12T15:27:00Z" w16du:dateUtc="2026-06-12T12:27:00Z">
        <w:r w:rsidRPr="00B355B9" w:rsidDel="00490887">
          <w:rPr>
            <w:rFonts w:ascii="MadaniArabic-Light" w:hAnsi="MadaniArabic-Light" w:cs="MadaniArabic-Light"/>
            <w:sz w:val="20"/>
            <w:szCs w:val="20"/>
            <w:rtl/>
          </w:rPr>
          <w:delText>عدم استبدال أصل الوقف إلا بعد الحصول على إذن الجهة المختصة، وإشعار الهيئة بأي عملية استبدال خلال مدة لا تتجاوز عشرة أيام عمل من تاريخ إتمامها، مع تضمين الإشعار بيانات تفصيلية عن الأصل البديل.</w:delText>
        </w:r>
        <w:bookmarkStart w:id="979" w:name="_Toc232291827"/>
        <w:bookmarkEnd w:id="979"/>
      </w:del>
    </w:p>
    <w:p w14:paraId="255B6E86" w14:textId="3E2C1B15" w:rsidR="006951D4" w:rsidRPr="00B355B9" w:rsidRDefault="006951D4" w:rsidP="0073102C">
      <w:pPr>
        <w:pStyle w:val="Heading3"/>
        <w:jc w:val="both"/>
      </w:pPr>
      <w:bookmarkStart w:id="980" w:name="_Toc232291828"/>
      <w:r w:rsidRPr="00B355B9">
        <w:rPr>
          <w:rtl/>
        </w:rPr>
        <w:t>إدارة الوقف والحوكمة</w:t>
      </w:r>
      <w:bookmarkEnd w:id="980"/>
    </w:p>
    <w:p w14:paraId="4001D173" w14:textId="7F532747" w:rsidR="006951D4" w:rsidRPr="00B355B9" w:rsidRDefault="006951D4" w:rsidP="0073102C">
      <w:pPr>
        <w:pStyle w:val="NoSpacing"/>
        <w:numPr>
          <w:ilvl w:val="0"/>
          <w:numId w:val="36"/>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الإشراف على إدارة أعمال الوقف وفقًا لطبيعته وحجم أصوله وتعاملاته وبما يتناسب مع حالته، وممارسة الأعمال بمهارة وعناية وحرص.</w:t>
      </w:r>
    </w:p>
    <w:p w14:paraId="0EC7430B" w14:textId="603E6F7F" w:rsidR="006951D4" w:rsidRPr="00B355B9" w:rsidDel="00490887" w:rsidRDefault="006951D4" w:rsidP="0073102C">
      <w:pPr>
        <w:pStyle w:val="NoSpacing"/>
        <w:numPr>
          <w:ilvl w:val="0"/>
          <w:numId w:val="36"/>
        </w:numPr>
        <w:bidi/>
        <w:jc w:val="both"/>
        <w:rPr>
          <w:del w:id="981" w:author="Ahmed Alfarooque" w:date="2026-06-12T15:28:00Z" w16du:dateUtc="2026-06-12T12:28:00Z"/>
          <w:rFonts w:ascii="MadaniArabic-Light" w:hAnsi="MadaniArabic-Light" w:cs="MadaniArabic-Light"/>
          <w:sz w:val="20"/>
          <w:szCs w:val="20"/>
        </w:rPr>
      </w:pPr>
      <w:del w:id="982" w:author="Ahmed Alfarooque" w:date="2026-06-12T15:28:00Z" w16du:dateUtc="2026-06-12T12:28:00Z">
        <w:r w:rsidRPr="00B355B9" w:rsidDel="00490887">
          <w:rPr>
            <w:rFonts w:ascii="MadaniArabic-Light" w:hAnsi="MadaniArabic-Light" w:cs="MadaniArabic-Light"/>
            <w:sz w:val="20"/>
            <w:szCs w:val="20"/>
            <w:rtl/>
          </w:rPr>
          <w:delText>إعداد اللوائح الداخلية والسياسات والإجراءات اللازمة لإدارة الوقف -بما فيها المتعلقة بتحصيل العوائد وصرفها واستثمارها- ومراجعتها وتحديثها بشكل دوري، وذلك للأوقاف الكبيرة والمتوسطة.</w:delText>
        </w:r>
      </w:del>
    </w:p>
    <w:p w14:paraId="4D331DCE" w14:textId="7E6D9A45" w:rsidR="006951D4" w:rsidRPr="00B355B9" w:rsidRDefault="006951D4" w:rsidP="0073102C">
      <w:pPr>
        <w:pStyle w:val="NoSpacing"/>
        <w:numPr>
          <w:ilvl w:val="0"/>
          <w:numId w:val="36"/>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وضع أنظمة وضوابط رقابية لأموال الوقف بما يكفل حمايتها والصرف منها واستغلالها بحسب أفضل المعايير.</w:t>
      </w:r>
    </w:p>
    <w:p w14:paraId="7FF09A27" w14:textId="6C18D57A" w:rsidR="006951D4" w:rsidRPr="00B355B9" w:rsidDel="00490887" w:rsidRDefault="006951D4" w:rsidP="0073102C">
      <w:pPr>
        <w:pStyle w:val="NoSpacing"/>
        <w:numPr>
          <w:ilvl w:val="0"/>
          <w:numId w:val="36"/>
        </w:numPr>
        <w:bidi/>
        <w:jc w:val="both"/>
        <w:rPr>
          <w:del w:id="983" w:author="Ahmed Alfarooque" w:date="2026-06-12T15:28:00Z" w16du:dateUtc="2026-06-12T12:28:00Z"/>
          <w:rFonts w:ascii="MadaniArabic-Light" w:hAnsi="MadaniArabic-Light" w:cs="MadaniArabic-Light"/>
          <w:sz w:val="20"/>
          <w:szCs w:val="20"/>
        </w:rPr>
      </w:pPr>
      <w:del w:id="984" w:author="Ahmed Alfarooque" w:date="2026-06-12T15:28:00Z" w16du:dateUtc="2026-06-12T12:28:00Z">
        <w:r w:rsidRPr="00B355B9" w:rsidDel="00490887">
          <w:rPr>
            <w:rFonts w:ascii="MadaniArabic-Light" w:hAnsi="MadaniArabic-Light" w:cs="MadaniArabic-Light"/>
            <w:sz w:val="20"/>
            <w:szCs w:val="20"/>
            <w:rtl/>
          </w:rPr>
          <w:delText>ضمان كفاءة وأمانة كل من يتعين في إدارة الوقف، والتزامه بواجبات الوظيفة واتباع أفضل الممارسات.</w:delText>
        </w:r>
      </w:del>
    </w:p>
    <w:p w14:paraId="2604D854" w14:textId="000CE10E" w:rsidR="006951D4" w:rsidRPr="00B355B9" w:rsidRDefault="006951D4" w:rsidP="0073102C">
      <w:pPr>
        <w:pStyle w:val="NoSpacing"/>
        <w:numPr>
          <w:ilvl w:val="0"/>
          <w:numId w:val="36"/>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إلحاق العاملين في الوقف بالبرامج التوعوية والتدريبية المتعلقة بالأوقاف -ومنها برامج مكافحة جرائم غسل الأموال وتمويل الإرهاب- بحسب طبيعة مهام كل وظيفة ووفق أفضل الممارسات.</w:t>
      </w:r>
    </w:p>
    <w:p w14:paraId="0DE740C6" w14:textId="7FE0E183" w:rsidR="006951D4" w:rsidRPr="00B355B9" w:rsidRDefault="006951D4" w:rsidP="0073102C">
      <w:pPr>
        <w:pStyle w:val="NoSpacing"/>
        <w:numPr>
          <w:ilvl w:val="0"/>
          <w:numId w:val="36"/>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تنظيم الصلاحيات والمسؤوليات وآليات الاعتماد والتفويض بما يحقق حوكمة أعمال الوقف.</w:t>
      </w:r>
    </w:p>
    <w:p w14:paraId="19269441" w14:textId="231DC95A" w:rsidR="006951D4" w:rsidRPr="00FA0055" w:rsidRDefault="006951D4" w:rsidP="0073102C">
      <w:pPr>
        <w:pStyle w:val="NoSpacing"/>
        <w:numPr>
          <w:ilvl w:val="0"/>
          <w:numId w:val="36"/>
        </w:numPr>
        <w:bidi/>
        <w:jc w:val="both"/>
        <w:rPr>
          <w:rFonts w:ascii="MadaniArabic-Light" w:hAnsi="MadaniArabic-Light" w:cs="MadaniArabic-Light"/>
          <w:sz w:val="20"/>
          <w:szCs w:val="20"/>
        </w:rPr>
      </w:pPr>
      <w:r w:rsidRPr="00FA0055">
        <w:rPr>
          <w:rFonts w:ascii="MadaniArabic-Light" w:hAnsi="MadaniArabic-Light" w:cs="MadaniArabic-Light"/>
          <w:sz w:val="20"/>
          <w:szCs w:val="20"/>
          <w:rtl/>
        </w:rPr>
        <w:t>حفظ وتنظيم وأرشفة الوثائق والمستندات القانونية والإدارية الخاصة بالوقف وتحديثها بشكل دوري.</w:t>
      </w:r>
    </w:p>
    <w:p w14:paraId="7A91824A" w14:textId="5548087A" w:rsidR="006951D4" w:rsidRPr="00B355B9" w:rsidRDefault="006951D4" w:rsidP="0073102C">
      <w:pPr>
        <w:pStyle w:val="Heading3"/>
        <w:jc w:val="both"/>
      </w:pPr>
      <w:bookmarkStart w:id="985" w:name="_Toc232291829"/>
      <w:r w:rsidRPr="00B355B9">
        <w:rPr>
          <w:rtl/>
        </w:rPr>
        <w:t>الأعمال القانونية</w:t>
      </w:r>
      <w:bookmarkEnd w:id="985"/>
      <w:r w:rsidRPr="00B355B9">
        <w:rPr>
          <w:rtl/>
        </w:rPr>
        <w:t xml:space="preserve"> </w:t>
      </w:r>
    </w:p>
    <w:p w14:paraId="03DDBF98" w14:textId="4C60DFF9" w:rsidR="00092EF1" w:rsidRPr="00B355B9" w:rsidRDefault="00D765C6" w:rsidP="0073102C">
      <w:pPr>
        <w:pStyle w:val="NoSpacing"/>
        <w:numPr>
          <w:ilvl w:val="0"/>
          <w:numId w:val="37"/>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إعداد ومراجعة وتعديل عقود الإيجار بما يضمن حفظ حقوق الوقف وتنظيم العلاقة مع المستأجرين.</w:t>
      </w:r>
    </w:p>
    <w:p w14:paraId="160607CE" w14:textId="64A1E94F" w:rsidR="00D765C6" w:rsidRPr="00B355B9" w:rsidRDefault="00D765C6" w:rsidP="0073102C">
      <w:pPr>
        <w:pStyle w:val="NoSpacing"/>
        <w:numPr>
          <w:ilvl w:val="0"/>
          <w:numId w:val="37"/>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تقديم الاستشارات القانونية المتعلقة بأعمال الوقف والإجراءات النظامية والتنظيمية.</w:t>
      </w:r>
    </w:p>
    <w:p w14:paraId="040496C7" w14:textId="526F6E19" w:rsidR="00D765C6" w:rsidRPr="00B355B9" w:rsidRDefault="00D765C6" w:rsidP="0073102C">
      <w:pPr>
        <w:pStyle w:val="NoSpacing"/>
        <w:numPr>
          <w:ilvl w:val="0"/>
          <w:numId w:val="37"/>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الالتزامات النظامية والتنظيمية ذات العلاقة بأعمال الوقف والتنبيه على المدد والمتطلبات اللازمة.</w:t>
      </w:r>
    </w:p>
    <w:p w14:paraId="77CB1646" w14:textId="705C25BB" w:rsidR="00D765C6" w:rsidRPr="00B355B9" w:rsidRDefault="00D765C6" w:rsidP="0073102C">
      <w:pPr>
        <w:pStyle w:val="NoSpacing"/>
        <w:numPr>
          <w:ilvl w:val="0"/>
          <w:numId w:val="37"/>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وتجديد العقود والاتفاقيات والتأكد من سريانها النظامي ومواعيد انتهائها.</w:t>
      </w:r>
    </w:p>
    <w:p w14:paraId="680C081E" w14:textId="7F20B165" w:rsidR="00D765C6" w:rsidRPr="00B355B9" w:rsidRDefault="00D765C6" w:rsidP="0073102C">
      <w:pPr>
        <w:pStyle w:val="NoSpacing"/>
        <w:numPr>
          <w:ilvl w:val="0"/>
          <w:numId w:val="37"/>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إعداد وصياغة الخطابات القانونية والردود الرسمية ومتابعة المراسلات مع الجهات ذات العلاقة.</w:t>
      </w:r>
    </w:p>
    <w:p w14:paraId="2404F35B" w14:textId="7BE8AC37" w:rsidR="00D765C6" w:rsidRPr="00490887" w:rsidDel="00C8501F" w:rsidRDefault="00D765C6" w:rsidP="0073102C">
      <w:pPr>
        <w:pStyle w:val="NoSpacing"/>
        <w:numPr>
          <w:ilvl w:val="0"/>
          <w:numId w:val="37"/>
        </w:numPr>
        <w:bidi/>
        <w:jc w:val="both"/>
        <w:rPr>
          <w:del w:id="986" w:author="Fadwa Alateiqu" w:date="2026-06-14T00:49:00Z" w16du:dateUtc="2026-06-13T21:49:00Z"/>
          <w:rFonts w:ascii="MadaniArabic-Light" w:hAnsi="MadaniArabic-Light" w:cs="MadaniArabic-Light"/>
          <w:sz w:val="20"/>
          <w:szCs w:val="20"/>
          <w:highlight w:val="yellow"/>
          <w:rPrChange w:id="987" w:author="Ahmed Alfarooque" w:date="2026-06-12T15:31:00Z" w16du:dateUtc="2026-06-12T12:31:00Z">
            <w:rPr>
              <w:del w:id="988" w:author="Fadwa Alateiqu" w:date="2026-06-14T00:49:00Z" w16du:dateUtc="2026-06-13T21:49:00Z"/>
              <w:rFonts w:ascii="MadaniArabic-Light" w:hAnsi="MadaniArabic-Light" w:cs="MadaniArabic-Light"/>
              <w:sz w:val="20"/>
              <w:szCs w:val="20"/>
            </w:rPr>
          </w:rPrChange>
        </w:rPr>
      </w:pPr>
      <w:commentRangeStart w:id="989"/>
      <w:del w:id="990" w:author="Fadwa Alateiqu" w:date="2026-06-14T00:49:00Z" w16du:dateUtc="2026-06-13T21:49:00Z">
        <w:r w:rsidRPr="00490887" w:rsidDel="00C8501F">
          <w:rPr>
            <w:rFonts w:hint="cs"/>
            <w:highlight w:val="yellow"/>
            <w:rtl/>
            <w:rPrChange w:id="991" w:author="Ahmed Alfarooque" w:date="2026-06-12T15:31:00Z" w16du:dateUtc="2026-06-12T12:31:00Z">
              <w:rPr>
                <w:rFonts w:hint="cs"/>
                <w:rtl/>
              </w:rPr>
            </w:rPrChange>
          </w:rPr>
          <w:delText>حفظ</w:delText>
        </w:r>
        <w:r w:rsidRPr="00490887" w:rsidDel="00C8501F">
          <w:rPr>
            <w:highlight w:val="yellow"/>
            <w:rtl/>
            <w:rPrChange w:id="992" w:author="Ahmed Alfarooque" w:date="2026-06-12T15:31:00Z" w16du:dateUtc="2026-06-12T12:31:00Z">
              <w:rPr>
                <w:rtl/>
              </w:rPr>
            </w:rPrChange>
          </w:rPr>
          <w:delText xml:space="preserve"> </w:delText>
        </w:r>
        <w:r w:rsidRPr="00490887" w:rsidDel="00C8501F">
          <w:rPr>
            <w:rFonts w:hint="cs"/>
            <w:highlight w:val="yellow"/>
            <w:rtl/>
            <w:rPrChange w:id="993" w:author="Ahmed Alfarooque" w:date="2026-06-12T15:31:00Z" w16du:dateUtc="2026-06-12T12:31:00Z">
              <w:rPr>
                <w:rFonts w:hint="cs"/>
                <w:rtl/>
              </w:rPr>
            </w:rPrChange>
          </w:rPr>
          <w:delText>وتنظيم</w:delText>
        </w:r>
        <w:r w:rsidRPr="00490887" w:rsidDel="00C8501F">
          <w:rPr>
            <w:highlight w:val="yellow"/>
            <w:rtl/>
            <w:rPrChange w:id="994" w:author="Ahmed Alfarooque" w:date="2026-06-12T15:31:00Z" w16du:dateUtc="2026-06-12T12:31:00Z">
              <w:rPr>
                <w:rtl/>
              </w:rPr>
            </w:rPrChange>
          </w:rPr>
          <w:delText xml:space="preserve"> </w:delText>
        </w:r>
        <w:r w:rsidRPr="00490887" w:rsidDel="00C8501F">
          <w:rPr>
            <w:rFonts w:hint="cs"/>
            <w:highlight w:val="yellow"/>
            <w:rtl/>
            <w:rPrChange w:id="995" w:author="Ahmed Alfarooque" w:date="2026-06-12T15:31:00Z" w16du:dateUtc="2026-06-12T12:31:00Z">
              <w:rPr>
                <w:rFonts w:hint="cs"/>
                <w:rtl/>
              </w:rPr>
            </w:rPrChange>
          </w:rPr>
          <w:delText>وأرشفة</w:delText>
        </w:r>
        <w:r w:rsidRPr="00490887" w:rsidDel="00C8501F">
          <w:rPr>
            <w:highlight w:val="yellow"/>
            <w:rtl/>
            <w:rPrChange w:id="996" w:author="Ahmed Alfarooque" w:date="2026-06-12T15:31:00Z" w16du:dateUtc="2026-06-12T12:31:00Z">
              <w:rPr>
                <w:rtl/>
              </w:rPr>
            </w:rPrChange>
          </w:rPr>
          <w:delText xml:space="preserve"> </w:delText>
        </w:r>
        <w:r w:rsidRPr="00490887" w:rsidDel="00C8501F">
          <w:rPr>
            <w:rFonts w:hint="cs"/>
            <w:highlight w:val="yellow"/>
            <w:rtl/>
            <w:rPrChange w:id="997" w:author="Ahmed Alfarooque" w:date="2026-06-12T15:31:00Z" w16du:dateUtc="2026-06-12T12:31:00Z">
              <w:rPr>
                <w:rFonts w:hint="cs"/>
                <w:rtl/>
              </w:rPr>
            </w:rPrChange>
          </w:rPr>
          <w:delText>العقود</w:delText>
        </w:r>
        <w:r w:rsidRPr="00490887" w:rsidDel="00C8501F">
          <w:rPr>
            <w:highlight w:val="yellow"/>
            <w:rtl/>
            <w:rPrChange w:id="998" w:author="Ahmed Alfarooque" w:date="2026-06-12T15:31:00Z" w16du:dateUtc="2026-06-12T12:31:00Z">
              <w:rPr>
                <w:rtl/>
              </w:rPr>
            </w:rPrChange>
          </w:rPr>
          <w:delText xml:space="preserve"> </w:delText>
        </w:r>
        <w:r w:rsidRPr="00490887" w:rsidDel="00C8501F">
          <w:rPr>
            <w:rFonts w:hint="cs"/>
            <w:highlight w:val="yellow"/>
            <w:rtl/>
            <w:rPrChange w:id="999" w:author="Ahmed Alfarooque" w:date="2026-06-12T15:31:00Z" w16du:dateUtc="2026-06-12T12:31:00Z">
              <w:rPr>
                <w:rFonts w:hint="cs"/>
                <w:rtl/>
              </w:rPr>
            </w:rPrChange>
          </w:rPr>
          <w:delText>والمستندات</w:delText>
        </w:r>
        <w:r w:rsidRPr="00490887" w:rsidDel="00C8501F">
          <w:rPr>
            <w:highlight w:val="yellow"/>
            <w:rtl/>
            <w:rPrChange w:id="1000" w:author="Ahmed Alfarooque" w:date="2026-06-12T15:31:00Z" w16du:dateUtc="2026-06-12T12:31:00Z">
              <w:rPr>
                <w:rtl/>
              </w:rPr>
            </w:rPrChange>
          </w:rPr>
          <w:delText xml:space="preserve"> </w:delText>
        </w:r>
        <w:r w:rsidRPr="00490887" w:rsidDel="00C8501F">
          <w:rPr>
            <w:rFonts w:hint="cs"/>
            <w:highlight w:val="yellow"/>
            <w:rtl/>
            <w:rPrChange w:id="1001" w:author="Ahmed Alfarooque" w:date="2026-06-12T15:31:00Z" w16du:dateUtc="2026-06-12T12:31:00Z">
              <w:rPr>
                <w:rFonts w:hint="cs"/>
                <w:rtl/>
              </w:rPr>
            </w:rPrChange>
          </w:rPr>
          <w:delText>القانونية</w:delText>
        </w:r>
        <w:r w:rsidRPr="00490887" w:rsidDel="00C8501F">
          <w:rPr>
            <w:highlight w:val="yellow"/>
            <w:rtl/>
            <w:rPrChange w:id="1002" w:author="Ahmed Alfarooque" w:date="2026-06-12T15:31:00Z" w16du:dateUtc="2026-06-12T12:31:00Z">
              <w:rPr>
                <w:rtl/>
              </w:rPr>
            </w:rPrChange>
          </w:rPr>
          <w:delText xml:space="preserve"> </w:delText>
        </w:r>
        <w:r w:rsidRPr="00490887" w:rsidDel="00C8501F">
          <w:rPr>
            <w:rFonts w:hint="cs"/>
            <w:highlight w:val="yellow"/>
            <w:rtl/>
            <w:rPrChange w:id="1003" w:author="Ahmed Alfarooque" w:date="2026-06-12T15:31:00Z" w16du:dateUtc="2026-06-12T12:31:00Z">
              <w:rPr>
                <w:rFonts w:hint="cs"/>
                <w:rtl/>
              </w:rPr>
            </w:rPrChange>
          </w:rPr>
          <w:delText>الخاصة</w:delText>
        </w:r>
        <w:r w:rsidRPr="00490887" w:rsidDel="00C8501F">
          <w:rPr>
            <w:highlight w:val="yellow"/>
            <w:rtl/>
            <w:rPrChange w:id="1004" w:author="Ahmed Alfarooque" w:date="2026-06-12T15:31:00Z" w16du:dateUtc="2026-06-12T12:31:00Z">
              <w:rPr>
                <w:rtl/>
              </w:rPr>
            </w:rPrChange>
          </w:rPr>
          <w:delText xml:space="preserve"> </w:delText>
        </w:r>
        <w:r w:rsidRPr="00490887" w:rsidDel="00C8501F">
          <w:rPr>
            <w:rFonts w:hint="cs"/>
            <w:highlight w:val="yellow"/>
            <w:rtl/>
            <w:rPrChange w:id="1005" w:author="Ahmed Alfarooque" w:date="2026-06-12T15:31:00Z" w16du:dateUtc="2026-06-12T12:31:00Z">
              <w:rPr>
                <w:rFonts w:hint="cs"/>
                <w:rtl/>
              </w:rPr>
            </w:rPrChange>
          </w:rPr>
          <w:delText>بالوقف</w:delText>
        </w:r>
        <w:r w:rsidRPr="00490887" w:rsidDel="00C8501F">
          <w:rPr>
            <w:highlight w:val="yellow"/>
            <w:rtl/>
            <w:rPrChange w:id="1006" w:author="Ahmed Alfarooque" w:date="2026-06-12T15:31:00Z" w16du:dateUtc="2026-06-12T12:31:00Z">
              <w:rPr>
                <w:rtl/>
              </w:rPr>
            </w:rPrChange>
          </w:rPr>
          <w:delText xml:space="preserve"> </w:delText>
        </w:r>
        <w:r w:rsidRPr="00490887" w:rsidDel="00C8501F">
          <w:rPr>
            <w:rFonts w:hint="cs"/>
            <w:highlight w:val="yellow"/>
            <w:rtl/>
            <w:rPrChange w:id="1007" w:author="Ahmed Alfarooque" w:date="2026-06-12T15:31:00Z" w16du:dateUtc="2026-06-12T12:31:00Z">
              <w:rPr>
                <w:rFonts w:hint="cs"/>
                <w:rtl/>
              </w:rPr>
            </w:rPrChange>
          </w:rPr>
          <w:delText>وتحديثها</w:delText>
        </w:r>
        <w:r w:rsidRPr="00490887" w:rsidDel="00C8501F">
          <w:rPr>
            <w:highlight w:val="yellow"/>
            <w:rtl/>
            <w:rPrChange w:id="1008" w:author="Ahmed Alfarooque" w:date="2026-06-12T15:31:00Z" w16du:dateUtc="2026-06-12T12:31:00Z">
              <w:rPr>
                <w:rtl/>
              </w:rPr>
            </w:rPrChange>
          </w:rPr>
          <w:delText xml:space="preserve"> </w:delText>
        </w:r>
        <w:r w:rsidRPr="00490887" w:rsidDel="00C8501F">
          <w:rPr>
            <w:rFonts w:hint="cs"/>
            <w:highlight w:val="yellow"/>
            <w:rtl/>
            <w:rPrChange w:id="1009" w:author="Ahmed Alfarooque" w:date="2026-06-12T15:31:00Z" w16du:dateUtc="2026-06-12T12:31:00Z">
              <w:rPr>
                <w:rFonts w:hint="cs"/>
                <w:rtl/>
              </w:rPr>
            </w:rPrChange>
          </w:rPr>
          <w:delText>بشكل</w:delText>
        </w:r>
        <w:r w:rsidRPr="00490887" w:rsidDel="00C8501F">
          <w:rPr>
            <w:highlight w:val="yellow"/>
            <w:rtl/>
            <w:rPrChange w:id="1010" w:author="Ahmed Alfarooque" w:date="2026-06-12T15:31:00Z" w16du:dateUtc="2026-06-12T12:31:00Z">
              <w:rPr>
                <w:rtl/>
              </w:rPr>
            </w:rPrChange>
          </w:rPr>
          <w:delText xml:space="preserve"> </w:delText>
        </w:r>
        <w:r w:rsidRPr="00490887" w:rsidDel="00C8501F">
          <w:rPr>
            <w:rFonts w:hint="cs"/>
            <w:highlight w:val="yellow"/>
            <w:rtl/>
            <w:rPrChange w:id="1011" w:author="Ahmed Alfarooque" w:date="2026-06-12T15:31:00Z" w16du:dateUtc="2026-06-12T12:31:00Z">
              <w:rPr>
                <w:rFonts w:hint="cs"/>
                <w:rtl/>
              </w:rPr>
            </w:rPrChange>
          </w:rPr>
          <w:delText>دوري</w:delText>
        </w:r>
        <w:r w:rsidRPr="00490887" w:rsidDel="00C8501F">
          <w:rPr>
            <w:highlight w:val="yellow"/>
            <w:rtl/>
            <w:rPrChange w:id="1012" w:author="Ahmed Alfarooque" w:date="2026-06-12T15:31:00Z" w16du:dateUtc="2026-06-12T12:31:00Z">
              <w:rPr>
                <w:rtl/>
              </w:rPr>
            </w:rPrChange>
          </w:rPr>
          <w:delText>.</w:delText>
        </w:r>
        <w:commentRangeEnd w:id="989"/>
        <w:r w:rsidR="00490887" w:rsidRPr="00490887" w:rsidDel="00C8501F">
          <w:rPr>
            <w:rStyle w:val="CommentReference"/>
            <w:rFonts w:ascii="MadaniArabic-Light" w:hAnsi="MadaniArabic-Light" w:cs="MadaniArabic-Light"/>
            <w:sz w:val="20"/>
            <w:szCs w:val="20"/>
            <w:highlight w:val="yellow"/>
            <w:rPrChange w:id="1013" w:author="Ahmed Alfarooque" w:date="2026-06-12T15:31:00Z" w16du:dateUtc="2026-06-12T12:31:00Z">
              <w:rPr>
                <w:rStyle w:val="CommentReference"/>
                <w:rFonts w:ascii="MadaniArabic-Light" w:hAnsi="MadaniArabic-Light" w:cs="MadaniArabic-Light"/>
                <w:sz w:val="20"/>
                <w:szCs w:val="20"/>
              </w:rPr>
            </w:rPrChange>
          </w:rPr>
          <w:commentReference w:id="989"/>
        </w:r>
      </w:del>
    </w:p>
    <w:p w14:paraId="40B815E4" w14:textId="1603F828" w:rsidR="00D765C6" w:rsidRPr="00B355B9" w:rsidRDefault="00D765C6" w:rsidP="0073102C">
      <w:pPr>
        <w:pStyle w:val="NoSpacing"/>
        <w:numPr>
          <w:ilvl w:val="0"/>
          <w:numId w:val="37"/>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مراجعة المستندات القانونية وإبداء المرئيات النظامية بشأنها قبل اعتمادها أو العمل بموجبها.</w:t>
      </w:r>
    </w:p>
    <w:p w14:paraId="584AC801" w14:textId="77777777" w:rsidR="00D765C6" w:rsidRPr="00B355B9" w:rsidRDefault="00D765C6" w:rsidP="0073102C">
      <w:pPr>
        <w:pStyle w:val="NoSpacing"/>
        <w:bidi/>
        <w:jc w:val="both"/>
        <w:rPr>
          <w:rFonts w:ascii="MadaniArabic-Light" w:hAnsi="MadaniArabic-Light" w:cs="MadaniArabic-Light"/>
          <w:sz w:val="20"/>
          <w:szCs w:val="20"/>
          <w:rtl/>
        </w:rPr>
      </w:pPr>
    </w:p>
    <w:p w14:paraId="7A2B2F17" w14:textId="7F22891B" w:rsidR="00D765C6" w:rsidRPr="00B355B9" w:rsidRDefault="00D765C6" w:rsidP="0073102C">
      <w:pPr>
        <w:pStyle w:val="Heading3"/>
        <w:jc w:val="both"/>
      </w:pPr>
      <w:bookmarkStart w:id="1014" w:name="_Toc232291830"/>
      <w:r w:rsidRPr="00B355B9">
        <w:rPr>
          <w:rtl/>
        </w:rPr>
        <w:t>الأعمال القضائية</w:t>
      </w:r>
      <w:bookmarkEnd w:id="1014"/>
      <w:r w:rsidRPr="00B355B9">
        <w:rPr>
          <w:rtl/>
        </w:rPr>
        <w:t xml:space="preserve"> </w:t>
      </w:r>
    </w:p>
    <w:p w14:paraId="4D96A6F1" w14:textId="77777777" w:rsidR="00D765C6" w:rsidRPr="00B355B9" w:rsidRDefault="00D765C6" w:rsidP="0073102C">
      <w:pPr>
        <w:pStyle w:val="NoSpacing"/>
        <w:numPr>
          <w:ilvl w:val="0"/>
          <w:numId w:val="38"/>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القضايا والمطالبات المتعلقة بأعمال الوقف أمام الجهات المختصة</w:t>
      </w:r>
      <w:r w:rsidRPr="00B355B9">
        <w:rPr>
          <w:rFonts w:ascii="MadaniArabic-Light" w:hAnsi="MadaniArabic-Light" w:cs="MadaniArabic-Light"/>
          <w:sz w:val="20"/>
          <w:szCs w:val="20"/>
        </w:rPr>
        <w:t>.</w:t>
      </w:r>
    </w:p>
    <w:p w14:paraId="400640B8" w14:textId="77777777" w:rsidR="00D765C6" w:rsidRPr="00B355B9" w:rsidRDefault="00D765C6" w:rsidP="0073102C">
      <w:pPr>
        <w:pStyle w:val="NoSpacing"/>
        <w:numPr>
          <w:ilvl w:val="0"/>
          <w:numId w:val="38"/>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lastRenderedPageBreak/>
        <w:t>تمثيل الوقف أمام المحاكم والجهات القضائية وشبه القضائية واللجان ذات الاختصاص</w:t>
      </w:r>
      <w:r w:rsidRPr="00B355B9">
        <w:rPr>
          <w:rFonts w:ascii="MadaniArabic-Light" w:hAnsi="MadaniArabic-Light" w:cs="MadaniArabic-Light"/>
          <w:sz w:val="20"/>
          <w:szCs w:val="20"/>
        </w:rPr>
        <w:t>.</w:t>
      </w:r>
    </w:p>
    <w:p w14:paraId="2DCE55A8" w14:textId="77777777" w:rsidR="00D765C6" w:rsidRPr="00B355B9" w:rsidRDefault="00D765C6" w:rsidP="0073102C">
      <w:pPr>
        <w:pStyle w:val="NoSpacing"/>
        <w:numPr>
          <w:ilvl w:val="0"/>
          <w:numId w:val="38"/>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إجراءات التنفيذ والتحصيل واتخاذ ما يلزم لاستيفاء الحقوق والمستحقات</w:t>
      </w:r>
      <w:r w:rsidRPr="00B355B9">
        <w:rPr>
          <w:rFonts w:ascii="MadaniArabic-Light" w:hAnsi="MadaniArabic-Light" w:cs="MadaniArabic-Light"/>
          <w:sz w:val="20"/>
          <w:szCs w:val="20"/>
        </w:rPr>
        <w:t>.</w:t>
      </w:r>
    </w:p>
    <w:p w14:paraId="5EC3B7C2" w14:textId="77777777" w:rsidR="00D765C6" w:rsidRPr="00B355B9" w:rsidRDefault="00D765C6" w:rsidP="0073102C">
      <w:pPr>
        <w:pStyle w:val="NoSpacing"/>
        <w:numPr>
          <w:ilvl w:val="0"/>
          <w:numId w:val="38"/>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إعداد المذكرات القانونية واللوائح والردود والدفوع المتعلقة بالقضايا والمطالبات</w:t>
      </w:r>
      <w:r w:rsidRPr="00B355B9">
        <w:rPr>
          <w:rFonts w:ascii="MadaniArabic-Light" w:hAnsi="MadaniArabic-Light" w:cs="MadaniArabic-Light"/>
          <w:sz w:val="20"/>
          <w:szCs w:val="20"/>
        </w:rPr>
        <w:t>.</w:t>
      </w:r>
    </w:p>
    <w:p w14:paraId="4FCFC606" w14:textId="77777777" w:rsidR="00D765C6" w:rsidRPr="00B355B9" w:rsidRDefault="00D765C6" w:rsidP="0073102C">
      <w:pPr>
        <w:pStyle w:val="NoSpacing"/>
        <w:numPr>
          <w:ilvl w:val="0"/>
          <w:numId w:val="38"/>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حضور الجلسات والاجتماعات ذات العلاقة بالقضايا، ورفع المستجدات والتوصيات للطرف الأول</w:t>
      </w:r>
      <w:r w:rsidRPr="00B355B9">
        <w:rPr>
          <w:rFonts w:ascii="MadaniArabic-Light" w:hAnsi="MadaniArabic-Light" w:cs="MadaniArabic-Light"/>
          <w:sz w:val="20"/>
          <w:szCs w:val="20"/>
        </w:rPr>
        <w:t>.</w:t>
      </w:r>
    </w:p>
    <w:p w14:paraId="1CD38893" w14:textId="43954047" w:rsidR="00D765C6" w:rsidRPr="00B355B9" w:rsidRDefault="00D765C6" w:rsidP="0073102C">
      <w:pPr>
        <w:pStyle w:val="NoSpacing"/>
        <w:numPr>
          <w:ilvl w:val="0"/>
          <w:numId w:val="38"/>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مواعيد الجلسات والإجراءات النظامية والتقيُّد بالمدد والمتطلبات ذات العلاقة.</w:t>
      </w:r>
    </w:p>
    <w:p w14:paraId="2B7C9D77" w14:textId="4D4F63C9" w:rsidR="00D765C6" w:rsidRPr="00B355B9" w:rsidRDefault="00D765C6" w:rsidP="0073102C">
      <w:pPr>
        <w:pStyle w:val="Heading3"/>
        <w:jc w:val="both"/>
      </w:pPr>
      <w:bookmarkStart w:id="1015" w:name="_Toc232291831"/>
      <w:r w:rsidRPr="00B355B9">
        <w:rPr>
          <w:rtl/>
        </w:rPr>
        <w:t>الأعمال التنظيمية</w:t>
      </w:r>
      <w:bookmarkEnd w:id="1015"/>
      <w:r w:rsidRPr="00B355B9">
        <w:rPr>
          <w:rtl/>
        </w:rPr>
        <w:t xml:space="preserve"> </w:t>
      </w:r>
    </w:p>
    <w:p w14:paraId="05FA9A2C" w14:textId="77777777" w:rsidR="00D765C6" w:rsidRPr="00B355B9" w:rsidRDefault="00D765C6" w:rsidP="0073102C">
      <w:pPr>
        <w:pStyle w:val="NoSpacing"/>
        <w:numPr>
          <w:ilvl w:val="0"/>
          <w:numId w:val="39"/>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متابعة وتجديد التراخيص والسجلات والتصاريح اللازمة لأعمال الوقف قبل انتهاء مددها النظامية</w:t>
      </w:r>
      <w:r w:rsidRPr="00B355B9">
        <w:rPr>
          <w:rFonts w:ascii="MadaniArabic-Light" w:hAnsi="MadaniArabic-Light" w:cs="MadaniArabic-Light"/>
          <w:sz w:val="20"/>
          <w:szCs w:val="20"/>
        </w:rPr>
        <w:t>.</w:t>
      </w:r>
    </w:p>
    <w:p w14:paraId="79F94579" w14:textId="250FBE47" w:rsidR="00D765C6" w:rsidRPr="00B355B9" w:rsidRDefault="00D765C6" w:rsidP="0073102C">
      <w:pPr>
        <w:pStyle w:val="NoSpacing"/>
        <w:numPr>
          <w:ilvl w:val="1"/>
          <w:numId w:val="29"/>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متابعة المعاملات والإجراءات لدى الجهات الحكومية والهيئات والمنصات ذات العلاقة بأعمال الوقف</w:t>
      </w:r>
      <w:r w:rsidRPr="00B355B9">
        <w:rPr>
          <w:rFonts w:ascii="MadaniArabic-Light" w:hAnsi="MadaniArabic-Light" w:cs="MadaniArabic-Light"/>
          <w:sz w:val="20"/>
          <w:szCs w:val="20"/>
        </w:rPr>
        <w:t>.</w:t>
      </w:r>
    </w:p>
    <w:p w14:paraId="6AEB3BB3" w14:textId="68036908" w:rsidR="00D765C6" w:rsidRPr="00B355B9" w:rsidRDefault="00D765C6" w:rsidP="0073102C">
      <w:pPr>
        <w:pStyle w:val="NoSpacing"/>
        <w:numPr>
          <w:ilvl w:val="1"/>
          <w:numId w:val="29"/>
        </w:numPr>
        <w:bidi/>
        <w:jc w:val="both"/>
        <w:rPr>
          <w:rFonts w:ascii="MadaniArabic-Light" w:hAnsi="MadaniArabic-Light" w:cs="MadaniArabic-Light"/>
          <w:sz w:val="20"/>
          <w:szCs w:val="20"/>
          <w:rtl/>
        </w:rPr>
      </w:pPr>
      <w:r w:rsidRPr="00B355B9">
        <w:rPr>
          <w:rFonts w:ascii="MadaniArabic-Light" w:hAnsi="MadaniArabic-Light" w:cs="MadaniArabic-Light"/>
          <w:sz w:val="20"/>
          <w:szCs w:val="20"/>
          <w:rtl/>
        </w:rPr>
        <w:t>التأكد من الالتزام بالأنظمة والتعليمات والمتطلبات النظامية والتنظيمية ذات العلاقة بأعمال الوقف</w:t>
      </w:r>
      <w:r w:rsidRPr="00B355B9">
        <w:rPr>
          <w:rFonts w:ascii="MadaniArabic-Light" w:hAnsi="MadaniArabic-Light" w:cs="MadaniArabic-Light"/>
          <w:sz w:val="20"/>
          <w:szCs w:val="20"/>
        </w:rPr>
        <w:t>.</w:t>
      </w:r>
    </w:p>
    <w:p w14:paraId="0D6D0C46" w14:textId="65E13D6F" w:rsidR="00D765C6" w:rsidRPr="00B355B9" w:rsidRDefault="00D765C6" w:rsidP="0073102C">
      <w:pPr>
        <w:pStyle w:val="NoSpacing"/>
        <w:numPr>
          <w:ilvl w:val="1"/>
          <w:numId w:val="29"/>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إعداد وتوثيق القرارات والمحاضر والسجلات المتعلقة بأعمال الوقف وحفظها وأرشفتها.</w:t>
      </w:r>
    </w:p>
    <w:p w14:paraId="3FAF0022" w14:textId="25B86042" w:rsidR="00B355B9" w:rsidRPr="00B355B9" w:rsidRDefault="00B355B9" w:rsidP="0073102C">
      <w:pPr>
        <w:pStyle w:val="NoSpacing"/>
        <w:numPr>
          <w:ilvl w:val="1"/>
          <w:numId w:val="29"/>
        </w:numPr>
        <w:bidi/>
        <w:jc w:val="both"/>
        <w:rPr>
          <w:rFonts w:ascii="MadaniArabic-Light" w:hAnsi="MadaniArabic-Light" w:cs="MadaniArabic-Light"/>
          <w:sz w:val="20"/>
          <w:szCs w:val="20"/>
        </w:rPr>
      </w:pPr>
      <w:r w:rsidRPr="00B355B9">
        <w:rPr>
          <w:rFonts w:ascii="MadaniArabic-Light" w:hAnsi="MadaniArabic-Light" w:cs="MadaniArabic-Light"/>
          <w:sz w:val="20"/>
          <w:szCs w:val="20"/>
          <w:rtl/>
        </w:rPr>
        <w:t>متابعة المتطلبات النظامية والتنبيهات والإشعارات الصادرة من الجهات المختصة واتخاذ ما يلزم بشأنها.</w:t>
      </w:r>
    </w:p>
    <w:p w14:paraId="600F3C72" w14:textId="047B05F9" w:rsidR="00B355B9" w:rsidRPr="00B355B9" w:rsidDel="00C250A0" w:rsidRDefault="00B355B9" w:rsidP="0073102C">
      <w:pPr>
        <w:pStyle w:val="Heading3"/>
        <w:jc w:val="both"/>
        <w:rPr>
          <w:del w:id="1016" w:author="Fadwa Alateiqu" w:date="2026-06-14T00:51:00Z" w16du:dateUtc="2026-06-13T21:51:00Z"/>
        </w:rPr>
      </w:pPr>
      <w:commentRangeStart w:id="1017"/>
      <w:del w:id="1018" w:author="Fadwa Alateiqu" w:date="2026-06-14T00:51:00Z" w16du:dateUtc="2026-06-13T21:51:00Z">
        <w:r w:rsidRPr="00B355B9" w:rsidDel="00C250A0">
          <w:rPr>
            <w:rtl/>
          </w:rPr>
          <w:delText xml:space="preserve">استثمار الوقف وتنمية أصوله </w:delText>
        </w:r>
        <w:commentRangeEnd w:id="1017"/>
        <w:r w:rsidR="00490887" w:rsidRPr="00B355B9" w:rsidDel="00C250A0">
          <w:rPr>
            <w:rStyle w:val="CommentReference"/>
            <w:sz w:val="22"/>
            <w:szCs w:val="22"/>
          </w:rPr>
          <w:commentReference w:id="1017"/>
        </w:r>
      </w:del>
    </w:p>
    <w:p w14:paraId="2A3AE4FC" w14:textId="7D9F6042" w:rsidR="00B355B9" w:rsidRPr="00B355B9" w:rsidDel="00C250A0" w:rsidRDefault="00B355B9" w:rsidP="0073102C">
      <w:pPr>
        <w:pStyle w:val="NoSpacing"/>
        <w:numPr>
          <w:ilvl w:val="0"/>
          <w:numId w:val="39"/>
        </w:numPr>
        <w:bidi/>
        <w:jc w:val="both"/>
        <w:rPr>
          <w:del w:id="1019" w:author="Fadwa Alateiqu" w:date="2026-06-14T00:51:00Z" w16du:dateUtc="2026-06-13T21:51:00Z"/>
          <w:rFonts w:ascii="MadaniArabic-Light" w:hAnsi="MadaniArabic-Light" w:cs="MadaniArabic-Light"/>
          <w:sz w:val="20"/>
          <w:szCs w:val="20"/>
        </w:rPr>
      </w:pPr>
      <w:del w:id="1020" w:author="Fadwa Alateiqu" w:date="2026-06-14T00:51:00Z" w16du:dateUtc="2026-06-13T21:51:00Z">
        <w:r w:rsidRPr="00B355B9" w:rsidDel="00C250A0">
          <w:rPr>
            <w:rFonts w:ascii="MadaniArabic-Light" w:hAnsi="MadaniArabic-Light" w:cs="MadaniArabic-Light"/>
            <w:sz w:val="20"/>
            <w:szCs w:val="20"/>
            <w:rtl/>
          </w:rPr>
          <w:delText>استثمار أموال الوقف بما يتوافق مع أحكام الشريعة الإسلامية ودون الإخلال بشرط الواقف والأنظمة ذات الصلة.</w:delText>
        </w:r>
      </w:del>
    </w:p>
    <w:p w14:paraId="24DECFFA" w14:textId="44B1E549" w:rsidR="00B355B9" w:rsidRPr="00B355B9" w:rsidDel="00C250A0" w:rsidRDefault="00B355B9" w:rsidP="0073102C">
      <w:pPr>
        <w:pStyle w:val="NoSpacing"/>
        <w:numPr>
          <w:ilvl w:val="0"/>
          <w:numId w:val="39"/>
        </w:numPr>
        <w:bidi/>
        <w:jc w:val="both"/>
        <w:rPr>
          <w:del w:id="1021" w:author="Fadwa Alateiqu" w:date="2026-06-14T00:51:00Z" w16du:dateUtc="2026-06-13T21:51:00Z"/>
          <w:rFonts w:ascii="MadaniArabic-Light" w:hAnsi="MadaniArabic-Light" w:cs="MadaniArabic-Light"/>
          <w:sz w:val="20"/>
          <w:szCs w:val="20"/>
        </w:rPr>
      </w:pPr>
      <w:del w:id="1022" w:author="Fadwa Alateiqu" w:date="2026-06-14T00:51:00Z" w16du:dateUtc="2026-06-13T21:51:00Z">
        <w:r w:rsidRPr="00B355B9" w:rsidDel="00C250A0">
          <w:rPr>
            <w:rFonts w:ascii="MadaniArabic-Light" w:hAnsi="MadaniArabic-Light" w:cs="MadaniArabic-Light"/>
            <w:sz w:val="20"/>
            <w:szCs w:val="20"/>
            <w:rtl/>
          </w:rPr>
          <w:delText>الالتزام بالأنظمة واللوائح والتعليمات ذات الصلة المعمول بها في المملكة.</w:delText>
        </w:r>
      </w:del>
    </w:p>
    <w:p w14:paraId="543B0B47" w14:textId="1ABDF281" w:rsidR="00B355B9" w:rsidRPr="00B355B9" w:rsidDel="00C250A0" w:rsidRDefault="00B355B9" w:rsidP="0073102C">
      <w:pPr>
        <w:pStyle w:val="NoSpacing"/>
        <w:numPr>
          <w:ilvl w:val="0"/>
          <w:numId w:val="39"/>
        </w:numPr>
        <w:bidi/>
        <w:jc w:val="both"/>
        <w:rPr>
          <w:del w:id="1023" w:author="Fadwa Alateiqu" w:date="2026-06-14T00:51:00Z" w16du:dateUtc="2026-06-13T21:51:00Z"/>
          <w:rFonts w:ascii="MadaniArabic-Light" w:hAnsi="MadaniArabic-Light" w:cs="MadaniArabic-Light"/>
          <w:sz w:val="20"/>
          <w:szCs w:val="20"/>
        </w:rPr>
      </w:pPr>
      <w:del w:id="1024" w:author="Fadwa Alateiqu" w:date="2026-06-14T00:51:00Z" w16du:dateUtc="2026-06-13T21:51:00Z">
        <w:r w:rsidRPr="00B355B9" w:rsidDel="00C250A0">
          <w:rPr>
            <w:rFonts w:ascii="MadaniArabic-Light" w:hAnsi="MadaniArabic-Light" w:cs="MadaniArabic-Light"/>
            <w:sz w:val="20"/>
            <w:szCs w:val="20"/>
            <w:rtl/>
          </w:rPr>
          <w:delText>مراعاة أن يكون الاستثمار في إطار الحد المقبول للمخاطر وأن يكون عائده مجديًا مقارنة بمخاطره، وعدم تعريض الوقف لمخاطر عالية.</w:delText>
        </w:r>
      </w:del>
    </w:p>
    <w:p w14:paraId="52EA9A21" w14:textId="7F918716" w:rsidR="00B355B9" w:rsidRPr="00B355B9" w:rsidDel="00C250A0" w:rsidRDefault="00B355B9" w:rsidP="0073102C">
      <w:pPr>
        <w:pStyle w:val="NoSpacing"/>
        <w:numPr>
          <w:ilvl w:val="0"/>
          <w:numId w:val="39"/>
        </w:numPr>
        <w:bidi/>
        <w:jc w:val="both"/>
        <w:rPr>
          <w:del w:id="1025" w:author="Fadwa Alateiqu" w:date="2026-06-14T00:51:00Z" w16du:dateUtc="2026-06-13T21:51:00Z"/>
          <w:rFonts w:ascii="MadaniArabic-Light" w:hAnsi="MadaniArabic-Light" w:cs="MadaniArabic-Light"/>
          <w:sz w:val="20"/>
          <w:szCs w:val="20"/>
        </w:rPr>
      </w:pPr>
      <w:del w:id="1026" w:author="Fadwa Alateiqu" w:date="2026-06-14T00:51:00Z" w16du:dateUtc="2026-06-13T21:51:00Z">
        <w:r w:rsidRPr="00B355B9" w:rsidDel="00C250A0">
          <w:rPr>
            <w:rFonts w:ascii="MadaniArabic-Light" w:hAnsi="MadaniArabic-Light" w:cs="MadaniArabic-Light"/>
            <w:sz w:val="20"/>
            <w:szCs w:val="20"/>
            <w:rtl/>
          </w:rPr>
          <w:delText>عمارة أصل العقار الموقوف بهدف تنمية عوائد الوقف.</w:delText>
        </w:r>
      </w:del>
    </w:p>
    <w:p w14:paraId="009441B9" w14:textId="2B4A8C8A" w:rsidR="002D6F01" w:rsidRPr="00081615" w:rsidDel="00C250A0" w:rsidRDefault="00B355B9" w:rsidP="00081615">
      <w:pPr>
        <w:pStyle w:val="NoSpacing"/>
        <w:numPr>
          <w:ilvl w:val="0"/>
          <w:numId w:val="39"/>
        </w:numPr>
        <w:bidi/>
        <w:jc w:val="both"/>
        <w:rPr>
          <w:del w:id="1027" w:author="Fadwa Alateiqu" w:date="2026-06-14T00:51:00Z" w16du:dateUtc="2026-06-13T21:51:00Z"/>
          <w:rFonts w:ascii="MadaniArabic-Light" w:hAnsi="MadaniArabic-Light" w:cs="MadaniArabic-Light"/>
          <w:sz w:val="20"/>
          <w:szCs w:val="20"/>
        </w:rPr>
      </w:pPr>
      <w:del w:id="1028" w:author="Fadwa Alateiqu" w:date="2026-06-14T00:51:00Z" w16du:dateUtc="2026-06-13T21:51:00Z">
        <w:r w:rsidRPr="00B355B9" w:rsidDel="00C250A0">
          <w:rPr>
            <w:rFonts w:ascii="MadaniArabic-Light" w:hAnsi="MadaniArabic-Light" w:cs="MadaniArabic-Light"/>
            <w:sz w:val="20"/>
            <w:szCs w:val="20"/>
            <w:rtl/>
          </w:rPr>
          <w:delText>بذل العناية اللازمة في كافة عمليات الاستثمار لضمان استدامة الوقف ونمائه وفق شرط الواقف.</w:delText>
        </w:r>
      </w:del>
    </w:p>
    <w:p w14:paraId="6B48DE82" w14:textId="462CFB3E" w:rsidR="00081615" w:rsidRDefault="00081615" w:rsidP="0073102C">
      <w:pPr>
        <w:pStyle w:val="NoSpacing"/>
        <w:bidi/>
        <w:jc w:val="both"/>
        <w:rPr>
          <w:rFonts w:ascii="MadaniArabic-Light" w:hAnsi="MadaniArabic-Light" w:cs="MadaniArabic-Light"/>
          <w:sz w:val="20"/>
          <w:szCs w:val="20"/>
          <w:rtl/>
        </w:rPr>
      </w:pPr>
    </w:p>
    <w:p w14:paraId="694F4832" w14:textId="040DEABA" w:rsidR="002D6F01" w:rsidRPr="00081615" w:rsidRDefault="00081615" w:rsidP="00081615">
      <w:pPr>
        <w:bidi w:val="0"/>
        <w:rPr>
          <w:rFonts w:eastAsiaTheme="minorEastAsia"/>
          <w:kern w:val="0"/>
          <w14:ligatures w14:val="none"/>
        </w:rPr>
      </w:pPr>
      <w:r>
        <w:rPr>
          <w:rtl/>
        </w:rPr>
        <w:br w:type="page"/>
      </w:r>
    </w:p>
    <w:p w14:paraId="736EC306" w14:textId="6C9AE5BC" w:rsidR="002D6F01" w:rsidRPr="00B355B9" w:rsidRDefault="002D6F01" w:rsidP="0073102C">
      <w:pPr>
        <w:pStyle w:val="Heading1"/>
        <w:jc w:val="both"/>
        <w:rPr>
          <w:rFonts w:ascii="MadaniArabic-Light" w:hAnsi="MadaniArabic-Light" w:cs="MadaniArabic-Light"/>
          <w:sz w:val="20"/>
          <w:szCs w:val="20"/>
          <w:rtl/>
        </w:rPr>
      </w:pPr>
      <w:bookmarkStart w:id="1029" w:name="_Toc232291832"/>
      <w:r>
        <w:rPr>
          <w:rFonts w:ascii="MadaniArabic-Light" w:hAnsi="MadaniArabic-Light" w:cs="MadaniArabic-Light" w:hint="cs"/>
          <w:sz w:val="20"/>
          <w:szCs w:val="20"/>
          <w:rtl/>
        </w:rPr>
        <w:lastRenderedPageBreak/>
        <w:t>آليه التواصل مع المستفيدين</w:t>
      </w:r>
      <w:bookmarkEnd w:id="1029"/>
    </w:p>
    <w:p w14:paraId="6A2A039A" w14:textId="77777777" w:rsidR="002D6F01" w:rsidRPr="00B355B9" w:rsidRDefault="002D6F01" w:rsidP="0073102C">
      <w:pPr>
        <w:pStyle w:val="NoSpacing"/>
        <w:bidi/>
        <w:jc w:val="both"/>
        <w:rPr>
          <w:rFonts w:ascii="MadaniArabic-Light" w:hAnsi="MadaniArabic-Light" w:cs="MadaniArabic-Light"/>
          <w:sz w:val="20"/>
          <w:szCs w:val="20"/>
          <w:rtl/>
        </w:rPr>
      </w:pPr>
    </w:p>
    <w:bookmarkEnd w:id="890"/>
    <w:bookmarkEnd w:id="891"/>
    <w:bookmarkEnd w:id="892"/>
    <w:p w14:paraId="346CFB02" w14:textId="71416FAB" w:rsidR="00490887" w:rsidDel="00C250A0" w:rsidRDefault="00C250A0" w:rsidP="00C250A0">
      <w:pPr>
        <w:jc w:val="both"/>
        <w:rPr>
          <w:ins w:id="1030" w:author="Ahmed Alfarooque" w:date="2026-06-12T15:33:00Z" w16du:dateUtc="2026-06-12T12:33:00Z"/>
          <w:del w:id="1031" w:author="Fadwa Alateiqu" w:date="2026-06-14T00:58:00Z" w16du:dateUtc="2026-06-13T21:58:00Z"/>
          <w:noProof/>
          <w:rtl/>
        </w:rPr>
      </w:pPr>
      <w:ins w:id="1032" w:author="Fadwa Alateiqu" w:date="2026-06-14T00:59:00Z">
        <w:r w:rsidRPr="00C250A0">
          <w:rPr>
            <w:noProof/>
            <w:rtl/>
          </w:rPr>
          <w:t>تهدف هذه الآلية إلى تنظيم قنوات التواصل بين إدارة الوقف والمستفيدين، بما يضمن استقبال الاستفسارات والطلبات والملاحظات ومعالجتها بوضوح وفعالية، وذلك استنادًا إلى الفقرة الخامسة من المادة العاشرة من لائحة تنظيم أعمال النظار</w:t>
        </w:r>
        <w:r w:rsidRPr="00C250A0">
          <w:rPr>
            <w:noProof/>
          </w:rPr>
          <w:t>.</w:t>
        </w:r>
      </w:ins>
      <w:ins w:id="1033" w:author="Fadwa Alateiqu" w:date="2026-06-14T00:59:00Z" w16du:dateUtc="2026-06-13T21:59:00Z">
        <w:r>
          <w:rPr>
            <w:rFonts w:hint="cs"/>
            <w:noProof/>
            <w:rtl/>
          </w:rPr>
          <w:t xml:space="preserve"> </w:t>
        </w:r>
      </w:ins>
      <w:ins w:id="1034" w:author="Ahmed Alfarooque" w:date="2026-06-12T15:33:00Z" w16du:dateUtc="2026-06-12T12:33:00Z">
        <w:del w:id="1035" w:author="Fadwa Alateiqu" w:date="2026-06-14T00:58:00Z" w16du:dateUtc="2026-06-13T21:58:00Z">
          <w:r w:rsidR="00490887" w:rsidDel="00C250A0">
            <w:rPr>
              <w:rFonts w:hint="cs"/>
              <w:noProof/>
              <w:rtl/>
            </w:rPr>
            <w:delText xml:space="preserve">مفدمة حلوه </w:delText>
          </w:r>
          <w:r w:rsidR="00490887" w:rsidDel="00C250A0">
            <w:rPr>
              <w:noProof/>
              <w:rtl/>
            </w:rPr>
            <w:delText>–</w:delText>
          </w:r>
          <w:r w:rsidR="00490887" w:rsidDel="00C250A0">
            <w:rPr>
              <w:rFonts w:hint="cs"/>
              <w:noProof/>
              <w:rtl/>
            </w:rPr>
            <w:delText xml:space="preserve"> ،،،،،، </w:delText>
          </w:r>
        </w:del>
      </w:ins>
    </w:p>
    <w:p w14:paraId="6802B98B" w14:textId="5DC10BF0" w:rsidR="002D6F01" w:rsidRDefault="00C250A0" w:rsidP="0073102C">
      <w:pPr>
        <w:jc w:val="both"/>
        <w:rPr>
          <w:noProof/>
          <w:rtl/>
        </w:rPr>
      </w:pPr>
      <w:ins w:id="1036" w:author="Fadwa Alateiqu" w:date="2026-06-14T00:59:00Z" w16du:dateUtc="2026-06-13T21:59:00Z">
        <w:r>
          <w:rPr>
            <w:rFonts w:hint="cs"/>
            <w:noProof/>
            <w:rtl/>
          </w:rPr>
          <w:t>و</w:t>
        </w:r>
      </w:ins>
      <w:r w:rsidR="002D6F01" w:rsidRPr="002D6F01">
        <w:rPr>
          <w:noProof/>
          <w:rtl/>
        </w:rPr>
        <w:t xml:space="preserve">حرصًا على استكمال بيانات المستفيدين والتحقق من استحقاقهم وفقًا لشرط الواقف، </w:t>
      </w:r>
      <w:r w:rsidR="002D6F01" w:rsidRPr="0073102C">
        <w:rPr>
          <w:b/>
          <w:bCs/>
          <w:noProof/>
          <w:rtl/>
        </w:rPr>
        <w:t xml:space="preserve">يُطلب من جميع المستفيدين الدخول إلى منصة الهيئة العامة للأوقاف </w:t>
      </w:r>
      <w:r w:rsidR="002D6F01" w:rsidRPr="002D6F01">
        <w:rPr>
          <w:noProof/>
          <w:rtl/>
        </w:rPr>
        <w:t>عبر الرابط التالي</w:t>
      </w:r>
      <w:r w:rsidR="002D6F01" w:rsidRPr="002D6F01">
        <w:rPr>
          <w:noProof/>
        </w:rPr>
        <w:t>:</w:t>
      </w:r>
      <w:r w:rsidR="002D6F01">
        <w:rPr>
          <w:rFonts w:hint="cs"/>
          <w:noProof/>
          <w:rtl/>
        </w:rPr>
        <w:t xml:space="preserve"> </w:t>
      </w:r>
    </w:p>
    <w:p w14:paraId="6B0D460B" w14:textId="039C3635" w:rsidR="002D6F01" w:rsidRDefault="002D6F01" w:rsidP="0073102C">
      <w:pPr>
        <w:jc w:val="both"/>
        <w:rPr>
          <w:ins w:id="1037" w:author="Ahmed Alfarooque" w:date="2026-06-12T15:33:00Z" w16du:dateUtc="2026-06-12T12:33:00Z"/>
          <w:noProof/>
          <w:rtl/>
        </w:rPr>
      </w:pPr>
      <w:hyperlink r:id="rId16" w:history="1">
        <w:r w:rsidRPr="00376426">
          <w:rPr>
            <w:rStyle w:val="Hyperlink"/>
            <w:noProof/>
          </w:rPr>
          <w:t>https://digital.awqaf.gov.sa/dashboard</w:t>
        </w:r>
      </w:hyperlink>
      <w:r>
        <w:rPr>
          <w:rFonts w:hint="cs"/>
          <w:noProof/>
          <w:rtl/>
        </w:rPr>
        <w:t xml:space="preserve"> </w:t>
      </w:r>
    </w:p>
    <w:p w14:paraId="1C7F219E" w14:textId="5FEC4059" w:rsidR="00D84462" w:rsidRDefault="00C250A0" w:rsidP="00C250A0">
      <w:pPr>
        <w:jc w:val="both"/>
        <w:rPr>
          <w:ins w:id="1038" w:author="Fadwa Alateiqu" w:date="2026-06-14T01:05:00Z" w16du:dateUtc="2026-06-13T22:05:00Z"/>
          <w:noProof/>
          <w:rtl/>
        </w:rPr>
      </w:pPr>
      <w:ins w:id="1039" w:author="Fadwa Alateiqu" w:date="2026-06-14T00:59:00Z">
        <w:r w:rsidRPr="00C250A0">
          <w:rPr>
            <w:noProof/>
            <w:rtl/>
          </w:rPr>
          <w:t>ومن خلال المنصة، يُرجى استكمال جميع البيانات المطلوبة والتأكد من صحة المعلومات المسجلة وتحديثها عند الحاجة، بما في ذلك على سبيل المثال لا الحصر: الاسم، رقم الهوية، رقم الجوال، البريد الإلكتروني، العنوان الوطني، والمعلومات البنكية</w:t>
        </w:r>
      </w:ins>
      <w:ins w:id="1040" w:author="Fadwa Alateiqu" w:date="2026-06-14T01:05:00Z" w16du:dateUtc="2026-06-13T22:05:00Z">
        <w:r w:rsidR="00D84462">
          <w:rPr>
            <w:rFonts w:hint="cs"/>
            <w:noProof/>
            <w:rtl/>
          </w:rPr>
          <w:t xml:space="preserve"> وذلك على النحو التالي: </w:t>
        </w:r>
      </w:ins>
    </w:p>
    <w:p w14:paraId="02134AF9" w14:textId="519C3DE6" w:rsidR="00FA0055" w:rsidRDefault="00D84462" w:rsidP="00FA0055">
      <w:pPr>
        <w:rPr>
          <w:ins w:id="1041" w:author="Fadwa Alateiqu" w:date="2026-06-14T01:12:00Z" w16du:dateUtc="2026-06-13T22:12:00Z"/>
          <w:noProof/>
          <w:rtl/>
        </w:rPr>
      </w:pPr>
      <w:ins w:id="1042" w:author="Fadwa Alateiqu" w:date="2026-06-14T01:05:00Z">
        <w:r w:rsidRPr="00D84462">
          <w:rPr>
            <w:noProof/>
            <w:rtl/>
          </w:rPr>
          <w:t>خطوة 1: الدخول إلى منصة الهيئة العامة للأوقاف</w:t>
        </w:r>
        <w:r w:rsidRPr="00D84462">
          <w:rPr>
            <w:noProof/>
          </w:rPr>
          <w:t>.</w:t>
        </w:r>
        <w:r w:rsidRPr="00D84462">
          <w:rPr>
            <w:noProof/>
          </w:rPr>
          <w:br/>
        </w:r>
        <w:r w:rsidRPr="00D84462">
          <w:rPr>
            <w:noProof/>
            <w:rtl/>
          </w:rPr>
          <w:t>خطوة 2: تعبئة أو تحديث بيانات المستفيد</w:t>
        </w:r>
        <w:r w:rsidRPr="00D84462">
          <w:rPr>
            <w:noProof/>
          </w:rPr>
          <w:t>.</w:t>
        </w:r>
        <w:r w:rsidRPr="00D84462">
          <w:rPr>
            <w:noProof/>
          </w:rPr>
          <w:br/>
        </w:r>
        <w:r w:rsidRPr="00D84462">
          <w:rPr>
            <w:noProof/>
            <w:rtl/>
          </w:rPr>
          <w:t>خطوة 3: التأكد من صحة البيانات وإرسالها عبر المنصة</w:t>
        </w:r>
      </w:ins>
    </w:p>
    <w:p w14:paraId="2377FCAD" w14:textId="3071E7AB" w:rsidR="00490887" w:rsidDel="00C250A0" w:rsidRDefault="00490887" w:rsidP="00FA0055">
      <w:pPr>
        <w:jc w:val="both"/>
        <w:rPr>
          <w:ins w:id="1043" w:author="Ahmed Alfarooque" w:date="2026-06-12T15:33:00Z" w16du:dateUtc="2026-06-12T12:33:00Z"/>
          <w:del w:id="1044" w:author="Fadwa Alateiqu" w:date="2026-06-14T00:59:00Z" w16du:dateUtc="2026-06-13T21:59:00Z"/>
          <w:noProof/>
          <w:rtl/>
        </w:rPr>
      </w:pPr>
      <w:ins w:id="1045" w:author="Ahmed Alfarooque" w:date="2026-06-12T15:33:00Z" w16du:dateUtc="2026-06-12T12:33:00Z">
        <w:del w:id="1046" w:author="Fadwa Alateiqu" w:date="2026-06-14T00:59:00Z" w16du:dateUtc="2026-06-13T21:59:00Z">
          <w:r w:rsidDel="00C250A0">
            <w:rPr>
              <w:rFonts w:hint="cs"/>
              <w:noProof/>
              <w:rtl/>
            </w:rPr>
            <w:delText xml:space="preserve">ممكن نحط صور من جوه المنصع خطوه ١ </w:delText>
          </w:r>
        </w:del>
      </w:ins>
    </w:p>
    <w:p w14:paraId="0E0496EA" w14:textId="437FB1C4" w:rsidR="00490887" w:rsidDel="00C250A0" w:rsidRDefault="00490887" w:rsidP="00FA0055">
      <w:pPr>
        <w:jc w:val="both"/>
        <w:rPr>
          <w:ins w:id="1047" w:author="Ahmed Alfarooque" w:date="2026-06-12T15:33:00Z" w16du:dateUtc="2026-06-12T12:33:00Z"/>
          <w:del w:id="1048" w:author="Fadwa Alateiqu" w:date="2026-06-14T00:59:00Z" w16du:dateUtc="2026-06-13T21:59:00Z"/>
          <w:noProof/>
          <w:rtl/>
        </w:rPr>
      </w:pPr>
      <w:ins w:id="1049" w:author="Ahmed Alfarooque" w:date="2026-06-12T15:33:00Z" w16du:dateUtc="2026-06-12T12:33:00Z">
        <w:del w:id="1050" w:author="Fadwa Alateiqu" w:date="2026-06-14T00:59:00Z" w16du:dateUtc="2026-06-13T21:59:00Z">
          <w:r w:rsidDel="00C250A0">
            <w:rPr>
              <w:rFonts w:hint="cs"/>
              <w:noProof/>
              <w:rtl/>
            </w:rPr>
            <w:delText xml:space="preserve">خطوه ٢ </w:delText>
          </w:r>
        </w:del>
      </w:ins>
    </w:p>
    <w:p w14:paraId="550A7B1A" w14:textId="101AF912" w:rsidR="00490887" w:rsidDel="00C250A0" w:rsidRDefault="00490887" w:rsidP="00FA0055">
      <w:pPr>
        <w:jc w:val="both"/>
        <w:rPr>
          <w:del w:id="1051" w:author="Fadwa Alateiqu" w:date="2026-06-14T00:59:00Z" w16du:dateUtc="2026-06-13T21:59:00Z"/>
          <w:noProof/>
          <w:rtl/>
        </w:rPr>
      </w:pPr>
      <w:ins w:id="1052" w:author="Ahmed Alfarooque" w:date="2026-06-12T15:33:00Z" w16du:dateUtc="2026-06-12T12:33:00Z">
        <w:del w:id="1053" w:author="Fadwa Alateiqu" w:date="2026-06-14T00:59:00Z" w16du:dateUtc="2026-06-13T21:59:00Z">
          <w:r w:rsidDel="00C250A0">
            <w:rPr>
              <w:rFonts w:hint="cs"/>
              <w:noProof/>
              <w:rtl/>
            </w:rPr>
            <w:delText xml:space="preserve">خطو٣ </w:delText>
          </w:r>
        </w:del>
      </w:ins>
    </w:p>
    <w:p w14:paraId="7622EA7D" w14:textId="1C9D0D94" w:rsidR="002D6F01" w:rsidDel="00D84462" w:rsidRDefault="002D6F01" w:rsidP="00FA0055">
      <w:pPr>
        <w:jc w:val="both"/>
        <w:rPr>
          <w:del w:id="1054" w:author="Fadwa Alateiqu" w:date="2026-06-14T01:05:00Z" w16du:dateUtc="2026-06-13T22:05:00Z"/>
          <w:noProof/>
          <w:rtl/>
        </w:rPr>
      </w:pPr>
      <w:del w:id="1055" w:author="Fadwa Alateiqu" w:date="2026-06-14T01:05:00Z" w16du:dateUtc="2026-06-13T22:05:00Z">
        <w:r w:rsidRPr="002D6F01" w:rsidDel="00D84462">
          <w:rPr>
            <w:noProof/>
            <w:rtl/>
          </w:rPr>
          <w:delText>ومن خلال المنصة، يُرجى استكمال البيانات المطلوبة والتأكد من صحة المعلومات المسجلة وتحديثها عند الحاجة</w:delText>
        </w:r>
        <w:r w:rsidRPr="002D6F01" w:rsidDel="00D84462">
          <w:rPr>
            <w:noProof/>
          </w:rPr>
          <w:delText>.</w:delText>
        </w:r>
      </w:del>
    </w:p>
    <w:p w14:paraId="7175F699" w14:textId="77777777" w:rsidR="00D84462" w:rsidRDefault="002D6F01" w:rsidP="00FA0055">
      <w:pPr>
        <w:jc w:val="both"/>
        <w:rPr>
          <w:ins w:id="1056" w:author="Fadwa Alateiqu" w:date="2026-06-14T01:08:00Z" w16du:dateUtc="2026-06-13T22:08:00Z"/>
          <w:noProof/>
          <w:rtl/>
        </w:rPr>
      </w:pPr>
      <w:r w:rsidRPr="002D6F01">
        <w:rPr>
          <w:noProof/>
          <w:rtl/>
        </w:rPr>
        <w:t xml:space="preserve">وبعد إكمال التسجيل أو تحديث البيانات، يُرجى إرسال </w:t>
      </w:r>
      <w:r w:rsidRPr="002D6F01">
        <w:rPr>
          <w:b/>
          <w:bCs/>
          <w:noProof/>
          <w:rtl/>
        </w:rPr>
        <w:t xml:space="preserve">صك حصر </w:t>
      </w:r>
      <w:commentRangeStart w:id="1057"/>
      <w:r w:rsidRPr="002D6F01">
        <w:rPr>
          <w:b/>
          <w:bCs/>
          <w:noProof/>
          <w:rtl/>
        </w:rPr>
        <w:t>الورثة</w:t>
      </w:r>
      <w:r w:rsidRPr="002D6F01">
        <w:rPr>
          <w:noProof/>
          <w:rtl/>
        </w:rPr>
        <w:t xml:space="preserve"> </w:t>
      </w:r>
      <w:del w:id="1058" w:author="Fadwa Alateiqu" w:date="2026-06-14T01:06:00Z" w16du:dateUtc="2026-06-13T22:06:00Z">
        <w:r w:rsidRPr="002D6F01" w:rsidDel="00D84462">
          <w:rPr>
            <w:noProof/>
            <w:rtl/>
          </w:rPr>
          <w:delText>وأي مستندات داعمة</w:delText>
        </w:r>
      </w:del>
      <w:ins w:id="1059" w:author="Fadwa Alateiqu" w:date="2026-06-14T01:06:00Z" w16du:dateUtc="2026-06-13T22:06:00Z">
        <w:r w:rsidR="00D84462">
          <w:rPr>
            <w:rFonts w:hint="cs"/>
            <w:noProof/>
            <w:rtl/>
          </w:rPr>
          <w:t>والهوية الوطنية والعنوان الوطني و</w:t>
        </w:r>
      </w:ins>
      <w:ins w:id="1060" w:author="Fadwa Alateiqu" w:date="2026-06-14T01:07:00Z" w16du:dateUtc="2026-06-13T22:07:00Z">
        <w:r w:rsidR="00D84462">
          <w:rPr>
            <w:rFonts w:hint="cs"/>
            <w:noProof/>
            <w:rtl/>
          </w:rPr>
          <w:t>رقم الايبان التابع للحساب البنكي وأي مستندات داعمة</w:t>
        </w:r>
      </w:ins>
      <w:r w:rsidRPr="002D6F01">
        <w:rPr>
          <w:noProof/>
          <w:rtl/>
        </w:rPr>
        <w:t xml:space="preserve"> أخرى عبر البريد </w:t>
      </w:r>
      <w:commentRangeEnd w:id="1057"/>
      <w:r w:rsidR="0057355F" w:rsidRPr="002D6F01">
        <w:rPr>
          <w:rStyle w:val="CommentReference"/>
          <w:noProof/>
          <w:sz w:val="20"/>
          <w:szCs w:val="20"/>
          <w:rtl/>
        </w:rPr>
        <w:commentReference w:id="1057"/>
      </w:r>
      <w:r w:rsidRPr="002D6F01">
        <w:rPr>
          <w:noProof/>
          <w:rtl/>
        </w:rPr>
        <w:t xml:space="preserve">الإلكتروني </w:t>
      </w:r>
      <w:r w:rsidR="0073102C">
        <w:rPr>
          <w:rFonts w:hint="cs"/>
          <w:noProof/>
          <w:rtl/>
        </w:rPr>
        <w:t>لخدمة العملاء (</w:t>
      </w:r>
      <w:hyperlink r:id="rId17" w:history="1">
        <w:r w:rsidR="0073102C" w:rsidRPr="00376426">
          <w:rPr>
            <w:rStyle w:val="Hyperlink"/>
            <w:noProof/>
          </w:rPr>
          <w:t>ceo@qmulate.ai</w:t>
        </w:r>
      </w:hyperlink>
      <w:r w:rsidR="0073102C">
        <w:rPr>
          <w:rFonts w:hint="cs"/>
          <w:noProof/>
          <w:rtl/>
        </w:rPr>
        <w:t xml:space="preserve"> )</w:t>
      </w:r>
      <w:r w:rsidRPr="002D6F01">
        <w:rPr>
          <w:noProof/>
          <w:rtl/>
        </w:rPr>
        <w:t xml:space="preserve">، </w:t>
      </w:r>
      <w:commentRangeStart w:id="1061"/>
      <w:r w:rsidR="0073102C" w:rsidRPr="0073102C">
        <w:rPr>
          <w:noProof/>
          <w:rtl/>
        </w:rPr>
        <w:t>وذلك لتمكين إدارة الوقف من مراجعة البيانات والتحقق من المستفيدين الذين تنطبق عليهم شروط الاستحقاق الواردة في شرط الواقف، والتأكد من صحة بياناتهم واعتمادها ضمن سجلات الوقف</w:t>
      </w:r>
      <w:r w:rsidR="0073102C" w:rsidRPr="0073102C">
        <w:rPr>
          <w:noProof/>
        </w:rPr>
        <w:t>.</w:t>
      </w:r>
      <w:ins w:id="1062" w:author="Ahmed Alfarooque" w:date="2026-06-12T14:03:00Z" w16du:dateUtc="2026-06-12T11:03:00Z">
        <w:r w:rsidR="0057355F">
          <w:rPr>
            <w:rFonts w:hint="cs"/>
            <w:noProof/>
            <w:rtl/>
          </w:rPr>
          <w:t xml:space="preserve"> </w:t>
        </w:r>
      </w:ins>
    </w:p>
    <w:p w14:paraId="10CE9B83" w14:textId="6FC011EE" w:rsidR="0057355F" w:rsidDel="00FA0055" w:rsidRDefault="00D84462" w:rsidP="00FA0055">
      <w:pPr>
        <w:jc w:val="both"/>
        <w:rPr>
          <w:del w:id="1063" w:author="Fadwa Alateiqu" w:date="2026-06-14T01:12:00Z" w16du:dateUtc="2026-06-13T22:12:00Z"/>
          <w:noProof/>
          <w:rtl/>
        </w:rPr>
      </w:pPr>
      <w:ins w:id="1064" w:author="Fadwa Alateiqu" w:date="2026-06-14T01:08:00Z">
        <w:r w:rsidRPr="00D84462">
          <w:rPr>
            <w:b/>
            <w:bCs/>
            <w:noProof/>
            <w:rtl/>
            <w:rPrChange w:id="1065" w:author="Fadwa Alateiqu" w:date="2026-06-14T01:08:00Z" w16du:dateUtc="2026-06-13T22:08:00Z">
              <w:rPr>
                <w:noProof/>
                <w:rtl/>
              </w:rPr>
            </w:rPrChange>
          </w:rPr>
          <w:t>كما نود التنويه إلى ضرورة استكمال التسجيل في منصة الهيئة العامة للأوقاف وتزويدنا بالمستندات المطلوبة خلال مدة لا تتجاوز شهرًا من تاريخ هذا الإشعار، وذلك لضمان صرف ريع الأوقاف للمستحقين بالشكل الصحيح</w:t>
        </w:r>
        <w:r w:rsidRPr="00D84462">
          <w:rPr>
            <w:b/>
            <w:bCs/>
            <w:noProof/>
            <w:rPrChange w:id="1066" w:author="Fadwa Alateiqu" w:date="2026-06-14T01:08:00Z" w16du:dateUtc="2026-06-13T22:08:00Z">
              <w:rPr>
                <w:noProof/>
              </w:rPr>
            </w:rPrChange>
          </w:rPr>
          <w:t>.</w:t>
        </w:r>
      </w:ins>
      <w:ins w:id="1067" w:author="Fadwa Alateiqu" w:date="2026-06-14T01:08:00Z" w16du:dateUtc="2026-06-13T22:08:00Z">
        <w:r>
          <w:rPr>
            <w:rFonts w:hint="cs"/>
            <w:noProof/>
            <w:rtl/>
          </w:rPr>
          <w:t xml:space="preserve"> </w:t>
        </w:r>
      </w:ins>
      <w:ins w:id="1068" w:author="Ahmed Alfarooque" w:date="2026-06-12T14:03:00Z" w16du:dateUtc="2026-06-12T11:03:00Z">
        <w:del w:id="1069" w:author="Fadwa Alateiqu" w:date="2026-06-14T01:08:00Z" w16du:dateUtc="2026-06-13T22:08:00Z">
          <w:r w:rsidR="0057355F" w:rsidDel="00D84462">
            <w:rPr>
              <w:rFonts w:hint="cs"/>
              <w:noProof/>
              <w:rtl/>
            </w:rPr>
            <w:delText xml:space="preserve">كما نود التنويه على ضرورضه تسليم المشار اليه و استكمال التسجيل لدى نموقع الهيئه بمدة لا تتجاوز ال ١٠ أيام عمل او خليها شهر و نوضح ان ذلك لضمان صرف ريع الأوقاف لالشكل المناسب و بلا بلا </w:delText>
          </w:r>
        </w:del>
      </w:ins>
      <w:commentRangeEnd w:id="1061"/>
      <w:ins w:id="1070" w:author="Ahmed Alfarooque" w:date="2026-06-12T15:34:00Z" w16du:dateUtc="2026-06-12T12:34:00Z">
        <w:del w:id="1071" w:author="Fadwa Alateiqu" w:date="2026-06-14T01:08:00Z" w16du:dateUtc="2026-06-13T22:08:00Z">
          <w:r w:rsidR="00490887" w:rsidDel="00D84462">
            <w:rPr>
              <w:rStyle w:val="CommentReference"/>
              <w:noProof/>
              <w:sz w:val="20"/>
              <w:szCs w:val="20"/>
              <w:rtl/>
            </w:rPr>
            <w:commentReference w:id="1061"/>
          </w:r>
        </w:del>
      </w:ins>
    </w:p>
    <w:p w14:paraId="7DF4F91E" w14:textId="77777777" w:rsidR="00FA0055" w:rsidRDefault="00FA0055" w:rsidP="00D84462">
      <w:pPr>
        <w:jc w:val="both"/>
        <w:rPr>
          <w:ins w:id="1072" w:author="Fadwa Alateiqu" w:date="2026-06-14T01:12:00Z" w16du:dateUtc="2026-06-13T22:12:00Z"/>
          <w:noProof/>
          <w:rtl/>
        </w:rPr>
      </w:pPr>
    </w:p>
    <w:p w14:paraId="240B1558" w14:textId="77777777" w:rsidR="0057355F" w:rsidDel="00FA0055" w:rsidRDefault="0057355F">
      <w:pPr>
        <w:bidi w:val="0"/>
        <w:rPr>
          <w:ins w:id="1073" w:author="Ahmed Alfarooque" w:date="2026-06-12T14:03:00Z" w16du:dateUtc="2026-06-12T11:03:00Z"/>
          <w:del w:id="1074" w:author="Fadwa Alateiqu" w:date="2026-06-14T01:12:00Z" w16du:dateUtc="2026-06-13T22:12:00Z"/>
          <w:noProof/>
          <w:rtl/>
        </w:rPr>
      </w:pPr>
      <w:ins w:id="1075" w:author="Ahmed Alfarooque" w:date="2026-06-12T14:03:00Z" w16du:dateUtc="2026-06-12T11:03:00Z">
        <w:del w:id="1076" w:author="Fadwa Alateiqu" w:date="2026-06-14T01:12:00Z" w16du:dateUtc="2026-06-13T22:12:00Z">
          <w:r w:rsidDel="00FA0055">
            <w:rPr>
              <w:noProof/>
              <w:rtl/>
            </w:rPr>
            <w:br w:type="page"/>
          </w:r>
        </w:del>
      </w:ins>
    </w:p>
    <w:p w14:paraId="3D9A4F46" w14:textId="77777777" w:rsidR="002D6F01" w:rsidDel="00FA0055" w:rsidRDefault="002D6F01" w:rsidP="0073102C">
      <w:pPr>
        <w:jc w:val="both"/>
        <w:rPr>
          <w:del w:id="1077" w:author="Fadwa Alateiqu" w:date="2026-06-14T01:12:00Z" w16du:dateUtc="2026-06-13T22:12:00Z"/>
          <w:noProof/>
          <w:rtl/>
        </w:rPr>
      </w:pPr>
    </w:p>
    <w:p w14:paraId="0D17B28A" w14:textId="1B1240B9" w:rsidR="0073102C" w:rsidRDefault="0073102C" w:rsidP="00FA0055">
      <w:pPr>
        <w:jc w:val="both"/>
        <w:rPr>
          <w:noProof/>
          <w:rtl/>
        </w:rPr>
      </w:pPr>
      <w:r w:rsidRPr="0073102C">
        <w:rPr>
          <w:noProof/>
          <w:rtl/>
        </w:rPr>
        <w:t>وفي حال وجود مستفيدين آخرين تنطبق عليهم شروط الواقف، يُرجى تزويدنا برقم الهاتف أو البريد الإلكتروني الخاص بهم، وذلك لتمكين إدارة الوقف من التواصل معهم واستكمال إجراءات التحقق من بياناتهم واستحقاقهم</w:t>
      </w:r>
      <w:r w:rsidRPr="0073102C">
        <w:rPr>
          <w:noProof/>
        </w:rPr>
        <w:t>.</w:t>
      </w:r>
    </w:p>
    <w:p w14:paraId="79A270E8" w14:textId="77777777" w:rsidR="00B241FF" w:rsidRDefault="0073102C" w:rsidP="0073102C">
      <w:pPr>
        <w:jc w:val="both"/>
        <w:rPr>
          <w:ins w:id="1078" w:author="Medlink" w:date="2026-06-14T16:22:00Z" w16du:dateUtc="2026-06-14T13:22:00Z"/>
          <w:noProof/>
        </w:rPr>
      </w:pPr>
      <w:r w:rsidRPr="0073102C">
        <w:rPr>
          <w:noProof/>
          <w:rtl/>
        </w:rPr>
        <w:t>وتهدف هذه الإجراءات إلى بناء سجل محدث ودقيق للمستفيدين، وضمان وصول منافع الوقف إلى المستحقين وفقًا لشرط الواقف والأنظمة ذات العلاقة</w:t>
      </w:r>
    </w:p>
    <w:p w14:paraId="4AF103B9" w14:textId="43DC6884" w:rsidR="0073102C" w:rsidRDefault="0073102C" w:rsidP="0073102C">
      <w:pPr>
        <w:jc w:val="both"/>
        <w:rPr>
          <w:noProof/>
          <w:rtl/>
        </w:rPr>
      </w:pPr>
      <w:r w:rsidRPr="0073102C">
        <w:rPr>
          <w:noProof/>
        </w:rPr>
        <w:t>.</w:t>
      </w:r>
    </w:p>
    <w:p w14:paraId="07D1501B" w14:textId="77777777" w:rsidR="00081615" w:rsidRDefault="00081615" w:rsidP="0073102C">
      <w:pPr>
        <w:jc w:val="both"/>
        <w:rPr>
          <w:noProof/>
          <w:rtl/>
        </w:rPr>
      </w:pPr>
    </w:p>
    <w:p w14:paraId="24A8FE19" w14:textId="77777777" w:rsidR="00081615" w:rsidRDefault="00081615" w:rsidP="0073102C">
      <w:pPr>
        <w:jc w:val="both"/>
        <w:rPr>
          <w:noProof/>
          <w:rtl/>
        </w:rPr>
      </w:pPr>
    </w:p>
    <w:p w14:paraId="53DA8462" w14:textId="77777777" w:rsidR="00081615" w:rsidRDefault="00081615" w:rsidP="0073102C">
      <w:pPr>
        <w:jc w:val="both"/>
        <w:rPr>
          <w:noProof/>
          <w:rtl/>
        </w:rPr>
      </w:pPr>
    </w:p>
    <w:p w14:paraId="75E454EB" w14:textId="77777777" w:rsidR="00081615" w:rsidRDefault="00081615" w:rsidP="0073102C">
      <w:pPr>
        <w:jc w:val="both"/>
        <w:rPr>
          <w:noProof/>
          <w:rtl/>
        </w:rPr>
      </w:pPr>
    </w:p>
    <w:p w14:paraId="28D6116C" w14:textId="77777777" w:rsidR="00081615" w:rsidRDefault="00081615" w:rsidP="0073102C">
      <w:pPr>
        <w:jc w:val="both"/>
        <w:rPr>
          <w:noProof/>
          <w:rtl/>
        </w:rPr>
      </w:pPr>
    </w:p>
    <w:p w14:paraId="4D5BB184" w14:textId="77777777" w:rsidR="00081615" w:rsidDel="00FA0055" w:rsidRDefault="00081615" w:rsidP="0073102C">
      <w:pPr>
        <w:jc w:val="both"/>
        <w:rPr>
          <w:del w:id="1079" w:author="Fadwa Alateiqu" w:date="2026-06-14T01:12:00Z" w16du:dateUtc="2026-06-13T22:12:00Z"/>
          <w:noProof/>
          <w:rtl/>
        </w:rPr>
      </w:pPr>
    </w:p>
    <w:p w14:paraId="420D68D0" w14:textId="77777777" w:rsidR="00081615" w:rsidDel="00FA0055" w:rsidRDefault="00081615" w:rsidP="0073102C">
      <w:pPr>
        <w:jc w:val="both"/>
        <w:rPr>
          <w:del w:id="1080" w:author="Fadwa Alateiqu" w:date="2026-06-14T01:12:00Z" w16du:dateUtc="2026-06-13T22:12:00Z"/>
          <w:noProof/>
          <w:rtl/>
        </w:rPr>
      </w:pPr>
    </w:p>
    <w:p w14:paraId="37BF322E" w14:textId="77777777" w:rsidR="00081615" w:rsidDel="00FA0055" w:rsidRDefault="00081615" w:rsidP="0073102C">
      <w:pPr>
        <w:jc w:val="both"/>
        <w:rPr>
          <w:del w:id="1081" w:author="Fadwa Alateiqu" w:date="2026-06-14T01:12:00Z" w16du:dateUtc="2026-06-13T22:12:00Z"/>
          <w:noProof/>
          <w:rtl/>
        </w:rPr>
      </w:pPr>
    </w:p>
    <w:p w14:paraId="49A896B0" w14:textId="77777777" w:rsidR="00081615" w:rsidDel="00FA0055" w:rsidRDefault="00081615" w:rsidP="0073102C">
      <w:pPr>
        <w:jc w:val="both"/>
        <w:rPr>
          <w:del w:id="1082" w:author="Fadwa Alateiqu" w:date="2026-06-14T01:12:00Z" w16du:dateUtc="2026-06-13T22:12:00Z"/>
          <w:noProof/>
          <w:rtl/>
        </w:rPr>
      </w:pPr>
    </w:p>
    <w:p w14:paraId="23D7A4B2" w14:textId="77777777" w:rsidR="00081615" w:rsidDel="00FA0055" w:rsidRDefault="00081615" w:rsidP="0073102C">
      <w:pPr>
        <w:jc w:val="both"/>
        <w:rPr>
          <w:del w:id="1083" w:author="Fadwa Alateiqu" w:date="2026-06-14T01:12:00Z" w16du:dateUtc="2026-06-13T22:12:00Z"/>
          <w:noProof/>
          <w:rtl/>
        </w:rPr>
      </w:pPr>
    </w:p>
    <w:p w14:paraId="3D0BAC1E" w14:textId="77777777" w:rsidR="00081615" w:rsidDel="00FA0055" w:rsidRDefault="00081615" w:rsidP="0073102C">
      <w:pPr>
        <w:jc w:val="both"/>
        <w:rPr>
          <w:del w:id="1084" w:author="Fadwa Alateiqu" w:date="2026-06-14T01:12:00Z" w16du:dateUtc="2026-06-13T22:12:00Z"/>
          <w:noProof/>
          <w:rtl/>
        </w:rPr>
      </w:pPr>
    </w:p>
    <w:p w14:paraId="3645E5B5" w14:textId="77777777" w:rsidR="00081615" w:rsidRDefault="00081615" w:rsidP="0073102C">
      <w:pPr>
        <w:jc w:val="both"/>
        <w:rPr>
          <w:noProof/>
          <w:rtl/>
        </w:rPr>
      </w:pPr>
    </w:p>
    <w:p w14:paraId="15F4B6A4" w14:textId="77777777" w:rsidR="00081615" w:rsidRDefault="00081615" w:rsidP="0073102C">
      <w:pPr>
        <w:jc w:val="both"/>
        <w:rPr>
          <w:noProof/>
          <w:rtl/>
        </w:rPr>
      </w:pPr>
    </w:p>
    <w:p w14:paraId="28902C5B" w14:textId="08D6D879" w:rsidR="000A61E1" w:rsidRPr="00B355B9" w:rsidRDefault="0073102C" w:rsidP="0073102C">
      <w:pPr>
        <w:pStyle w:val="Heading1"/>
        <w:jc w:val="both"/>
        <w:rPr>
          <w:rFonts w:ascii="MadaniArabic-Light" w:hAnsi="MadaniArabic-Light" w:cs="MadaniArabic-Light"/>
          <w:sz w:val="20"/>
          <w:szCs w:val="20"/>
          <w:rtl/>
        </w:rPr>
      </w:pPr>
      <w:bookmarkStart w:id="1085" w:name="_Toc232291833"/>
      <w:commentRangeStart w:id="1086"/>
      <w:r>
        <w:rPr>
          <w:rFonts w:ascii="MadaniArabic-Light" w:hAnsi="MadaniArabic-Light" w:cs="MadaniArabic-Light" w:hint="cs"/>
          <w:sz w:val="20"/>
          <w:szCs w:val="20"/>
          <w:rtl/>
        </w:rPr>
        <w:t>المرفقات</w:t>
      </w:r>
      <w:bookmarkEnd w:id="1085"/>
      <w:commentRangeEnd w:id="1086"/>
      <w:r w:rsidR="0057355F" w:rsidRPr="00B355B9">
        <w:rPr>
          <w:rStyle w:val="CommentReference"/>
          <w:rFonts w:ascii="MadaniArabic-Light" w:hAnsi="MadaniArabic-Light" w:cs="MadaniArabic-Light"/>
          <w:sz w:val="20"/>
          <w:szCs w:val="20"/>
          <w:rtl/>
        </w:rPr>
        <w:commentReference w:id="1086"/>
      </w:r>
    </w:p>
    <w:p w14:paraId="61F1F0E9" w14:textId="3CC66F28" w:rsidR="000013E2" w:rsidRDefault="0073102C" w:rsidP="0073102C">
      <w:pPr>
        <w:pStyle w:val="Heading2"/>
        <w:jc w:val="both"/>
        <w:rPr>
          <w:rFonts w:ascii="MadaniArabic-Light" w:hAnsi="MadaniArabic-Light" w:cs="MadaniArabic-Light"/>
          <w:rtl/>
        </w:rPr>
      </w:pPr>
      <w:bookmarkStart w:id="1087" w:name="_Toc232291834"/>
      <w:r>
        <w:rPr>
          <w:rFonts w:ascii="MadaniArabic-Light" w:hAnsi="MadaniArabic-Light" w:cs="MadaniArabic-Light" w:hint="cs"/>
          <w:rtl/>
        </w:rPr>
        <w:t>الشهادات الوقفية</w:t>
      </w:r>
      <w:bookmarkEnd w:id="1087"/>
    </w:p>
    <w:p w14:paraId="2B8C1D6E" w14:textId="77777777" w:rsidR="0073102C" w:rsidRPr="0073102C" w:rsidRDefault="0073102C" w:rsidP="0073102C">
      <w:pPr>
        <w:jc w:val="both"/>
        <w:rPr>
          <w:rtl/>
        </w:rPr>
      </w:pPr>
    </w:p>
    <w:p w14:paraId="44CC784E" w14:textId="429F95AD" w:rsidR="0073102C" w:rsidRDefault="0073102C" w:rsidP="0073102C">
      <w:pPr>
        <w:jc w:val="both"/>
        <w:rPr>
          <w:rtl/>
        </w:rPr>
      </w:pPr>
      <w:r w:rsidRPr="0073102C">
        <w:rPr>
          <w:noProof/>
          <w:rtl/>
        </w:rPr>
        <w:drawing>
          <wp:inline distT="0" distB="0" distL="0" distR="0" wp14:anchorId="7F3DE549" wp14:editId="75143788">
            <wp:extent cx="3594711" cy="2533196"/>
            <wp:effectExtent l="0" t="0" r="0" b="0"/>
            <wp:docPr id="35590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908859" name=""/>
                    <pic:cNvPicPr/>
                  </pic:nvPicPr>
                  <pic:blipFill>
                    <a:blip r:embed="rId18"/>
                    <a:stretch>
                      <a:fillRect/>
                    </a:stretch>
                  </pic:blipFill>
                  <pic:spPr>
                    <a:xfrm>
                      <a:off x="0" y="0"/>
                      <a:ext cx="3602110" cy="2538410"/>
                    </a:xfrm>
                    <a:prstGeom prst="rect">
                      <a:avLst/>
                    </a:prstGeom>
                  </pic:spPr>
                </pic:pic>
              </a:graphicData>
            </a:graphic>
          </wp:inline>
        </w:drawing>
      </w:r>
    </w:p>
    <w:p w14:paraId="1039716B" w14:textId="77777777" w:rsidR="0073102C" w:rsidRDefault="0073102C" w:rsidP="0073102C">
      <w:pPr>
        <w:jc w:val="both"/>
        <w:rPr>
          <w:rtl/>
        </w:rPr>
      </w:pPr>
    </w:p>
    <w:p w14:paraId="001676CC" w14:textId="2BC3E5FB" w:rsidR="0073102C" w:rsidRPr="0073102C" w:rsidRDefault="00975855" w:rsidP="0073102C">
      <w:pPr>
        <w:jc w:val="both"/>
        <w:rPr>
          <w:rtl/>
        </w:rPr>
      </w:pPr>
      <w:r w:rsidRPr="00975855">
        <w:rPr>
          <w:noProof/>
          <w:rtl/>
        </w:rPr>
        <w:lastRenderedPageBreak/>
        <w:drawing>
          <wp:inline distT="0" distB="0" distL="0" distR="0" wp14:anchorId="155A8D20" wp14:editId="685A1725">
            <wp:extent cx="5943600" cy="4178935"/>
            <wp:effectExtent l="0" t="0" r="0" b="0"/>
            <wp:docPr id="1415304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304209" name=""/>
                    <pic:cNvPicPr/>
                  </pic:nvPicPr>
                  <pic:blipFill>
                    <a:blip r:embed="rId19"/>
                    <a:stretch>
                      <a:fillRect/>
                    </a:stretch>
                  </pic:blipFill>
                  <pic:spPr>
                    <a:xfrm>
                      <a:off x="0" y="0"/>
                      <a:ext cx="5943600" cy="4178935"/>
                    </a:xfrm>
                    <a:prstGeom prst="rect">
                      <a:avLst/>
                    </a:prstGeom>
                  </pic:spPr>
                </pic:pic>
              </a:graphicData>
            </a:graphic>
          </wp:inline>
        </w:drawing>
      </w:r>
    </w:p>
    <w:p w14:paraId="005EC864" w14:textId="335AFE26" w:rsidR="008F6451" w:rsidRDefault="00FE7A53" w:rsidP="0073102C">
      <w:pPr>
        <w:ind w:left="432"/>
        <w:jc w:val="both"/>
        <w:rPr>
          <w:noProof/>
          <w:rtl/>
        </w:rPr>
      </w:pPr>
      <w:r w:rsidRPr="00B355B9">
        <w:rPr>
          <w:noProof/>
        </w:rPr>
        <mc:AlternateContent>
          <mc:Choice Requires="wps">
            <w:drawing>
              <wp:anchor distT="0" distB="0" distL="114300" distR="114300" simplePos="0" relativeHeight="251658252" behindDoc="0" locked="0" layoutInCell="1" allowOverlap="1" wp14:anchorId="30CE170F" wp14:editId="03A02FEB">
                <wp:simplePos x="0" y="0"/>
                <wp:positionH relativeFrom="column">
                  <wp:posOffset>2493010</wp:posOffset>
                </wp:positionH>
                <wp:positionV relativeFrom="paragraph">
                  <wp:posOffset>7181850</wp:posOffset>
                </wp:positionV>
                <wp:extent cx="1432560" cy="45085"/>
                <wp:effectExtent l="0" t="0" r="0" b="0"/>
                <wp:wrapNone/>
                <wp:docPr id="304250978" name="Rectangle 5"/>
                <wp:cNvGraphicFramePr/>
                <a:graphic xmlns:a="http://schemas.openxmlformats.org/drawingml/2006/main">
                  <a:graphicData uri="http://schemas.microsoft.com/office/word/2010/wordprocessingShape">
                    <wps:wsp>
                      <wps:cNvSpPr/>
                      <wps:spPr>
                        <a:xfrm flipV="1">
                          <a:off x="0" y="0"/>
                          <a:ext cx="1432560" cy="45085"/>
                        </a:xfrm>
                        <a:prstGeom prst="rect">
                          <a:avLst/>
                        </a:prstGeom>
                        <a:solidFill>
                          <a:srgbClr val="68EE01"/>
                        </a:solidFill>
                        <a:ln w="19050" cap="flat" cmpd="sng" algn="ctr">
                          <a:noFill/>
                          <a:prstDash val="solid"/>
                          <a:miter lim="800000"/>
                        </a:ln>
                        <a:effectLst/>
                      </wps:spPr>
                      <wps:bodyPr rtlCol="0" anchor="ctr"/>
                    </wps:wsp>
                  </a:graphicData>
                </a:graphic>
                <wp14:sizeRelH relativeFrom="margin">
                  <wp14:pctWidth>0</wp14:pctWidth>
                </wp14:sizeRelH>
                <wp14:sizeRelV relativeFrom="margin">
                  <wp14:pctHeight>0</wp14:pctHeight>
                </wp14:sizeRelV>
              </wp:anchor>
            </w:drawing>
          </mc:Choice>
          <mc:Fallback xmlns="">
            <w:pict>
              <v:rect w14:anchorId="065CA87D" id="Rectangle 5" o:spid="_x0000_s1026" style="position:absolute;margin-left:196.3pt;margin-top:565.5pt;width:112.8pt;height:3.55pt;flip:y;z-index:2516582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" fillcolor="#68ee01" stroked="f" strokeweight="1.5pt"/>
            </w:pict>
          </mc:Fallback>
        </mc:AlternateContent>
      </w:r>
    </w:p>
    <w:p w14:paraId="30AFB8D1" w14:textId="77777777" w:rsidR="00081615" w:rsidRDefault="00081615" w:rsidP="0073102C">
      <w:pPr>
        <w:ind w:left="432"/>
        <w:jc w:val="both"/>
        <w:rPr>
          <w:noProof/>
          <w:rtl/>
        </w:rPr>
      </w:pPr>
    </w:p>
    <w:p w14:paraId="684FFA1A" w14:textId="77777777" w:rsidR="00081615" w:rsidRDefault="00081615" w:rsidP="0073102C">
      <w:pPr>
        <w:ind w:left="432"/>
        <w:jc w:val="both"/>
        <w:rPr>
          <w:noProof/>
          <w:rtl/>
        </w:rPr>
      </w:pPr>
    </w:p>
    <w:p w14:paraId="69E0B5C5" w14:textId="77777777" w:rsidR="00081615" w:rsidRPr="00B355B9" w:rsidRDefault="00081615" w:rsidP="0073102C">
      <w:pPr>
        <w:ind w:left="432"/>
        <w:jc w:val="both"/>
      </w:pPr>
    </w:p>
    <w:sectPr w:rsidR="00081615" w:rsidRPr="00B355B9" w:rsidSect="003876A2">
      <w:headerReference w:type="default" r:id="rId20"/>
      <w:footerReference w:type="even" r:id="rId21"/>
      <w:headerReference w:type="first" r:id="rId22"/>
      <w:pgSz w:w="12240" w:h="15840"/>
      <w:pgMar w:top="1440" w:right="1440" w:bottom="1440" w:left="1440" w:header="0" w:footer="0" w:gutter="0"/>
      <w:pgNumType w:start="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828" w:author="Ahmed Alfarooque" w:date="2026-06-12T14:05:00Z" w:initials="ALF">
    <w:p w14:paraId="6151472E" w14:textId="77777777" w:rsidR="002868EA" w:rsidRDefault="002868EA" w:rsidP="002868EA">
      <w:pPr>
        <w:bidi w:val="0"/>
      </w:pPr>
      <w:r>
        <w:rPr>
          <w:rStyle w:val="CommentReference"/>
        </w:rPr>
        <w:annotationRef/>
      </w:r>
      <w:r>
        <w:t xml:space="preserve">Ask Lana- + most to confirm </w:t>
      </w:r>
    </w:p>
  </w:comment>
  <w:comment w:id="848" w:author="Ahmed Alfarooque" w:date="2026-06-12T14:07:00Z" w:initials="ALF">
    <w:p w14:paraId="7D310068" w14:textId="77777777" w:rsidR="002868EA" w:rsidRDefault="002868EA" w:rsidP="002868EA">
      <w:pPr>
        <w:bidi w:val="0"/>
      </w:pPr>
      <w:r>
        <w:rPr>
          <w:rStyle w:val="CommentReference"/>
        </w:rPr>
        <w:annotationRef/>
      </w:r>
      <w:r>
        <w:rPr>
          <w:rtl/>
        </w:rPr>
        <w:t>ما</w:t>
      </w:r>
      <w:r>
        <w:t xml:space="preserve"> </w:t>
      </w:r>
      <w:r>
        <w:rPr>
          <w:rtl/>
        </w:rPr>
        <w:t>نبغا</w:t>
      </w:r>
      <w:r>
        <w:t xml:space="preserve"> </w:t>
      </w:r>
      <w:r>
        <w:rPr>
          <w:rtl/>
        </w:rPr>
        <w:t>نشير</w:t>
      </w:r>
      <w:r>
        <w:t xml:space="preserve"> </w:t>
      </w:r>
      <w:r>
        <w:rPr>
          <w:rtl/>
        </w:rPr>
        <w:t>الى</w:t>
      </w:r>
      <w:r>
        <w:t xml:space="preserve"> </w:t>
      </w:r>
      <w:r>
        <w:rPr>
          <w:rtl/>
        </w:rPr>
        <w:t>اطراف</w:t>
      </w:r>
      <w:r>
        <w:t xml:space="preserve"> </w:t>
      </w:r>
      <w:r>
        <w:rPr>
          <w:rtl/>
        </w:rPr>
        <w:t>اول</w:t>
      </w:r>
      <w:r>
        <w:t xml:space="preserve">  </w:t>
      </w:r>
      <w:r>
        <w:rPr>
          <w:rtl/>
        </w:rPr>
        <w:t>وث</w:t>
      </w:r>
      <w:r>
        <w:t xml:space="preserve"> </w:t>
      </w:r>
      <w:r>
        <w:rPr>
          <w:rtl/>
        </w:rPr>
        <w:t>ثاني</w:t>
      </w:r>
      <w:r>
        <w:t xml:space="preserve"> </w:t>
      </w:r>
    </w:p>
  </w:comment>
  <w:comment w:id="853" w:author="Ahmed Alfarooque" w:date="2026-06-12T14:07:00Z" w:initials="ALF">
    <w:p w14:paraId="4D821C6D" w14:textId="77777777" w:rsidR="002868EA" w:rsidRDefault="002868EA" w:rsidP="002868EA">
      <w:pPr>
        <w:bidi w:val="0"/>
        <w:rPr>
          <w:rtl/>
        </w:rPr>
      </w:pPr>
      <w:r>
        <w:rPr>
          <w:rStyle w:val="CommentReference"/>
        </w:rPr>
        <w:annotationRef/>
      </w:r>
      <w:r>
        <w:rPr>
          <w:rtl/>
        </w:rPr>
        <w:t>لو</w:t>
      </w:r>
      <w:r>
        <w:t xml:space="preserve"> </w:t>
      </w:r>
      <w:r>
        <w:rPr>
          <w:rtl/>
        </w:rPr>
        <w:t>ما</w:t>
      </w:r>
      <w:r>
        <w:t xml:space="preserve"> </w:t>
      </w:r>
      <w:r>
        <w:rPr>
          <w:rtl/>
        </w:rPr>
        <w:t>ينطبق</w:t>
      </w:r>
      <w:r>
        <w:t xml:space="preserve"> </w:t>
      </w:r>
      <w:r>
        <w:rPr>
          <w:rtl/>
        </w:rPr>
        <w:t>نشيل</w:t>
      </w:r>
      <w:r>
        <w:t xml:space="preserve"> </w:t>
      </w:r>
      <w:r>
        <w:rPr>
          <w:rtl/>
        </w:rPr>
        <w:t>من</w:t>
      </w:r>
      <w:r>
        <w:t xml:space="preserve"> </w:t>
      </w:r>
      <w:r>
        <w:rPr>
          <w:rtl/>
        </w:rPr>
        <w:t>علينا</w:t>
      </w:r>
      <w:r>
        <w:t xml:space="preserve"> - </w:t>
      </w:r>
      <w:r>
        <w:rPr>
          <w:rtl/>
        </w:rPr>
        <w:t>هل</w:t>
      </w:r>
      <w:r>
        <w:t xml:space="preserve"> </w:t>
      </w:r>
      <w:r>
        <w:rPr>
          <w:rtl/>
        </w:rPr>
        <w:t>نحتاج</w:t>
      </w:r>
      <w:r>
        <w:t xml:space="preserve"> </w:t>
      </w:r>
      <w:r>
        <w:rPr>
          <w:rtl/>
        </w:rPr>
        <w:t>قوائم</w:t>
      </w:r>
      <w:r>
        <w:t xml:space="preserve"> </w:t>
      </w:r>
      <w:r>
        <w:rPr>
          <w:rtl/>
        </w:rPr>
        <w:t>ماليه</w:t>
      </w:r>
      <w:r>
        <w:t xml:space="preserve"> </w:t>
      </w:r>
      <w:r>
        <w:rPr>
          <w:rtl/>
        </w:rPr>
        <w:t>مصدقه</w:t>
      </w:r>
      <w:r>
        <w:t xml:space="preserve"> </w:t>
      </w:r>
      <w:r>
        <w:rPr>
          <w:rtl/>
        </w:rPr>
        <w:t>؟و</w:t>
      </w:r>
      <w:r>
        <w:t xml:space="preserve"> </w:t>
      </w:r>
    </w:p>
  </w:comment>
  <w:comment w:id="870" w:author="Ahmed Alfarooque" w:date="2026-06-12T15:15:00Z" w:initials="ALF">
    <w:p w14:paraId="148F69F4" w14:textId="77777777" w:rsidR="00F028E5" w:rsidRDefault="00F028E5" w:rsidP="00F028E5">
      <w:pPr>
        <w:bidi w:val="0"/>
      </w:pPr>
      <w:r>
        <w:rPr>
          <w:rStyle w:val="CommentReference"/>
        </w:rPr>
        <w:annotationRef/>
      </w:r>
      <w:r>
        <w:rPr>
          <w:rtl/>
        </w:rPr>
        <w:t>مراعاة المعايير المحاسبيه المعتمدة</w:t>
      </w:r>
      <w:r>
        <w:t xml:space="preserve">- </w:t>
      </w:r>
      <w:r>
        <w:rPr>
          <w:rtl/>
        </w:rPr>
        <w:t>لازم</w:t>
      </w:r>
      <w:r>
        <w:t xml:space="preserve"> </w:t>
      </w:r>
      <w:r>
        <w:rPr>
          <w:rtl/>
        </w:rPr>
        <w:t>نحط</w:t>
      </w:r>
      <w:r>
        <w:t xml:space="preserve"> </w:t>
      </w:r>
      <w:r>
        <w:rPr>
          <w:rtl/>
        </w:rPr>
        <w:t>نص</w:t>
      </w:r>
      <w:r>
        <w:t xml:space="preserve"> </w:t>
      </w:r>
      <w:r>
        <w:rPr>
          <w:rtl/>
        </w:rPr>
        <w:t>يوضح</w:t>
      </w:r>
      <w:r>
        <w:t xml:space="preserve"> </w:t>
      </w:r>
      <w:r>
        <w:rPr>
          <w:rtl/>
        </w:rPr>
        <w:t>انه</w:t>
      </w:r>
      <w:r>
        <w:t xml:space="preserve"> - </w:t>
      </w:r>
      <w:r>
        <w:rPr>
          <w:rtl/>
        </w:rPr>
        <w:t>وذلك بعد خصم المصروفات  للاوقاف والتي على سبيل المثال لا الحصر</w:t>
      </w:r>
      <w:r>
        <w:t xml:space="preserve"> (</w:t>
      </w:r>
      <w:r>
        <w:rPr>
          <w:rtl/>
        </w:rPr>
        <w:t>رسوم</w:t>
      </w:r>
      <w:r>
        <w:t xml:space="preserve"> </w:t>
      </w:r>
      <w:r>
        <w:rPr>
          <w:rtl/>
        </w:rPr>
        <w:t>التراخيص</w:t>
      </w:r>
      <w:r>
        <w:t xml:space="preserve"> - </w:t>
      </w:r>
      <w:r>
        <w:rPr>
          <w:rtl/>
        </w:rPr>
        <w:t>تكاليف الصيانه</w:t>
      </w:r>
      <w:r>
        <w:t xml:space="preserve"> - </w:t>
      </w:r>
      <w:r>
        <w:rPr>
          <w:rtl/>
        </w:rPr>
        <w:t>اي مدفوعات حك،مية لصالح الوقف و و. و و و</w:t>
      </w:r>
      <w:r>
        <w:t xml:space="preserve">) </w:t>
      </w:r>
    </w:p>
  </w:comment>
  <w:comment w:id="876" w:author="Ahmed Alfarooque" w:date="2026-06-12T15:15:00Z" w:initials="ALF">
    <w:p w14:paraId="0E22B433" w14:textId="77777777" w:rsidR="00F028E5" w:rsidRDefault="00F028E5" w:rsidP="00F028E5">
      <w:pPr>
        <w:bidi w:val="0"/>
      </w:pPr>
      <w:r>
        <w:rPr>
          <w:rStyle w:val="CommentReference"/>
        </w:rPr>
        <w:annotationRef/>
      </w:r>
      <w:r>
        <w:rPr>
          <w:rtl/>
        </w:rPr>
        <w:t>يصيرون</w:t>
      </w:r>
      <w:r>
        <w:t xml:space="preserve"> </w:t>
      </w:r>
      <w:r>
        <w:rPr>
          <w:rtl/>
        </w:rPr>
        <w:t>مع</w:t>
      </w:r>
      <w:r>
        <w:t xml:space="preserve"> </w:t>
      </w:r>
      <w:r>
        <w:rPr>
          <w:rtl/>
        </w:rPr>
        <w:t>بعض</w:t>
      </w:r>
      <w:r>
        <w:t xml:space="preserve"> </w:t>
      </w:r>
    </w:p>
  </w:comment>
  <w:comment w:id="881" w:author="Ahmed Alfarooque" w:date="2026-06-12T15:15:00Z" w:initials="ALF">
    <w:p w14:paraId="6967DEEA" w14:textId="77777777" w:rsidR="00F028E5" w:rsidRDefault="00F028E5" w:rsidP="00F028E5">
      <w:pPr>
        <w:bidi w:val="0"/>
      </w:pPr>
      <w:r>
        <w:rPr>
          <w:rStyle w:val="CommentReference"/>
        </w:rPr>
        <w:annotationRef/>
      </w:r>
      <w:r>
        <w:rPr>
          <w:rtl/>
        </w:rPr>
        <w:t>غير</w:t>
      </w:r>
      <w:r>
        <w:t xml:space="preserve"> </w:t>
      </w:r>
      <w:r>
        <w:rPr>
          <w:rtl/>
        </w:rPr>
        <w:t>واضح</w:t>
      </w:r>
      <w:r>
        <w:t xml:space="preserve"> </w:t>
      </w:r>
      <w:r>
        <w:rPr>
          <w:rtl/>
        </w:rPr>
        <w:t>لي</w:t>
      </w:r>
      <w:r>
        <w:t xml:space="preserve">  </w:t>
      </w:r>
    </w:p>
  </w:comment>
  <w:comment w:id="896" w:author="Ahmed Alfarooque" w:date="2026-06-12T15:17:00Z" w:initials="ALF">
    <w:p w14:paraId="6426BCC1" w14:textId="77777777" w:rsidR="00F028E5" w:rsidRDefault="00F028E5" w:rsidP="00F028E5">
      <w:pPr>
        <w:bidi w:val="0"/>
      </w:pPr>
      <w:r>
        <w:rPr>
          <w:rStyle w:val="CommentReference"/>
        </w:rPr>
        <w:annotationRef/>
      </w:r>
      <w:r>
        <w:rPr>
          <w:rtl/>
        </w:rPr>
        <w:t>المفروض</w:t>
      </w:r>
      <w:r>
        <w:t xml:space="preserve"> </w:t>
      </w:r>
      <w:r>
        <w:rPr>
          <w:rtl/>
        </w:rPr>
        <w:t>تكتب ك مهمه علينا</w:t>
      </w:r>
      <w:r>
        <w:t xml:space="preserve"> (</w:t>
      </w:r>
      <w:r>
        <w:rPr>
          <w:rtl/>
        </w:rPr>
        <w:t>كيوميليت</w:t>
      </w:r>
      <w:r>
        <w:t xml:space="preserve"> </w:t>
      </w:r>
      <w:r>
        <w:rPr>
          <w:rtl/>
        </w:rPr>
        <w:t>وكيل</w:t>
      </w:r>
      <w:r>
        <w:t xml:space="preserve"> </w:t>
      </w:r>
      <w:r>
        <w:rPr>
          <w:rtl/>
        </w:rPr>
        <w:t>الناظر</w:t>
      </w:r>
      <w:r>
        <w:t xml:space="preserve">) </w:t>
      </w:r>
    </w:p>
  </w:comment>
  <w:comment w:id="899" w:author="Ahmed Alfarooque" w:date="2026-06-12T15:17:00Z" w:initials="ALF">
    <w:p w14:paraId="6AB9F780" w14:textId="77777777" w:rsidR="00F028E5" w:rsidRDefault="00F028E5" w:rsidP="00F028E5">
      <w:pPr>
        <w:bidi w:val="0"/>
      </w:pPr>
      <w:r>
        <w:rPr>
          <w:rStyle w:val="CommentReference"/>
        </w:rPr>
        <w:annotationRef/>
      </w:r>
      <w:r>
        <w:rPr>
          <w:rtl/>
        </w:rPr>
        <w:t>مكرر</w:t>
      </w:r>
    </w:p>
  </w:comment>
  <w:comment w:id="904" w:author="Ahmed Alfarooque" w:date="2026-06-12T15:18:00Z" w:initials="ALF">
    <w:p w14:paraId="5AC66658" w14:textId="77777777" w:rsidR="00F028E5" w:rsidRDefault="00F028E5" w:rsidP="00F028E5">
      <w:pPr>
        <w:bidi w:val="0"/>
      </w:pPr>
      <w:r>
        <w:rPr>
          <w:rStyle w:val="CommentReference"/>
        </w:rPr>
        <w:annotationRef/>
      </w:r>
      <w:r>
        <w:rPr>
          <w:rtl/>
        </w:rPr>
        <w:t>مو</w:t>
      </w:r>
      <w:r>
        <w:t xml:space="preserve"> </w:t>
      </w:r>
      <w:r>
        <w:rPr>
          <w:rtl/>
        </w:rPr>
        <w:t>الفروض</w:t>
      </w:r>
      <w:r>
        <w:t xml:space="preserve"> </w:t>
      </w:r>
      <w:r>
        <w:rPr>
          <w:rtl/>
        </w:rPr>
        <w:t>هنا</w:t>
      </w:r>
      <w:r>
        <w:t xml:space="preserve"> </w:t>
      </w:r>
      <w:r>
        <w:rPr>
          <w:rtl/>
        </w:rPr>
        <w:t>نقول</w:t>
      </w:r>
      <w:r>
        <w:t xml:space="preserve"> </w:t>
      </w:r>
      <w:r>
        <w:rPr>
          <w:rtl/>
        </w:rPr>
        <w:t>منصه</w:t>
      </w:r>
      <w:r>
        <w:t xml:space="preserve"> </w:t>
      </w:r>
      <w:r>
        <w:rPr>
          <w:rtl/>
        </w:rPr>
        <w:t>اجار</w:t>
      </w:r>
      <w:r>
        <w:t xml:space="preserve"> </w:t>
      </w:r>
      <w:r>
        <w:rPr>
          <w:rtl/>
        </w:rPr>
        <w:t>وذلك</w:t>
      </w:r>
      <w:r>
        <w:t xml:space="preserve"> </w:t>
      </w:r>
      <w:r>
        <w:rPr>
          <w:rtl/>
        </w:rPr>
        <w:t>وفقا</w:t>
      </w:r>
      <w:r>
        <w:t xml:space="preserve"> </w:t>
      </w:r>
      <w:r>
        <w:rPr>
          <w:rtl/>
        </w:rPr>
        <w:t>لنظام</w:t>
      </w:r>
      <w:r>
        <w:t xml:space="preserve"> </w:t>
      </w:r>
      <w:r>
        <w:rPr>
          <w:rtl/>
        </w:rPr>
        <w:t>بلا</w:t>
      </w:r>
      <w:r>
        <w:t xml:space="preserve"> </w:t>
      </w:r>
      <w:r>
        <w:rPr>
          <w:rtl/>
        </w:rPr>
        <w:t>بلا</w:t>
      </w:r>
      <w:r>
        <w:t xml:space="preserve"> </w:t>
      </w:r>
      <w:r>
        <w:rPr>
          <w:rtl/>
        </w:rPr>
        <w:t>بلا</w:t>
      </w:r>
      <w:r>
        <w:t xml:space="preserve"> </w:t>
      </w:r>
      <w:r>
        <w:rPr>
          <w:rtl/>
        </w:rPr>
        <w:t>انه</w:t>
      </w:r>
      <w:r>
        <w:t xml:space="preserve"> </w:t>
      </w:r>
      <w:r>
        <w:rPr>
          <w:rtl/>
        </w:rPr>
        <w:t>كل</w:t>
      </w:r>
      <w:r>
        <w:t xml:space="preserve"> </w:t>
      </w:r>
      <w:r>
        <w:rPr>
          <w:rtl/>
        </w:rPr>
        <w:t>العقود</w:t>
      </w:r>
      <w:r>
        <w:t xml:space="preserve"> </w:t>
      </w:r>
      <w:r>
        <w:rPr>
          <w:rtl/>
        </w:rPr>
        <w:t>لازم</w:t>
      </w:r>
      <w:r>
        <w:t xml:space="preserve"> </w:t>
      </w:r>
      <w:r>
        <w:rPr>
          <w:rtl/>
        </w:rPr>
        <w:t>تكون</w:t>
      </w:r>
      <w:r>
        <w:t xml:space="preserve"> </w:t>
      </w:r>
      <w:r>
        <w:rPr>
          <w:rtl/>
        </w:rPr>
        <w:t>خبز</w:t>
      </w:r>
      <w:r>
        <w:t xml:space="preserve"> </w:t>
      </w:r>
      <w:r>
        <w:rPr>
          <w:rtl/>
        </w:rPr>
        <w:t>منصه</w:t>
      </w:r>
      <w:r>
        <w:t xml:space="preserve"> </w:t>
      </w:r>
      <w:r>
        <w:rPr>
          <w:rtl/>
        </w:rPr>
        <w:t>ايجار</w:t>
      </w:r>
      <w:r>
        <w:t xml:space="preserve"> </w:t>
      </w:r>
      <w:r>
        <w:rPr>
          <w:rtl/>
        </w:rPr>
        <w:t>بعقود</w:t>
      </w:r>
      <w:r>
        <w:t xml:space="preserve"> </w:t>
      </w:r>
      <w:r>
        <w:rPr>
          <w:rtl/>
        </w:rPr>
        <w:t>الكترونيه</w:t>
      </w:r>
      <w:r>
        <w:t xml:space="preserve"> +  </w:t>
      </w:r>
      <w:r>
        <w:rPr>
          <w:rtl/>
        </w:rPr>
        <w:t>في</w:t>
      </w:r>
      <w:r>
        <w:t xml:space="preserve"> </w:t>
      </w:r>
      <w:r>
        <w:rPr>
          <w:rtl/>
        </w:rPr>
        <w:t>العقود</w:t>
      </w:r>
      <w:r>
        <w:t xml:space="preserve"> </w:t>
      </w:r>
      <w:r>
        <w:rPr>
          <w:rtl/>
        </w:rPr>
        <w:t>صار</w:t>
      </w:r>
      <w:r>
        <w:t xml:space="preserve"> </w:t>
      </w:r>
      <w:r>
        <w:rPr>
          <w:rtl/>
        </w:rPr>
        <w:t>في</w:t>
      </w:r>
      <w:r>
        <w:t xml:space="preserve"> </w:t>
      </w:r>
      <w:r>
        <w:rPr>
          <w:rtl/>
        </w:rPr>
        <w:t>ضمان</w:t>
      </w:r>
      <w:r>
        <w:t xml:space="preserve"> </w:t>
      </w:r>
      <w:r>
        <w:rPr>
          <w:rtl/>
        </w:rPr>
        <w:t>و</w:t>
      </w:r>
      <w:r>
        <w:t xml:space="preserve"> </w:t>
      </w:r>
      <w:r>
        <w:rPr>
          <w:rtl/>
        </w:rPr>
        <w:t>استلام</w:t>
      </w:r>
      <w:r>
        <w:t xml:space="preserve"> </w:t>
      </w:r>
      <w:r>
        <w:rPr>
          <w:rtl/>
        </w:rPr>
        <w:t>و</w:t>
      </w:r>
      <w:r>
        <w:t xml:space="preserve"> </w:t>
      </w:r>
      <w:r>
        <w:rPr>
          <w:rtl/>
        </w:rPr>
        <w:t>تسليم</w:t>
      </w:r>
      <w:r>
        <w:t xml:space="preserve"> </w:t>
      </w:r>
      <w:r>
        <w:rPr>
          <w:rtl/>
        </w:rPr>
        <w:t>و</w:t>
      </w:r>
      <w:r>
        <w:t xml:space="preserve"> </w:t>
      </w:r>
      <w:r>
        <w:rPr>
          <w:rtl/>
        </w:rPr>
        <w:t>و</w:t>
      </w:r>
      <w:r>
        <w:t xml:space="preserve"> </w:t>
      </w:r>
      <w:r>
        <w:rPr>
          <w:rtl/>
        </w:rPr>
        <w:t>وو</w:t>
      </w:r>
      <w:r>
        <w:t xml:space="preserve"> </w:t>
      </w:r>
      <w:r>
        <w:rPr>
          <w:rtl/>
        </w:rPr>
        <w:t>فا</w:t>
      </w:r>
      <w:r>
        <w:t xml:space="preserve"> </w:t>
      </w:r>
      <w:r>
        <w:rPr>
          <w:rtl/>
        </w:rPr>
        <w:t>نحط</w:t>
      </w:r>
      <w:r>
        <w:t xml:space="preserve"> </w:t>
      </w:r>
      <w:r>
        <w:rPr>
          <w:rtl/>
        </w:rPr>
        <w:t>شويه توضيحات اننا لازم نتتبع انظمه الهيئه الهامه للعقار</w:t>
      </w:r>
    </w:p>
  </w:comment>
  <w:comment w:id="951" w:author="Ahmed Alfarooque" w:date="2026-06-12T15:22:00Z" w:initials="ALF">
    <w:p w14:paraId="04AED4AA" w14:textId="77777777" w:rsidR="00F028E5" w:rsidRDefault="00F028E5" w:rsidP="00F028E5">
      <w:pPr>
        <w:bidi w:val="0"/>
      </w:pPr>
      <w:r>
        <w:rPr>
          <w:rStyle w:val="CommentReference"/>
        </w:rPr>
        <w:annotationRef/>
      </w:r>
      <w:r>
        <w:rPr>
          <w:rtl/>
        </w:rPr>
        <w:t>التسجيل</w:t>
      </w:r>
      <w:r>
        <w:t xml:space="preserve"> </w:t>
      </w:r>
      <w:r>
        <w:rPr>
          <w:rtl/>
        </w:rPr>
        <w:t>لدى</w:t>
      </w:r>
      <w:r>
        <w:t xml:space="preserve"> </w:t>
      </w:r>
      <w:r>
        <w:rPr>
          <w:rtl/>
        </w:rPr>
        <w:t>الهيئه</w:t>
      </w:r>
      <w:r>
        <w:t xml:space="preserve"> </w:t>
      </w:r>
      <w:r>
        <w:rPr>
          <w:rtl/>
        </w:rPr>
        <w:t>؟</w:t>
      </w:r>
      <w:r>
        <w:t xml:space="preserve"> </w:t>
      </w:r>
    </w:p>
  </w:comment>
  <w:comment w:id="968" w:author="Ahmed Alfarooque" w:date="2026-06-12T15:24:00Z" w:initials="ALF">
    <w:p w14:paraId="5E9E9BBC" w14:textId="77777777" w:rsidR="00F028E5" w:rsidRDefault="00F028E5" w:rsidP="00F028E5">
      <w:pPr>
        <w:bidi w:val="0"/>
      </w:pPr>
      <w:r>
        <w:rPr>
          <w:rStyle w:val="CommentReference"/>
        </w:rPr>
        <w:annotationRef/>
      </w:r>
      <w:r>
        <w:rPr>
          <w:rtl/>
        </w:rPr>
        <w:t>ما</w:t>
      </w:r>
      <w:r>
        <w:t xml:space="preserve"> </w:t>
      </w:r>
      <w:r>
        <w:rPr>
          <w:rtl/>
        </w:rPr>
        <w:t>اعتقد</w:t>
      </w:r>
      <w:r>
        <w:t xml:space="preserve"> </w:t>
      </w:r>
      <w:r>
        <w:rPr>
          <w:rtl/>
        </w:rPr>
        <w:t>مناسب</w:t>
      </w:r>
      <w:r>
        <w:t xml:space="preserve"> </w:t>
      </w:r>
      <w:r>
        <w:rPr>
          <w:rtl/>
        </w:rPr>
        <w:t>نخليها</w:t>
      </w:r>
      <w:r>
        <w:t xml:space="preserve"> </w:t>
      </w:r>
      <w:r>
        <w:rPr>
          <w:rtl/>
        </w:rPr>
        <w:t>هنا</w:t>
      </w:r>
      <w:r>
        <w:t xml:space="preserve"> - </w:t>
      </w:r>
      <w:r>
        <w:rPr>
          <w:rtl/>
        </w:rPr>
        <w:t>نشيلها</w:t>
      </w:r>
      <w:r>
        <w:t xml:space="preserve"> </w:t>
      </w:r>
    </w:p>
  </w:comment>
  <w:comment w:id="971" w:author="Ahmed Alfarooque" w:date="2026-06-12T15:27:00Z" w:initials="ALF">
    <w:p w14:paraId="1F5687DA" w14:textId="77777777" w:rsidR="00490887" w:rsidRDefault="00490887" w:rsidP="00490887">
      <w:pPr>
        <w:bidi w:val="0"/>
      </w:pPr>
      <w:r>
        <w:rPr>
          <w:rStyle w:val="CommentReference"/>
        </w:rPr>
        <w:annotationRef/>
      </w:r>
      <w:r>
        <w:rPr>
          <w:rtl/>
        </w:rPr>
        <w:t>خلاص</w:t>
      </w:r>
      <w:r>
        <w:t xml:space="preserve"> </w:t>
      </w:r>
      <w:r>
        <w:rPr>
          <w:rtl/>
        </w:rPr>
        <w:t>هذي</w:t>
      </w:r>
      <w:r>
        <w:t xml:space="preserve"> </w:t>
      </w:r>
      <w:r>
        <w:rPr>
          <w:rtl/>
        </w:rPr>
        <w:t>موجودة</w:t>
      </w:r>
      <w:r>
        <w:t xml:space="preserve">- </w:t>
      </w:r>
      <w:r>
        <w:rPr>
          <w:rtl/>
        </w:rPr>
        <w:t>ممكن</w:t>
      </w:r>
      <w:r>
        <w:t xml:space="preserve"> </w:t>
      </w:r>
      <w:r>
        <w:rPr>
          <w:rtl/>
        </w:rPr>
        <w:t>يكون</w:t>
      </w:r>
      <w:r>
        <w:t xml:space="preserve"> </w:t>
      </w:r>
      <w:r>
        <w:rPr>
          <w:rtl/>
        </w:rPr>
        <w:t>هذا</w:t>
      </w:r>
      <w:r>
        <w:t xml:space="preserve"> </w:t>
      </w:r>
      <w:r>
        <w:rPr>
          <w:rtl/>
        </w:rPr>
        <w:t>النص</w:t>
      </w:r>
      <w:r>
        <w:t xml:space="preserve"> </w:t>
      </w:r>
      <w:r>
        <w:rPr>
          <w:rtl/>
        </w:rPr>
        <w:t>تحت</w:t>
      </w:r>
      <w:r>
        <w:t xml:space="preserve"> </w:t>
      </w:r>
      <w:r>
        <w:rPr>
          <w:rtl/>
        </w:rPr>
        <w:t>عند</w:t>
      </w:r>
      <w:r>
        <w:t xml:space="preserve"> </w:t>
      </w:r>
      <w:r>
        <w:rPr>
          <w:rtl/>
        </w:rPr>
        <w:t>البدايه حقت الاليه</w:t>
      </w:r>
      <w:r>
        <w:t xml:space="preserve"> - </w:t>
      </w:r>
      <w:r>
        <w:rPr>
          <w:rtl/>
        </w:rPr>
        <w:t>ونقل بالاشاره الى المادة كذا و كذا من لائحة تنظيماعمال النظاره نوضح لعنايتك الاذا للنظام الاليه التي تتيح و توضح لكم كيفية التواصل مع ادارة الوقف لبلابلابلابلابلبا</w:t>
      </w:r>
      <w:r>
        <w:t xml:space="preserve"> </w:t>
      </w:r>
    </w:p>
  </w:comment>
  <w:comment w:id="989" w:author="Ahmed Alfarooque" w:date="2026-06-12T15:31:00Z" w:initials="ALF">
    <w:p w14:paraId="7E60A91D" w14:textId="77777777" w:rsidR="00490887" w:rsidRDefault="00490887" w:rsidP="00490887">
      <w:pPr>
        <w:bidi w:val="0"/>
      </w:pPr>
      <w:r>
        <w:rPr>
          <w:rStyle w:val="CommentReference"/>
        </w:rPr>
        <w:annotationRef/>
      </w:r>
      <w:r>
        <w:rPr>
          <w:rtl/>
        </w:rPr>
        <w:t>احس</w:t>
      </w:r>
      <w:r>
        <w:t xml:space="preserve"> </w:t>
      </w:r>
      <w:r>
        <w:rPr>
          <w:rtl/>
        </w:rPr>
        <w:t>موضوع</w:t>
      </w:r>
      <w:r>
        <w:t xml:space="preserve"> </w:t>
      </w:r>
      <w:r>
        <w:rPr>
          <w:rtl/>
        </w:rPr>
        <w:t>الارصفه</w:t>
      </w:r>
      <w:r>
        <w:t xml:space="preserve"> </w:t>
      </w:r>
      <w:r>
        <w:rPr>
          <w:rtl/>
        </w:rPr>
        <w:t>مكرر</w:t>
      </w:r>
      <w:r>
        <w:t xml:space="preserve"> </w:t>
      </w:r>
      <w:r>
        <w:rPr>
          <w:rtl/>
        </w:rPr>
        <w:t>مره</w:t>
      </w:r>
      <w:r>
        <w:t xml:space="preserve"> </w:t>
      </w:r>
      <w:r>
        <w:rPr>
          <w:rtl/>
        </w:rPr>
        <w:t>كثير</w:t>
      </w:r>
      <w:r>
        <w:t xml:space="preserve"> </w:t>
      </w:r>
    </w:p>
  </w:comment>
  <w:comment w:id="1017" w:author="Ahmed Alfarooque" w:date="2026-06-12T15:32:00Z" w:initials="ALF">
    <w:p w14:paraId="3383FC67" w14:textId="77777777" w:rsidR="00490887" w:rsidRDefault="00490887" w:rsidP="00490887">
      <w:pPr>
        <w:bidi w:val="0"/>
      </w:pPr>
      <w:r>
        <w:rPr>
          <w:rStyle w:val="CommentReference"/>
        </w:rPr>
        <w:annotationRef/>
      </w:r>
      <w:r>
        <w:rPr>
          <w:rtl/>
        </w:rPr>
        <w:t>هذي</w:t>
      </w:r>
      <w:r>
        <w:t xml:space="preserve"> </w:t>
      </w:r>
      <w:r>
        <w:rPr>
          <w:rtl/>
        </w:rPr>
        <w:t>تبغاها</w:t>
      </w:r>
      <w:r>
        <w:t xml:space="preserve"> </w:t>
      </w:r>
      <w:r>
        <w:rPr>
          <w:rtl/>
        </w:rPr>
        <w:t>تطلع</w:t>
      </w:r>
      <w:r>
        <w:t xml:space="preserve"> </w:t>
      </w:r>
      <w:r>
        <w:rPr>
          <w:rtl/>
        </w:rPr>
        <w:t>في</w:t>
      </w:r>
      <w:r>
        <w:t xml:space="preserve"> </w:t>
      </w:r>
      <w:r>
        <w:rPr>
          <w:rtl/>
        </w:rPr>
        <w:t>الاول</w:t>
      </w:r>
      <w:r>
        <w:t xml:space="preserve">- </w:t>
      </w:r>
      <w:r>
        <w:rPr>
          <w:rtl/>
        </w:rPr>
        <w:t>فوووق</w:t>
      </w:r>
    </w:p>
  </w:comment>
  <w:comment w:id="1057" w:author="Ahmed Alfarooque" w:date="2026-06-12T14:02:00Z" w:initials="ALF">
    <w:p w14:paraId="7180470C" w14:textId="6A993456" w:rsidR="0057355F" w:rsidRDefault="0057355F" w:rsidP="0057355F">
      <w:pPr>
        <w:bidi w:val="0"/>
      </w:pPr>
      <w:r>
        <w:rPr>
          <w:rStyle w:val="CommentReference"/>
        </w:rPr>
        <w:annotationRef/>
      </w:r>
      <w:r>
        <w:rPr>
          <w:rtl/>
        </w:rPr>
        <w:t>افضل</w:t>
      </w:r>
      <w:r>
        <w:t xml:space="preserve"> </w:t>
      </w:r>
      <w:r>
        <w:rPr>
          <w:rtl/>
        </w:rPr>
        <w:t>نكتب</w:t>
      </w:r>
      <w:r>
        <w:t xml:space="preserve">  </w:t>
      </w:r>
      <w:r>
        <w:rPr>
          <w:rtl/>
        </w:rPr>
        <w:t>بشكل محدد اكثر يعني نطلب منهم  بعد اكمال التسجيل في موقه الهيئه لابد من مشاركة الات ي</w:t>
      </w:r>
      <w:r>
        <w:t xml:space="preserve"> </w:t>
      </w:r>
      <w:r>
        <w:rPr>
          <w:rtl/>
        </w:rPr>
        <w:t>١</w:t>
      </w:r>
      <w:r>
        <w:t xml:space="preserve">- </w:t>
      </w:r>
      <w:r>
        <w:rPr>
          <w:rtl/>
        </w:rPr>
        <w:t>الهوية</w:t>
      </w:r>
      <w:r>
        <w:t xml:space="preserve"> </w:t>
      </w:r>
      <w:r>
        <w:rPr>
          <w:rtl/>
        </w:rPr>
        <w:t>٢</w:t>
      </w:r>
      <w:r>
        <w:t xml:space="preserve">- </w:t>
      </w:r>
      <w:r>
        <w:rPr>
          <w:rtl/>
        </w:rPr>
        <w:t>الايبان</w:t>
      </w:r>
      <w:r>
        <w:t xml:space="preserve"> </w:t>
      </w:r>
      <w:r>
        <w:rPr>
          <w:rtl/>
        </w:rPr>
        <w:t>٣</w:t>
      </w:r>
      <w:r>
        <w:t xml:space="preserve">- </w:t>
      </w:r>
      <w:r>
        <w:rPr>
          <w:rtl/>
        </w:rPr>
        <w:t>العنوان</w:t>
      </w:r>
      <w:r>
        <w:t xml:space="preserve"> </w:t>
      </w:r>
      <w:r>
        <w:rPr>
          <w:rtl/>
        </w:rPr>
        <w:t>الوطني</w:t>
      </w:r>
      <w:r>
        <w:t xml:space="preserve"> </w:t>
      </w:r>
      <w:r>
        <w:rPr>
          <w:rtl/>
        </w:rPr>
        <w:t>٤</w:t>
      </w:r>
      <w:r>
        <w:t xml:space="preserve">- </w:t>
      </w:r>
      <w:r>
        <w:rPr>
          <w:rtl/>
        </w:rPr>
        <w:t>حصر الورثه ٥</w:t>
      </w:r>
      <w:r>
        <w:t xml:space="preserve">- </w:t>
      </w:r>
      <w:r>
        <w:rPr>
          <w:rtl/>
        </w:rPr>
        <w:t>مدري</w:t>
      </w:r>
      <w:r>
        <w:t xml:space="preserve"> </w:t>
      </w:r>
    </w:p>
  </w:comment>
  <w:comment w:id="1061" w:author="Ahmed Alfarooque" w:date="2026-06-12T15:34:00Z" w:initials="ALF">
    <w:p w14:paraId="673AE68C" w14:textId="77777777" w:rsidR="00490887" w:rsidRDefault="00490887" w:rsidP="00490887">
      <w:pPr>
        <w:bidi w:val="0"/>
      </w:pPr>
      <w:r>
        <w:rPr>
          <w:rStyle w:val="CommentReference"/>
        </w:rPr>
        <w:annotationRef/>
      </w:r>
      <w:r>
        <w:rPr>
          <w:rtl/>
        </w:rPr>
        <w:t>نفس</w:t>
      </w:r>
      <w:r>
        <w:t xml:space="preserve"> </w:t>
      </w:r>
      <w:r>
        <w:rPr>
          <w:rtl/>
        </w:rPr>
        <w:t>الجدول</w:t>
      </w:r>
      <w:r>
        <w:t xml:space="preserve"> </w:t>
      </w:r>
      <w:r>
        <w:rPr>
          <w:rtl/>
        </w:rPr>
        <w:t>هذا</w:t>
      </w:r>
      <w:r>
        <w:t xml:space="preserve"> </w:t>
      </w:r>
      <w:r>
        <w:rPr>
          <w:rtl/>
        </w:rPr>
        <w:t>الي</w:t>
      </w:r>
      <w:r>
        <w:t xml:space="preserve"> </w:t>
      </w:r>
      <w:r>
        <w:rPr>
          <w:rtl/>
        </w:rPr>
        <w:t>بيكون</w:t>
      </w:r>
      <w:r>
        <w:t xml:space="preserve"> </w:t>
      </w:r>
      <w:r>
        <w:rPr>
          <w:rtl/>
        </w:rPr>
        <w:t>في</w:t>
      </w:r>
      <w:r>
        <w:t xml:space="preserve"> </w:t>
      </w:r>
      <w:r>
        <w:rPr>
          <w:rtl/>
        </w:rPr>
        <w:t>الايميل</w:t>
      </w:r>
      <w:r>
        <w:t xml:space="preserve"> </w:t>
      </w:r>
    </w:p>
  </w:comment>
  <w:comment w:id="1086" w:author="Ahmed Alfarooque" w:date="2026-06-12T14:01:00Z" w:initials="ALF">
    <w:p w14:paraId="2647E5B2" w14:textId="27B74FFC" w:rsidR="0057355F" w:rsidRDefault="0057355F" w:rsidP="0057355F">
      <w:pPr>
        <w:bidi w:val="0"/>
      </w:pPr>
      <w:r>
        <w:rPr>
          <w:rStyle w:val="CommentReference"/>
        </w:rPr>
        <w:annotationRef/>
      </w:r>
      <w:r>
        <w:rPr>
          <w:rtl/>
        </w:rPr>
        <w:t>الملاحق</w:t>
      </w:r>
      <w:r>
        <w:t xml:space="preserve">-  </w:t>
      </w:r>
      <w:r>
        <w:rPr>
          <w:rtl/>
        </w:rPr>
        <w:t>ملحق ا الشهادات ملحق ب جدول الاعمال التي تم القيام بها حتا تاريخه</w:t>
      </w:r>
      <w:r>
        <w:t xml:space="preserve"> !! </w:t>
      </w:r>
      <w:r>
        <w:rPr>
          <w:rtl/>
        </w:rPr>
        <w:t>وش رايك ؟ جدول فيه كل الي س،يناه الى تاؤيخ ١ محرم و يصير السنه الجايه ياهون واحد جديد</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51472E" w15:done="0"/>
  <w15:commentEx w15:paraId="7D310068" w15:done="0"/>
  <w15:commentEx w15:paraId="4D821C6D" w15:done="0"/>
  <w15:commentEx w15:paraId="148F69F4" w15:done="0"/>
  <w15:commentEx w15:paraId="0E22B433" w15:done="0"/>
  <w15:commentEx w15:paraId="6967DEEA" w15:done="0"/>
  <w15:commentEx w15:paraId="6426BCC1" w15:done="0"/>
  <w15:commentEx w15:paraId="6AB9F780" w15:done="0"/>
  <w15:commentEx w15:paraId="5AC66658" w15:done="0"/>
  <w15:commentEx w15:paraId="04AED4AA" w15:done="0"/>
  <w15:commentEx w15:paraId="5E9E9BBC" w15:done="0"/>
  <w15:commentEx w15:paraId="1F5687DA" w15:done="0"/>
  <w15:commentEx w15:paraId="7E60A91D" w15:done="0"/>
  <w15:commentEx w15:paraId="3383FC67" w15:done="0"/>
  <w15:commentEx w15:paraId="7180470C" w15:done="0"/>
  <w15:commentEx w15:paraId="673AE68C" w15:done="0"/>
  <w15:commentEx w15:paraId="2647E5B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23E40AA" w16cex:dateUtc="2026-06-12T11:05:00Z"/>
  <w16cex:commentExtensible w16cex:durableId="2B24C1C3" w16cex:dateUtc="2026-06-12T11:07:00Z"/>
  <w16cex:commentExtensible w16cex:durableId="648195FC" w16cex:dateUtc="2026-06-12T11:07:00Z"/>
  <w16cex:commentExtensible w16cex:durableId="35551A65" w16cex:dateUtc="2026-06-12T12:15:00Z"/>
  <w16cex:commentExtensible w16cex:durableId="0586065B" w16cex:dateUtc="2026-06-12T12:15:00Z"/>
  <w16cex:commentExtensible w16cex:durableId="3CAD3C85" w16cex:dateUtc="2026-06-12T12:15:00Z"/>
  <w16cex:commentExtensible w16cex:durableId="6DDE56DA" w16cex:dateUtc="2026-06-12T12:17:00Z"/>
  <w16cex:commentExtensible w16cex:durableId="70851F09" w16cex:dateUtc="2026-06-12T12:17:00Z"/>
  <w16cex:commentExtensible w16cex:durableId="7670F9A1" w16cex:dateUtc="2026-06-12T12:18:00Z"/>
  <w16cex:commentExtensible w16cex:durableId="363C25C8" w16cex:dateUtc="2026-06-12T12:22:00Z"/>
  <w16cex:commentExtensible w16cex:durableId="2635F31F" w16cex:dateUtc="2026-06-12T12:24:00Z"/>
  <w16cex:commentExtensible w16cex:durableId="5E2ADDE7" w16cex:dateUtc="2026-06-12T12:27:00Z"/>
  <w16cex:commentExtensible w16cex:durableId="6C7F475A" w16cex:dateUtc="2026-06-12T12:31:00Z"/>
  <w16cex:commentExtensible w16cex:durableId="1589B940" w16cex:dateUtc="2026-06-12T12:32:00Z"/>
  <w16cex:commentExtensible w16cex:durableId="7F253B43" w16cex:dateUtc="2026-06-12T11:02:00Z"/>
  <w16cex:commentExtensible w16cex:durableId="645D5773" w16cex:dateUtc="2026-06-12T12:34:00Z"/>
  <w16cex:commentExtensible w16cex:durableId="6C1AEE5A" w16cex:dateUtc="2026-06-12T11: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51472E" w16cid:durableId="323E40AA"/>
  <w16cid:commentId w16cid:paraId="7D310068" w16cid:durableId="2B24C1C3"/>
  <w16cid:commentId w16cid:paraId="4D821C6D" w16cid:durableId="648195FC"/>
  <w16cid:commentId w16cid:paraId="148F69F4" w16cid:durableId="35551A65"/>
  <w16cid:commentId w16cid:paraId="0E22B433" w16cid:durableId="0586065B"/>
  <w16cid:commentId w16cid:paraId="6967DEEA" w16cid:durableId="3CAD3C85"/>
  <w16cid:commentId w16cid:paraId="6426BCC1" w16cid:durableId="6DDE56DA"/>
  <w16cid:commentId w16cid:paraId="6AB9F780" w16cid:durableId="70851F09"/>
  <w16cid:commentId w16cid:paraId="5AC66658" w16cid:durableId="7670F9A1"/>
  <w16cid:commentId w16cid:paraId="04AED4AA" w16cid:durableId="363C25C8"/>
  <w16cid:commentId w16cid:paraId="5E9E9BBC" w16cid:durableId="2635F31F"/>
  <w16cid:commentId w16cid:paraId="1F5687DA" w16cid:durableId="5E2ADDE7"/>
  <w16cid:commentId w16cid:paraId="7E60A91D" w16cid:durableId="6C7F475A"/>
  <w16cid:commentId w16cid:paraId="3383FC67" w16cid:durableId="1589B940"/>
  <w16cid:commentId w16cid:paraId="7180470C" w16cid:durableId="7F253B43"/>
  <w16cid:commentId w16cid:paraId="673AE68C" w16cid:durableId="645D5773"/>
  <w16cid:commentId w16cid:paraId="2647E5B2" w16cid:durableId="6C1AEE5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570E4" w14:textId="77777777" w:rsidR="008D7FC0" w:rsidRDefault="008D7FC0" w:rsidP="000A61E1">
      <w:pPr>
        <w:spacing w:after="0" w:line="240" w:lineRule="auto"/>
      </w:pPr>
      <w:r>
        <w:separator/>
      </w:r>
    </w:p>
  </w:endnote>
  <w:endnote w:type="continuationSeparator" w:id="0">
    <w:p w14:paraId="0E8B2364" w14:textId="77777777" w:rsidR="008D7FC0" w:rsidRDefault="008D7FC0" w:rsidP="000A61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adaniArabic-Light">
    <w:panose1 w:val="020B0604020202020204"/>
    <w:charset w:val="B2"/>
    <w:family w:val="auto"/>
    <w:pitch w:val="variable"/>
    <w:sig w:usb0="20002007" w:usb1="00000000" w:usb2="00000008" w:usb3="00000000" w:csb0="000001D3"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MadaniArabic-Regular">
    <w:panose1 w:val="020B0604020202020204"/>
    <w:charset w:val="B2"/>
    <w:family w:val="auto"/>
    <w:pitch w:val="variable"/>
    <w:sig w:usb0="20002007" w:usb1="00000000" w:usb2="00000008" w:usb3="00000000" w:csb0="000001D3" w:csb1="00000000"/>
  </w:font>
  <w:font w:name="Yu Gothic Light">
    <w:altName w:val="游ゴシック Light"/>
    <w:panose1 w:val="020B0300000000000000"/>
    <w:charset w:val="80"/>
    <w:family w:val="swiss"/>
    <w:pitch w:val="variable"/>
    <w:sig w:usb0="E00002FF" w:usb1="2AC7FDFF" w:usb2="00000016" w:usb3="00000000" w:csb0="0002009F" w:csb1="00000000"/>
  </w:font>
  <w:font w:name="MadaniArabic-SemiBold">
    <w:panose1 w:val="020B0604020202020204"/>
    <w:charset w:val="B2"/>
    <w:family w:val="auto"/>
    <w:pitch w:val="variable"/>
    <w:sig w:usb0="20002007" w:usb1="00000000" w:usb2="00000008" w:usb3="00000000" w:csb0="000001D3"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IN Next LT Arabic">
    <w:altName w:val="Arial"/>
    <w:panose1 w:val="020B0604020202020204"/>
    <w:charset w:val="B2"/>
    <w:family w:val="swiss"/>
    <w:pitch w:val="variable"/>
    <w:sig w:usb0="8000202F" w:usb1="C000A04A" w:usb2="00000008" w:usb3="00000000" w:csb0="00000041" w:csb1="00000000"/>
  </w:font>
  <w:font w:name="Aptos Narrow">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2D2A5" w14:textId="77777777" w:rsidR="007225AA" w:rsidRDefault="007225AA">
    <w:pPr>
      <w:pStyle w:val="Footer"/>
    </w:pPr>
    <w:r>
      <w:rPr>
        <w:noProof/>
      </w:rPr>
      <mc:AlternateContent>
        <mc:Choice Requires="wps">
          <w:drawing>
            <wp:anchor distT="0" distB="0" distL="0" distR="0" simplePos="0" relativeHeight="251658240" behindDoc="0" locked="0" layoutInCell="1" allowOverlap="1" wp14:anchorId="14039E57" wp14:editId="69DE1CEF">
              <wp:simplePos x="635" y="635"/>
              <wp:positionH relativeFrom="page">
                <wp:align>center</wp:align>
              </wp:positionH>
              <wp:positionV relativeFrom="page">
                <wp:align>bottom</wp:align>
              </wp:positionV>
              <wp:extent cx="1072515" cy="334010"/>
              <wp:effectExtent l="0" t="0" r="13335" b="0"/>
              <wp:wrapNone/>
              <wp:docPr id="702991285" name="Text Box 5" descr="Privileged &amp; 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072515" cy="334010"/>
                      </a:xfrm>
                      <a:prstGeom prst="rect">
                        <a:avLst/>
                      </a:prstGeom>
                      <a:noFill/>
                      <a:ln>
                        <a:noFill/>
                      </a:ln>
                    </wps:spPr>
                    <wps:txbx>
                      <w:txbxContent>
                        <w:p w14:paraId="62122552" w14:textId="77777777" w:rsidR="007225AA" w:rsidRPr="00DC3843" w:rsidRDefault="007225AA">
                          <w:pPr>
                            <w:spacing w:after="0"/>
                            <w:rPr>
                              <w:rFonts w:ascii="Aptos" w:eastAsia="Aptos" w:hAnsi="Aptos" w:cs="Aptos"/>
                              <w:noProof/>
                              <w:color w:val="FF0000"/>
                              <w:sz w:val="16"/>
                              <w:szCs w:val="16"/>
                            </w:rPr>
                          </w:pPr>
                          <w:r w:rsidRPr="00DC3843">
                            <w:rPr>
                              <w:rFonts w:ascii="Aptos" w:eastAsia="Aptos" w:hAnsi="Aptos" w:cs="Aptos"/>
                              <w:noProof/>
                              <w:color w:val="FF0000"/>
                              <w:sz w:val="16"/>
                              <w:szCs w:val="16"/>
                            </w:rPr>
                            <w:t>Privileged &amp; 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xmlns="">
          <w:pict>
            <v:shapetype w14:anchorId="14039E57" id="_x0000_t202" coordsize="21600,21600" o:spt="202" path="m,l,21600r21600,l21600,xe">
              <v:stroke joinstyle="miter"/>
              <v:path gradientshapeok="t" o:connecttype="rect"/>
            </v:shapetype>
            <v:shape id="Text Box 5" o:spid="_x0000_s1031" type="#_x0000_t202" alt="Privileged &amp; Confidential" style="position:absolute;left:0;text-align:left;margin-left:0;margin-top:0;width:84.45pt;height:26.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" filled="f" stroked="f">
              <v:textbox style="mso-fit-shape-to-text:t" inset="0,0,0,15pt">
                <w:txbxContent>
                  <w:p w14:paraId="62122552" w14:textId="77777777" w:rsidR="007225AA" w:rsidRPr="00DC3843" w:rsidRDefault="007225AA">
                    <w:pPr>
                      <w:spacing w:after="0"/>
                      <w:rPr>
                        <w:rFonts w:ascii="Aptos" w:eastAsia="Aptos" w:hAnsi="Aptos" w:cs="Aptos"/>
                        <w:noProof/>
                        <w:color w:val="FF0000"/>
                        <w:sz w:val="16"/>
                        <w:szCs w:val="16"/>
                      </w:rPr>
                    </w:pPr>
                    <w:r w:rsidRPr="00DC3843">
                      <w:rPr>
                        <w:rFonts w:ascii="Aptos" w:eastAsia="Aptos" w:hAnsi="Aptos" w:cs="Aptos"/>
                        <w:noProof/>
                        <w:color w:val="FF0000"/>
                        <w:sz w:val="16"/>
                        <w:szCs w:val="16"/>
                      </w:rPr>
                      <w:t>Privileged &amp; 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79DC12" w14:textId="77777777" w:rsidR="008D7FC0" w:rsidRDefault="008D7FC0" w:rsidP="000A61E1">
      <w:pPr>
        <w:spacing w:after="0" w:line="240" w:lineRule="auto"/>
      </w:pPr>
      <w:r>
        <w:separator/>
      </w:r>
    </w:p>
  </w:footnote>
  <w:footnote w:type="continuationSeparator" w:id="0">
    <w:p w14:paraId="522A8F5C" w14:textId="77777777" w:rsidR="008D7FC0" w:rsidRDefault="008D7FC0" w:rsidP="000A61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006A7" w14:textId="671701E2" w:rsidR="001F2859" w:rsidRDefault="001F2859" w:rsidP="001F2859">
    <w:pPr>
      <w:pStyle w:val="Header"/>
    </w:pPr>
    <w:r w:rsidRPr="000E1FD1">
      <w:rPr>
        <w:noProof/>
      </w:rPr>
      <mc:AlternateContent>
        <mc:Choice Requires="wps">
          <w:drawing>
            <wp:anchor distT="0" distB="0" distL="114300" distR="114300" simplePos="0" relativeHeight="251658243" behindDoc="0" locked="0" layoutInCell="1" allowOverlap="1" wp14:anchorId="632C0B95" wp14:editId="2BC547F2">
              <wp:simplePos x="0" y="0"/>
              <wp:positionH relativeFrom="column">
                <wp:posOffset>-587557</wp:posOffset>
              </wp:positionH>
              <wp:positionV relativeFrom="paragraph">
                <wp:posOffset>346891</wp:posOffset>
              </wp:positionV>
              <wp:extent cx="1807845" cy="230505"/>
              <wp:effectExtent l="0" t="0" r="0" b="0"/>
              <wp:wrapNone/>
              <wp:docPr id="986291565" name="TextBox 5"/>
              <wp:cNvGraphicFramePr/>
              <a:graphic xmlns:a="http://schemas.openxmlformats.org/drawingml/2006/main">
                <a:graphicData uri="http://schemas.microsoft.com/office/word/2010/wordprocessingShape">
                  <wps:wsp>
                    <wps:cNvSpPr txBox="1"/>
                    <wps:spPr>
                      <a:xfrm>
                        <a:off x="0" y="0"/>
                        <a:ext cx="1807845" cy="230505"/>
                      </a:xfrm>
                      <a:prstGeom prst="rect">
                        <a:avLst/>
                      </a:prstGeom>
                      <a:noFill/>
                    </wps:spPr>
                    <wps:txbx>
                      <w:txbxContent>
                        <w:p w14:paraId="18D15469" w14:textId="70EEA4C9" w:rsidR="001F2859" w:rsidRDefault="00213428" w:rsidP="001F2859">
                          <w:pPr>
                            <w:rPr>
                              <w:rFonts w:ascii="MadaniArabic-Regular" w:hAnsi="MadaniArabic-Regular" w:cs="MadaniArabic-Regular"/>
                              <w:color w:val="000000" w:themeColor="text1"/>
                              <w:kern w:val="24"/>
                              <w:sz w:val="18"/>
                              <w:szCs w:val="18"/>
                              <w:rtl/>
                              <w:lang w:val="en-GB"/>
                              <w14:ligatures w14:val="none"/>
                            </w:rPr>
                          </w:pPr>
                          <w:r>
                            <w:rPr>
                              <w:rFonts w:ascii="MadaniArabic-Regular" w:hAnsi="MadaniArabic-Regular" w:cs="MadaniArabic-Regular" w:hint="cs"/>
                              <w:color w:val="000000" w:themeColor="text1"/>
                              <w:kern w:val="24"/>
                              <w:sz w:val="18"/>
                              <w:szCs w:val="18"/>
                              <w:rtl/>
                              <w:lang w:val="en-GB"/>
                            </w:rPr>
                            <w:t>دليل أعمال النظارة وإدارة الوقف</w:t>
                          </w:r>
                        </w:p>
                      </w:txbxContent>
                    </wps:txbx>
                    <wps:bodyPr wrap="square">
                      <a:spAutoFit/>
                    </wps:bodyPr>
                  </wps:wsp>
                </a:graphicData>
              </a:graphic>
            </wp:anchor>
          </w:drawing>
        </mc:Choice>
        <mc:Fallback xmlns="">
          <w:pict>
            <v:shapetype w14:anchorId="632C0B95" id="_x0000_t202" coordsize="21600,21600" o:spt="202" path="m,l,21600r21600,l21600,xe">
              <v:stroke joinstyle="miter"/>
              <v:path gradientshapeok="t" o:connecttype="rect"/>
            </v:shapetype>
            <v:shape id="TextBox 5" o:spid="_x0000_s1030" type="#_x0000_t202" style="position:absolute;left:0;text-align:left;margin-left:-46.25pt;margin-top:27.3pt;width:142.35pt;height:18.15pt;z-index:251658243;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" filled="f" stroked="f">
              <v:textbox style="mso-fit-shape-to-text:t">
                <w:txbxContent>
                  <w:p w14:paraId="18D15469" w14:textId="70EEA4C9" w:rsidR="001F2859" w:rsidRDefault="00213428" w:rsidP="001F2859">
                    <w:pPr>
                      <w:rPr>
                        <w:rFonts w:ascii="MadaniArabic-Regular" w:hAnsi="MadaniArabic-Regular" w:cs="MadaniArabic-Regular"/>
                        <w:color w:val="000000" w:themeColor="text1"/>
                        <w:kern w:val="24"/>
                        <w:sz w:val="18"/>
                        <w:szCs w:val="18"/>
                        <w:rtl/>
                        <w:lang w:val="en-GB"/>
                        <w14:ligatures w14:val="none"/>
                      </w:rPr>
                    </w:pPr>
                    <w:r>
                      <w:rPr>
                        <w:rFonts w:ascii="MadaniArabic-Regular" w:hAnsi="MadaniArabic-Regular" w:cs="MadaniArabic-Regular" w:hint="cs"/>
                        <w:color w:val="000000" w:themeColor="text1"/>
                        <w:kern w:val="24"/>
                        <w:sz w:val="18"/>
                        <w:szCs w:val="18"/>
                        <w:rtl/>
                        <w:lang w:val="en-GB"/>
                      </w:rPr>
                      <w:t>دليل أعمال النظارة وإدارة الوقف</w:t>
                    </w:r>
                  </w:p>
                </w:txbxContent>
              </v:textbox>
            </v:shape>
          </w:pict>
        </mc:Fallback>
      </mc:AlternateContent>
    </w:r>
    <w:r w:rsidRPr="000E1FD1">
      <w:rPr>
        <w:noProof/>
      </w:rPr>
      <mc:AlternateContent>
        <mc:Choice Requires="wps">
          <w:drawing>
            <wp:anchor distT="0" distB="0" distL="114300" distR="114300" simplePos="0" relativeHeight="251658242" behindDoc="0" locked="0" layoutInCell="1" allowOverlap="1" wp14:anchorId="4A65C935" wp14:editId="3DE4DC3B">
              <wp:simplePos x="0" y="0"/>
              <wp:positionH relativeFrom="column">
                <wp:posOffset>1240699</wp:posOffset>
              </wp:positionH>
              <wp:positionV relativeFrom="paragraph">
                <wp:posOffset>495481</wp:posOffset>
              </wp:positionV>
              <wp:extent cx="9072000" cy="0"/>
              <wp:effectExtent l="0" t="0" r="0" b="0"/>
              <wp:wrapNone/>
              <wp:docPr id="57975993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072000" cy="0"/>
                      </a:xfrm>
                      <a:prstGeom prst="line">
                        <a:avLst/>
                      </a:prstGeom>
                      <a:ln w="22225">
                        <a:solidFill>
                          <a:srgbClr val="00BC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
          <w:pict>
            <v:line w14:anchorId="302748B7" id="Straight Connector 3" o:spid="_x0000_s1026" style="position:absolute;flip:x;z-index:251663363;visibility:visible;mso-wrap-style:square;mso-wrap-distance-left:9pt;mso-wrap-distance-top:0;mso-wrap-distance-right:9pt;mso-wrap-distance-bottom:0;mso-position-horizontal:absolute;mso-position-horizontal-relative:text;mso-position-vertical:absolute;mso-position-vertical-relative:text" from="97.7pt,39pt" to="812.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" strokecolor="#00bc98" strokeweight="1.75pt">
              <v:stroke joinstyle="miter"/>
              <o:lock v:ext="edit" shapetype="f"/>
            </v:line>
          </w:pict>
        </mc:Fallback>
      </mc:AlternateContent>
    </w:r>
  </w:p>
  <w:p w14:paraId="7B8479FC" w14:textId="77777777" w:rsidR="001F2859" w:rsidRDefault="001F285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BC35C1" w14:textId="091A2B93" w:rsidR="00213428" w:rsidRDefault="00213428" w:rsidP="00213428">
    <w:pPr>
      <w:pStyle w:val="Header"/>
    </w:pPr>
    <w:r w:rsidRPr="000E1FD1">
      <w:rPr>
        <w:noProof/>
      </w:rPr>
      <mc:AlternateContent>
        <mc:Choice Requires="wps">
          <w:drawing>
            <wp:anchor distT="0" distB="0" distL="114300" distR="114300" simplePos="0" relativeHeight="251661315" behindDoc="0" locked="0" layoutInCell="1" allowOverlap="1" wp14:anchorId="216713D8" wp14:editId="0A70FA26">
              <wp:simplePos x="0" y="0"/>
              <wp:positionH relativeFrom="column">
                <wp:posOffset>-587557</wp:posOffset>
              </wp:positionH>
              <wp:positionV relativeFrom="paragraph">
                <wp:posOffset>346891</wp:posOffset>
              </wp:positionV>
              <wp:extent cx="1807845" cy="230505"/>
              <wp:effectExtent l="0" t="0" r="0" b="0"/>
              <wp:wrapNone/>
              <wp:docPr id="587350438" name="TextBox 5"/>
              <wp:cNvGraphicFramePr/>
              <a:graphic xmlns:a="http://schemas.openxmlformats.org/drawingml/2006/main">
                <a:graphicData uri="http://schemas.microsoft.com/office/word/2010/wordprocessingShape">
                  <wps:wsp>
                    <wps:cNvSpPr txBox="1"/>
                    <wps:spPr>
                      <a:xfrm>
                        <a:off x="0" y="0"/>
                        <a:ext cx="1807845" cy="230505"/>
                      </a:xfrm>
                      <a:prstGeom prst="rect">
                        <a:avLst/>
                      </a:prstGeom>
                      <a:noFill/>
                    </wps:spPr>
                    <wps:txbx>
                      <w:txbxContent>
                        <w:p w14:paraId="5CC96B9B" w14:textId="0EE1AB8D" w:rsidR="00213428" w:rsidRDefault="00213428" w:rsidP="00213428">
                          <w:pPr>
                            <w:rPr>
                              <w:rFonts w:ascii="MadaniArabic-Regular" w:hAnsi="MadaniArabic-Regular" w:cs="MadaniArabic-Regular"/>
                              <w:color w:val="000000" w:themeColor="text1"/>
                              <w:kern w:val="24"/>
                              <w:sz w:val="18"/>
                              <w:szCs w:val="18"/>
                              <w:rtl/>
                              <w:lang w:val="en-GB"/>
                              <w14:ligatures w14:val="none"/>
                            </w:rPr>
                          </w:pPr>
                          <w:r>
                            <w:rPr>
                              <w:rFonts w:ascii="MadaniArabic-Regular" w:hAnsi="MadaniArabic-Regular" w:cs="MadaniArabic-Regular" w:hint="cs"/>
                              <w:color w:val="000000" w:themeColor="text1"/>
                              <w:kern w:val="24"/>
                              <w:sz w:val="18"/>
                              <w:szCs w:val="18"/>
                              <w:rtl/>
                              <w:lang w:val="en-GB"/>
                            </w:rPr>
                            <w:t>دليل أعمال النظارة وإدارة الوقف</w:t>
                          </w:r>
                        </w:p>
                      </w:txbxContent>
                    </wps:txbx>
                    <wps:bodyPr wrap="square">
                      <a:spAutoFit/>
                    </wps:bodyPr>
                  </wps:wsp>
                </a:graphicData>
              </a:graphic>
            </wp:anchor>
          </w:drawing>
        </mc:Choice>
        <mc:Fallback xmlns="">
          <w:pict>
            <v:shapetype w14:anchorId="216713D8" id="_x0000_t202" coordsize="21600,21600" o:spt="202" path="m,l,21600r21600,l21600,xe">
              <v:stroke joinstyle="miter"/>
              <v:path gradientshapeok="t" o:connecttype="rect"/>
            </v:shapetype>
            <v:shape id="_x0000_s1032" type="#_x0000_t202" style="position:absolute;left:0;text-align:left;margin-left:-46.25pt;margin-top:27.3pt;width:142.35pt;height:18.15pt;z-index:251661315;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" filled="f" stroked="f">
              <v:textbox style="mso-fit-shape-to-text:t">
                <w:txbxContent>
                  <w:p w14:paraId="5CC96B9B" w14:textId="0EE1AB8D" w:rsidR="00213428" w:rsidRDefault="00213428" w:rsidP="00213428">
                    <w:pPr>
                      <w:rPr>
                        <w:rFonts w:ascii="MadaniArabic-Regular" w:hAnsi="MadaniArabic-Regular" w:cs="MadaniArabic-Regular"/>
                        <w:color w:val="000000" w:themeColor="text1"/>
                        <w:kern w:val="24"/>
                        <w:sz w:val="18"/>
                        <w:szCs w:val="18"/>
                        <w:rtl/>
                        <w:lang w:val="en-GB"/>
                        <w14:ligatures w14:val="none"/>
                      </w:rPr>
                    </w:pPr>
                    <w:r>
                      <w:rPr>
                        <w:rFonts w:ascii="MadaniArabic-Regular" w:hAnsi="MadaniArabic-Regular" w:cs="MadaniArabic-Regular" w:hint="cs"/>
                        <w:color w:val="000000" w:themeColor="text1"/>
                        <w:kern w:val="24"/>
                        <w:sz w:val="18"/>
                        <w:szCs w:val="18"/>
                        <w:rtl/>
                        <w:lang w:val="en-GB"/>
                      </w:rPr>
                      <w:t>دليل أعمال النظارة وإدارة الوقف</w:t>
                    </w:r>
                  </w:p>
                </w:txbxContent>
              </v:textbox>
            </v:shape>
          </w:pict>
        </mc:Fallback>
      </mc:AlternateContent>
    </w:r>
    <w:r w:rsidRPr="000E1FD1">
      <w:rPr>
        <w:noProof/>
      </w:rPr>
      <mc:AlternateContent>
        <mc:Choice Requires="wps">
          <w:drawing>
            <wp:anchor distT="0" distB="0" distL="114300" distR="114300" simplePos="0" relativeHeight="251660291" behindDoc="0" locked="0" layoutInCell="1" allowOverlap="1" wp14:anchorId="2B392B85" wp14:editId="4B474B22">
              <wp:simplePos x="0" y="0"/>
              <wp:positionH relativeFrom="column">
                <wp:posOffset>1240699</wp:posOffset>
              </wp:positionH>
              <wp:positionV relativeFrom="paragraph">
                <wp:posOffset>495481</wp:posOffset>
              </wp:positionV>
              <wp:extent cx="9072000" cy="0"/>
              <wp:effectExtent l="0" t="0" r="0" b="0"/>
              <wp:wrapNone/>
              <wp:docPr id="53233116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9072000" cy="0"/>
                      </a:xfrm>
                      <a:prstGeom prst="line">
                        <a:avLst/>
                      </a:prstGeom>
                      <a:ln w="22225">
                        <a:solidFill>
                          <a:srgbClr val="00BC98"/>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
          <w:pict>
            <v:line w14:anchorId="5443AA13" id="Straight Connector 3" o:spid="_x0000_s1026" style="position:absolute;flip:x;z-index:251660291;visibility:visible;mso-wrap-style:square;mso-wrap-distance-left:9pt;mso-wrap-distance-top:0;mso-wrap-distance-right:9pt;mso-wrap-distance-bottom:0;mso-position-horizontal:absolute;mso-position-horizontal-relative:text;mso-position-vertical:absolute;mso-position-vertical-relative:text" from="97.7pt,39pt" to="812.05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" strokecolor="#00bc98" strokeweight="1.75pt">
              <v:stroke joinstyle="miter"/>
              <o:lock v:ext="edit" shapetype="f"/>
            </v:line>
          </w:pict>
        </mc:Fallback>
      </mc:AlternateContent>
    </w:r>
  </w:p>
  <w:p w14:paraId="6419440A" w14:textId="77777777" w:rsidR="001F2859" w:rsidRDefault="001F285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20508"/>
    <w:multiLevelType w:val="hybridMultilevel"/>
    <w:tmpl w:val="655E4D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0887E5D"/>
    <w:multiLevelType w:val="hybridMultilevel"/>
    <w:tmpl w:val="0EC27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DE796C"/>
    <w:multiLevelType w:val="hybridMultilevel"/>
    <w:tmpl w:val="13AAB2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EE403A"/>
    <w:multiLevelType w:val="hybridMultilevel"/>
    <w:tmpl w:val="5D3C2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313F0D"/>
    <w:multiLevelType w:val="multilevel"/>
    <w:tmpl w:val="1EDA1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935613"/>
    <w:multiLevelType w:val="hybridMultilevel"/>
    <w:tmpl w:val="50D456CC"/>
    <w:lvl w:ilvl="0" w:tplc="04090001">
      <w:start w:val="1"/>
      <w:numFmt w:val="bullet"/>
      <w:lvlText w:val=""/>
      <w:lvlJc w:val="left"/>
      <w:pPr>
        <w:ind w:left="720" w:hanging="360"/>
      </w:pPr>
      <w:rPr>
        <w:rFonts w:ascii="Symbol" w:hAnsi="Symbol" w:hint="default"/>
      </w:rPr>
    </w:lvl>
    <w:lvl w:ilvl="1" w:tplc="417243B4">
      <w:numFmt w:val="bullet"/>
      <w:lvlText w:val="•"/>
      <w:lvlJc w:val="left"/>
      <w:pPr>
        <w:ind w:left="720" w:hanging="360"/>
      </w:pPr>
      <w:rPr>
        <w:rFonts w:ascii="MadaniArabic-Light" w:eastAsiaTheme="minorHAnsi" w:hAnsi="MadaniArabic-Light" w:cs="MadaniArabic-Light"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3C766DE"/>
    <w:multiLevelType w:val="hybridMultilevel"/>
    <w:tmpl w:val="B468AFBC"/>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1DE1650D"/>
    <w:multiLevelType w:val="multilevel"/>
    <w:tmpl w:val="DB085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EA26926"/>
    <w:multiLevelType w:val="hybridMultilevel"/>
    <w:tmpl w:val="38FA3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76EE0"/>
    <w:multiLevelType w:val="hybridMultilevel"/>
    <w:tmpl w:val="895AA6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1E63C32"/>
    <w:multiLevelType w:val="hybridMultilevel"/>
    <w:tmpl w:val="D046A5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CE92283"/>
    <w:multiLevelType w:val="multilevel"/>
    <w:tmpl w:val="8424D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231322C"/>
    <w:multiLevelType w:val="multilevel"/>
    <w:tmpl w:val="105CF714"/>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3150" w:hanging="720"/>
      </w:pPr>
    </w:lvl>
    <w:lvl w:ilvl="3">
      <w:start w:val="1"/>
      <w:numFmt w:val="decimal"/>
      <w:pStyle w:val="Heading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360F287D"/>
    <w:multiLevelType w:val="multilevel"/>
    <w:tmpl w:val="1B5CE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6150D50"/>
    <w:multiLevelType w:val="multilevel"/>
    <w:tmpl w:val="B71E9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3B7D5C02"/>
    <w:multiLevelType w:val="multilevel"/>
    <w:tmpl w:val="E5569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3D1E5C97"/>
    <w:multiLevelType w:val="hybridMultilevel"/>
    <w:tmpl w:val="B468AF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D703887"/>
    <w:multiLevelType w:val="multilevel"/>
    <w:tmpl w:val="8276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EB85DEC"/>
    <w:multiLevelType w:val="multilevel"/>
    <w:tmpl w:val="FECA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422201A"/>
    <w:multiLevelType w:val="hybridMultilevel"/>
    <w:tmpl w:val="6EECE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4F22DDB"/>
    <w:multiLevelType w:val="hybridMultilevel"/>
    <w:tmpl w:val="F1EC97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5E51B96"/>
    <w:multiLevelType w:val="hybridMultilevel"/>
    <w:tmpl w:val="056E85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7746E93"/>
    <w:multiLevelType w:val="multilevel"/>
    <w:tmpl w:val="A7EA2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7827CB0"/>
    <w:multiLevelType w:val="multilevel"/>
    <w:tmpl w:val="67602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B7B65BB"/>
    <w:multiLevelType w:val="hybridMultilevel"/>
    <w:tmpl w:val="36CA4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D0A3345"/>
    <w:multiLevelType w:val="multilevel"/>
    <w:tmpl w:val="4DAE7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525375CB"/>
    <w:multiLevelType w:val="hybridMultilevel"/>
    <w:tmpl w:val="75D00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328619B"/>
    <w:multiLevelType w:val="hybridMultilevel"/>
    <w:tmpl w:val="75001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6B53584"/>
    <w:multiLevelType w:val="multilevel"/>
    <w:tmpl w:val="89482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A537D3C"/>
    <w:multiLevelType w:val="multilevel"/>
    <w:tmpl w:val="55A65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A8F50CE"/>
    <w:multiLevelType w:val="multilevel"/>
    <w:tmpl w:val="46BCF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6ADF4B8C"/>
    <w:multiLevelType w:val="hybridMultilevel"/>
    <w:tmpl w:val="DEB20A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D1E70D3"/>
    <w:multiLevelType w:val="multilevel"/>
    <w:tmpl w:val="4A285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1243F00"/>
    <w:multiLevelType w:val="hybridMultilevel"/>
    <w:tmpl w:val="F51607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6FB3EAB"/>
    <w:multiLevelType w:val="multilevel"/>
    <w:tmpl w:val="B34E25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9E76721"/>
    <w:multiLevelType w:val="hybridMultilevel"/>
    <w:tmpl w:val="426A30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49200401">
    <w:abstractNumId w:val="4"/>
  </w:num>
  <w:num w:numId="2" w16cid:durableId="569343633">
    <w:abstractNumId w:val="18"/>
  </w:num>
  <w:num w:numId="3" w16cid:durableId="403261663">
    <w:abstractNumId w:val="13"/>
  </w:num>
  <w:num w:numId="4" w16cid:durableId="1060784163">
    <w:abstractNumId w:val="16"/>
  </w:num>
  <w:num w:numId="5" w16cid:durableId="851452235">
    <w:abstractNumId w:val="6"/>
  </w:num>
  <w:num w:numId="6" w16cid:durableId="1545021244">
    <w:abstractNumId w:val="12"/>
  </w:num>
  <w:num w:numId="7" w16cid:durableId="213347741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407649378">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664281643">
    <w:abstractNumId w:val="29"/>
  </w:num>
  <w:num w:numId="10" w16cid:durableId="74205195">
    <w:abstractNumId w:val="34"/>
  </w:num>
  <w:num w:numId="11" w16cid:durableId="583997797">
    <w:abstractNumId w:val="35"/>
  </w:num>
  <w:num w:numId="12" w16cid:durableId="962611462">
    <w:abstractNumId w:val="10"/>
  </w:num>
  <w:num w:numId="13" w16cid:durableId="2027636839">
    <w:abstractNumId w:val="11"/>
  </w:num>
  <w:num w:numId="14" w16cid:durableId="1432629014">
    <w:abstractNumId w:val="28"/>
  </w:num>
  <w:num w:numId="15" w16cid:durableId="1862351934">
    <w:abstractNumId w:val="17"/>
  </w:num>
  <w:num w:numId="16" w16cid:durableId="128398264">
    <w:abstractNumId w:val="14"/>
  </w:num>
  <w:num w:numId="17" w16cid:durableId="103621712">
    <w:abstractNumId w:val="15"/>
  </w:num>
  <w:num w:numId="18" w16cid:durableId="1780831492">
    <w:abstractNumId w:val="21"/>
  </w:num>
  <w:num w:numId="19" w16cid:durableId="133304978">
    <w:abstractNumId w:val="23"/>
  </w:num>
  <w:num w:numId="20" w16cid:durableId="1460295882">
    <w:abstractNumId w:val="7"/>
  </w:num>
  <w:num w:numId="21" w16cid:durableId="1567643247">
    <w:abstractNumId w:val="22"/>
  </w:num>
  <w:num w:numId="22" w16cid:durableId="35394380">
    <w:abstractNumId w:val="30"/>
  </w:num>
  <w:num w:numId="23" w16cid:durableId="1443567929">
    <w:abstractNumId w:val="25"/>
  </w:num>
  <w:num w:numId="24" w16cid:durableId="1725447909">
    <w:abstractNumId w:val="32"/>
  </w:num>
  <w:num w:numId="25" w16cid:durableId="2139452869">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75391554">
    <w:abstractNumId w:val="33"/>
  </w:num>
  <w:num w:numId="27" w16cid:durableId="1301303267">
    <w:abstractNumId w:val="31"/>
  </w:num>
  <w:num w:numId="28" w16cid:durableId="2084139189">
    <w:abstractNumId w:val="8"/>
  </w:num>
  <w:num w:numId="29" w16cid:durableId="225840922">
    <w:abstractNumId w:val="5"/>
  </w:num>
  <w:num w:numId="30" w16cid:durableId="945501595">
    <w:abstractNumId w:val="19"/>
  </w:num>
  <w:num w:numId="31" w16cid:durableId="1556162777">
    <w:abstractNumId w:val="26"/>
  </w:num>
  <w:num w:numId="32" w16cid:durableId="590357397">
    <w:abstractNumId w:val="20"/>
  </w:num>
  <w:num w:numId="33" w16cid:durableId="1347713970">
    <w:abstractNumId w:val="9"/>
  </w:num>
  <w:num w:numId="34" w16cid:durableId="679311359">
    <w:abstractNumId w:val="27"/>
  </w:num>
  <w:num w:numId="35" w16cid:durableId="1078558698">
    <w:abstractNumId w:val="1"/>
  </w:num>
  <w:num w:numId="36" w16cid:durableId="1314674806">
    <w:abstractNumId w:val="0"/>
  </w:num>
  <w:num w:numId="37" w16cid:durableId="1434479079">
    <w:abstractNumId w:val="3"/>
  </w:num>
  <w:num w:numId="38" w16cid:durableId="2022970952">
    <w:abstractNumId w:val="2"/>
  </w:num>
  <w:num w:numId="39" w16cid:durableId="1844777786">
    <w:abstractNumId w:val="24"/>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dwa Alateiqu">
    <w15:presenceInfo w15:providerId="AD" w15:userId="S::Fadwa@alphalf.com::6a1782e1-2279-4d64-885d-5b37db43ec0e"/>
  </w15:person>
  <w15:person w15:author="Ahmed Alfarooque">
    <w15:presenceInfo w15:providerId="AD" w15:userId="S::a.alfarooque@alphalf.com::67f1fed3-69aa-46b1-bec4-fc9f9c25fe9c"/>
  </w15:person>
  <w15:person w15:author="Medlink">
    <w15:presenceInfo w15:providerId="AD" w15:userId="S::admin@medlinkksa.com::da95bced-c03a-43b2-adda-ef2830fa90a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484"/>
    <w:rsid w:val="0000011C"/>
    <w:rsid w:val="000001FD"/>
    <w:rsid w:val="0000041B"/>
    <w:rsid w:val="000005B2"/>
    <w:rsid w:val="0000068B"/>
    <w:rsid w:val="000008FC"/>
    <w:rsid w:val="000009CB"/>
    <w:rsid w:val="00000A6E"/>
    <w:rsid w:val="00000C08"/>
    <w:rsid w:val="00000D2F"/>
    <w:rsid w:val="00000E81"/>
    <w:rsid w:val="0000100E"/>
    <w:rsid w:val="000010B9"/>
    <w:rsid w:val="000013E2"/>
    <w:rsid w:val="000013EC"/>
    <w:rsid w:val="000015BF"/>
    <w:rsid w:val="00001753"/>
    <w:rsid w:val="0000175A"/>
    <w:rsid w:val="00001765"/>
    <w:rsid w:val="00001850"/>
    <w:rsid w:val="00001919"/>
    <w:rsid w:val="00001ABE"/>
    <w:rsid w:val="00001CBF"/>
    <w:rsid w:val="00001D97"/>
    <w:rsid w:val="00001E4A"/>
    <w:rsid w:val="00001E76"/>
    <w:rsid w:val="00001E89"/>
    <w:rsid w:val="00001EA2"/>
    <w:rsid w:val="00001F24"/>
    <w:rsid w:val="00001F78"/>
    <w:rsid w:val="00001FA7"/>
    <w:rsid w:val="000020BE"/>
    <w:rsid w:val="0000236C"/>
    <w:rsid w:val="0000240F"/>
    <w:rsid w:val="00002628"/>
    <w:rsid w:val="00002762"/>
    <w:rsid w:val="000028C6"/>
    <w:rsid w:val="0000291B"/>
    <w:rsid w:val="00002955"/>
    <w:rsid w:val="00002C0C"/>
    <w:rsid w:val="00002D0B"/>
    <w:rsid w:val="00002D67"/>
    <w:rsid w:val="00002D7C"/>
    <w:rsid w:val="0000308A"/>
    <w:rsid w:val="00003318"/>
    <w:rsid w:val="00003331"/>
    <w:rsid w:val="00003456"/>
    <w:rsid w:val="000034B7"/>
    <w:rsid w:val="000034F8"/>
    <w:rsid w:val="000035D5"/>
    <w:rsid w:val="000036B2"/>
    <w:rsid w:val="0000371D"/>
    <w:rsid w:val="00003724"/>
    <w:rsid w:val="00003A89"/>
    <w:rsid w:val="00003C7D"/>
    <w:rsid w:val="00003E5D"/>
    <w:rsid w:val="00003E79"/>
    <w:rsid w:val="00003F79"/>
    <w:rsid w:val="00004185"/>
    <w:rsid w:val="00004195"/>
    <w:rsid w:val="0000423D"/>
    <w:rsid w:val="00004256"/>
    <w:rsid w:val="000043D3"/>
    <w:rsid w:val="000045D8"/>
    <w:rsid w:val="00004701"/>
    <w:rsid w:val="00004781"/>
    <w:rsid w:val="00004945"/>
    <w:rsid w:val="000049B1"/>
    <w:rsid w:val="00004D99"/>
    <w:rsid w:val="00004EB2"/>
    <w:rsid w:val="00004F1A"/>
    <w:rsid w:val="000050B5"/>
    <w:rsid w:val="00005113"/>
    <w:rsid w:val="000052B7"/>
    <w:rsid w:val="00005579"/>
    <w:rsid w:val="000055B7"/>
    <w:rsid w:val="00005662"/>
    <w:rsid w:val="0000596C"/>
    <w:rsid w:val="00005B29"/>
    <w:rsid w:val="00005D99"/>
    <w:rsid w:val="00005F1E"/>
    <w:rsid w:val="000060A3"/>
    <w:rsid w:val="0000635B"/>
    <w:rsid w:val="00006615"/>
    <w:rsid w:val="000066C2"/>
    <w:rsid w:val="00006717"/>
    <w:rsid w:val="0000676E"/>
    <w:rsid w:val="0000680E"/>
    <w:rsid w:val="0000696C"/>
    <w:rsid w:val="00006AFD"/>
    <w:rsid w:val="00006B80"/>
    <w:rsid w:val="00006CE1"/>
    <w:rsid w:val="00006D2F"/>
    <w:rsid w:val="00006E2F"/>
    <w:rsid w:val="00006EC3"/>
    <w:rsid w:val="00006FEA"/>
    <w:rsid w:val="0000727E"/>
    <w:rsid w:val="0000733C"/>
    <w:rsid w:val="00007372"/>
    <w:rsid w:val="0000757E"/>
    <w:rsid w:val="00007619"/>
    <w:rsid w:val="00007642"/>
    <w:rsid w:val="00007650"/>
    <w:rsid w:val="00007735"/>
    <w:rsid w:val="00007823"/>
    <w:rsid w:val="00007867"/>
    <w:rsid w:val="00007886"/>
    <w:rsid w:val="00007927"/>
    <w:rsid w:val="00007ACD"/>
    <w:rsid w:val="00007BA3"/>
    <w:rsid w:val="00007C75"/>
    <w:rsid w:val="00010109"/>
    <w:rsid w:val="00010395"/>
    <w:rsid w:val="000104DB"/>
    <w:rsid w:val="0001065A"/>
    <w:rsid w:val="00010704"/>
    <w:rsid w:val="00010710"/>
    <w:rsid w:val="00010B88"/>
    <w:rsid w:val="00010B96"/>
    <w:rsid w:val="00010C4A"/>
    <w:rsid w:val="00010C73"/>
    <w:rsid w:val="00010CE9"/>
    <w:rsid w:val="00010D88"/>
    <w:rsid w:val="00010F83"/>
    <w:rsid w:val="00011093"/>
    <w:rsid w:val="0001118C"/>
    <w:rsid w:val="000111CF"/>
    <w:rsid w:val="0001121F"/>
    <w:rsid w:val="00011295"/>
    <w:rsid w:val="000112BF"/>
    <w:rsid w:val="000112DB"/>
    <w:rsid w:val="000113D8"/>
    <w:rsid w:val="00011412"/>
    <w:rsid w:val="000114BD"/>
    <w:rsid w:val="00011629"/>
    <w:rsid w:val="00011725"/>
    <w:rsid w:val="00011753"/>
    <w:rsid w:val="000117CC"/>
    <w:rsid w:val="00011A96"/>
    <w:rsid w:val="00011B4E"/>
    <w:rsid w:val="00011E15"/>
    <w:rsid w:val="00011EC1"/>
    <w:rsid w:val="00011F46"/>
    <w:rsid w:val="000124DD"/>
    <w:rsid w:val="00012540"/>
    <w:rsid w:val="000125D2"/>
    <w:rsid w:val="00012652"/>
    <w:rsid w:val="00012A8E"/>
    <w:rsid w:val="00012B04"/>
    <w:rsid w:val="00012B72"/>
    <w:rsid w:val="00012E3D"/>
    <w:rsid w:val="00012EE3"/>
    <w:rsid w:val="00012F01"/>
    <w:rsid w:val="00013016"/>
    <w:rsid w:val="000130C1"/>
    <w:rsid w:val="0001326A"/>
    <w:rsid w:val="000132B1"/>
    <w:rsid w:val="000132F1"/>
    <w:rsid w:val="00013358"/>
    <w:rsid w:val="000133DA"/>
    <w:rsid w:val="00013492"/>
    <w:rsid w:val="0001351C"/>
    <w:rsid w:val="000137F9"/>
    <w:rsid w:val="000139DA"/>
    <w:rsid w:val="00013A0B"/>
    <w:rsid w:val="00013A20"/>
    <w:rsid w:val="00013C4E"/>
    <w:rsid w:val="00013DA6"/>
    <w:rsid w:val="00013E1F"/>
    <w:rsid w:val="00014011"/>
    <w:rsid w:val="000140B4"/>
    <w:rsid w:val="0001427A"/>
    <w:rsid w:val="0001428E"/>
    <w:rsid w:val="000142B1"/>
    <w:rsid w:val="00014343"/>
    <w:rsid w:val="0001444E"/>
    <w:rsid w:val="0001447B"/>
    <w:rsid w:val="000144F1"/>
    <w:rsid w:val="00014540"/>
    <w:rsid w:val="000145E9"/>
    <w:rsid w:val="000146E1"/>
    <w:rsid w:val="00014728"/>
    <w:rsid w:val="0001481A"/>
    <w:rsid w:val="000149E3"/>
    <w:rsid w:val="00014CC2"/>
    <w:rsid w:val="00014DE5"/>
    <w:rsid w:val="00014F90"/>
    <w:rsid w:val="00014FD8"/>
    <w:rsid w:val="00015201"/>
    <w:rsid w:val="0001551F"/>
    <w:rsid w:val="00015793"/>
    <w:rsid w:val="000158F6"/>
    <w:rsid w:val="00015926"/>
    <w:rsid w:val="00015A5B"/>
    <w:rsid w:val="00015BC2"/>
    <w:rsid w:val="00015C0E"/>
    <w:rsid w:val="00015CE0"/>
    <w:rsid w:val="00015D6A"/>
    <w:rsid w:val="00015DD9"/>
    <w:rsid w:val="00015E62"/>
    <w:rsid w:val="00016063"/>
    <w:rsid w:val="00016251"/>
    <w:rsid w:val="00016723"/>
    <w:rsid w:val="00016EB5"/>
    <w:rsid w:val="00016ED3"/>
    <w:rsid w:val="00016F83"/>
    <w:rsid w:val="00017048"/>
    <w:rsid w:val="000172C3"/>
    <w:rsid w:val="000172F8"/>
    <w:rsid w:val="00017497"/>
    <w:rsid w:val="0001766C"/>
    <w:rsid w:val="0001777F"/>
    <w:rsid w:val="00017B03"/>
    <w:rsid w:val="0002008F"/>
    <w:rsid w:val="00020336"/>
    <w:rsid w:val="00020717"/>
    <w:rsid w:val="00020736"/>
    <w:rsid w:val="00020929"/>
    <w:rsid w:val="000209E9"/>
    <w:rsid w:val="00020F19"/>
    <w:rsid w:val="00021108"/>
    <w:rsid w:val="00021131"/>
    <w:rsid w:val="00021166"/>
    <w:rsid w:val="000211F1"/>
    <w:rsid w:val="00021207"/>
    <w:rsid w:val="00021315"/>
    <w:rsid w:val="00021391"/>
    <w:rsid w:val="00021568"/>
    <w:rsid w:val="000215C1"/>
    <w:rsid w:val="000219B7"/>
    <w:rsid w:val="00021A3B"/>
    <w:rsid w:val="00021AA5"/>
    <w:rsid w:val="00021AF1"/>
    <w:rsid w:val="00021D23"/>
    <w:rsid w:val="00021D47"/>
    <w:rsid w:val="00021DB8"/>
    <w:rsid w:val="00021DC4"/>
    <w:rsid w:val="00021E54"/>
    <w:rsid w:val="00021EAF"/>
    <w:rsid w:val="00021F80"/>
    <w:rsid w:val="00021FE8"/>
    <w:rsid w:val="00022083"/>
    <w:rsid w:val="000220C9"/>
    <w:rsid w:val="0002215F"/>
    <w:rsid w:val="0002227F"/>
    <w:rsid w:val="00022345"/>
    <w:rsid w:val="000223AC"/>
    <w:rsid w:val="000223C5"/>
    <w:rsid w:val="00022652"/>
    <w:rsid w:val="000226AA"/>
    <w:rsid w:val="00022812"/>
    <w:rsid w:val="00022829"/>
    <w:rsid w:val="0002291D"/>
    <w:rsid w:val="00022A92"/>
    <w:rsid w:val="00022ACB"/>
    <w:rsid w:val="00022BB4"/>
    <w:rsid w:val="00022CA7"/>
    <w:rsid w:val="00022DE4"/>
    <w:rsid w:val="0002309F"/>
    <w:rsid w:val="000230E1"/>
    <w:rsid w:val="00023153"/>
    <w:rsid w:val="00023161"/>
    <w:rsid w:val="000232DB"/>
    <w:rsid w:val="000232FD"/>
    <w:rsid w:val="00023343"/>
    <w:rsid w:val="0002343E"/>
    <w:rsid w:val="00023503"/>
    <w:rsid w:val="000235CB"/>
    <w:rsid w:val="0002365E"/>
    <w:rsid w:val="00023779"/>
    <w:rsid w:val="000237D2"/>
    <w:rsid w:val="00023964"/>
    <w:rsid w:val="00023BDD"/>
    <w:rsid w:val="00023E6E"/>
    <w:rsid w:val="00024077"/>
    <w:rsid w:val="00024082"/>
    <w:rsid w:val="000240C9"/>
    <w:rsid w:val="00024301"/>
    <w:rsid w:val="00024307"/>
    <w:rsid w:val="0002439A"/>
    <w:rsid w:val="0002440A"/>
    <w:rsid w:val="0002442E"/>
    <w:rsid w:val="0002444A"/>
    <w:rsid w:val="00024619"/>
    <w:rsid w:val="000248D0"/>
    <w:rsid w:val="0002490B"/>
    <w:rsid w:val="000249A7"/>
    <w:rsid w:val="00024AC7"/>
    <w:rsid w:val="00024B5C"/>
    <w:rsid w:val="00024CBD"/>
    <w:rsid w:val="00024CFD"/>
    <w:rsid w:val="00025088"/>
    <w:rsid w:val="000253DD"/>
    <w:rsid w:val="00025630"/>
    <w:rsid w:val="000256B8"/>
    <w:rsid w:val="0002575D"/>
    <w:rsid w:val="0002589E"/>
    <w:rsid w:val="000258B6"/>
    <w:rsid w:val="00025906"/>
    <w:rsid w:val="0002591C"/>
    <w:rsid w:val="000259F5"/>
    <w:rsid w:val="00025A32"/>
    <w:rsid w:val="00025ADD"/>
    <w:rsid w:val="00025BF3"/>
    <w:rsid w:val="00025CE6"/>
    <w:rsid w:val="00025DCE"/>
    <w:rsid w:val="00025E28"/>
    <w:rsid w:val="000261A6"/>
    <w:rsid w:val="000264E2"/>
    <w:rsid w:val="00026948"/>
    <w:rsid w:val="000269F3"/>
    <w:rsid w:val="00026A33"/>
    <w:rsid w:val="00026A42"/>
    <w:rsid w:val="00026C93"/>
    <w:rsid w:val="00026CD4"/>
    <w:rsid w:val="00026D30"/>
    <w:rsid w:val="00026DDB"/>
    <w:rsid w:val="000270F0"/>
    <w:rsid w:val="00027493"/>
    <w:rsid w:val="000275B9"/>
    <w:rsid w:val="00027B2B"/>
    <w:rsid w:val="00027F80"/>
    <w:rsid w:val="00030044"/>
    <w:rsid w:val="0003014B"/>
    <w:rsid w:val="00030278"/>
    <w:rsid w:val="00030302"/>
    <w:rsid w:val="000304FA"/>
    <w:rsid w:val="00030516"/>
    <w:rsid w:val="00030672"/>
    <w:rsid w:val="000309C2"/>
    <w:rsid w:val="00030A13"/>
    <w:rsid w:val="00030B0D"/>
    <w:rsid w:val="00030D3C"/>
    <w:rsid w:val="00030EFF"/>
    <w:rsid w:val="00031068"/>
    <w:rsid w:val="00031357"/>
    <w:rsid w:val="000313F0"/>
    <w:rsid w:val="0003142B"/>
    <w:rsid w:val="0003145D"/>
    <w:rsid w:val="00031526"/>
    <w:rsid w:val="0003168A"/>
    <w:rsid w:val="00031719"/>
    <w:rsid w:val="00031982"/>
    <w:rsid w:val="0003198F"/>
    <w:rsid w:val="000319B0"/>
    <w:rsid w:val="000319E5"/>
    <w:rsid w:val="00031BB4"/>
    <w:rsid w:val="00031C3D"/>
    <w:rsid w:val="00031C7D"/>
    <w:rsid w:val="00031E55"/>
    <w:rsid w:val="0003268D"/>
    <w:rsid w:val="0003283C"/>
    <w:rsid w:val="00032A0F"/>
    <w:rsid w:val="00032AC8"/>
    <w:rsid w:val="00032B19"/>
    <w:rsid w:val="00032C78"/>
    <w:rsid w:val="000330FF"/>
    <w:rsid w:val="000332D3"/>
    <w:rsid w:val="0003336F"/>
    <w:rsid w:val="000334B7"/>
    <w:rsid w:val="00033683"/>
    <w:rsid w:val="000338F3"/>
    <w:rsid w:val="00033A2F"/>
    <w:rsid w:val="00033A63"/>
    <w:rsid w:val="00033E34"/>
    <w:rsid w:val="00033E93"/>
    <w:rsid w:val="00033EA5"/>
    <w:rsid w:val="00033F0C"/>
    <w:rsid w:val="0003431F"/>
    <w:rsid w:val="00034372"/>
    <w:rsid w:val="000347E5"/>
    <w:rsid w:val="00034A1C"/>
    <w:rsid w:val="00034A62"/>
    <w:rsid w:val="00034B42"/>
    <w:rsid w:val="00034CB0"/>
    <w:rsid w:val="00034DB6"/>
    <w:rsid w:val="00034DF9"/>
    <w:rsid w:val="00034E6C"/>
    <w:rsid w:val="00034EB7"/>
    <w:rsid w:val="00035329"/>
    <w:rsid w:val="000354E2"/>
    <w:rsid w:val="0003566B"/>
    <w:rsid w:val="000356C0"/>
    <w:rsid w:val="000356C1"/>
    <w:rsid w:val="00035776"/>
    <w:rsid w:val="000357A9"/>
    <w:rsid w:val="00035855"/>
    <w:rsid w:val="000358A5"/>
    <w:rsid w:val="000358C0"/>
    <w:rsid w:val="00035A61"/>
    <w:rsid w:val="00035A7B"/>
    <w:rsid w:val="00035CB5"/>
    <w:rsid w:val="00035D23"/>
    <w:rsid w:val="00035F31"/>
    <w:rsid w:val="00035F5E"/>
    <w:rsid w:val="00036056"/>
    <w:rsid w:val="000361D9"/>
    <w:rsid w:val="00036561"/>
    <w:rsid w:val="000365CA"/>
    <w:rsid w:val="000365E3"/>
    <w:rsid w:val="0003687C"/>
    <w:rsid w:val="0003691D"/>
    <w:rsid w:val="0003698E"/>
    <w:rsid w:val="00036996"/>
    <w:rsid w:val="00036B32"/>
    <w:rsid w:val="00036F93"/>
    <w:rsid w:val="00037096"/>
    <w:rsid w:val="000375C7"/>
    <w:rsid w:val="000376DD"/>
    <w:rsid w:val="00037B2A"/>
    <w:rsid w:val="00037D58"/>
    <w:rsid w:val="00037E5D"/>
    <w:rsid w:val="00037EB8"/>
    <w:rsid w:val="00037FEA"/>
    <w:rsid w:val="00040004"/>
    <w:rsid w:val="0004001A"/>
    <w:rsid w:val="00040091"/>
    <w:rsid w:val="00040180"/>
    <w:rsid w:val="0004039E"/>
    <w:rsid w:val="0004047C"/>
    <w:rsid w:val="00040544"/>
    <w:rsid w:val="0004058B"/>
    <w:rsid w:val="0004074D"/>
    <w:rsid w:val="0004076C"/>
    <w:rsid w:val="00040A33"/>
    <w:rsid w:val="00040BFD"/>
    <w:rsid w:val="00040CB2"/>
    <w:rsid w:val="00040E25"/>
    <w:rsid w:val="00040E3B"/>
    <w:rsid w:val="00041049"/>
    <w:rsid w:val="000411E7"/>
    <w:rsid w:val="000411F3"/>
    <w:rsid w:val="0004131A"/>
    <w:rsid w:val="000413B2"/>
    <w:rsid w:val="00041500"/>
    <w:rsid w:val="000417C3"/>
    <w:rsid w:val="00041846"/>
    <w:rsid w:val="000418F4"/>
    <w:rsid w:val="0004196C"/>
    <w:rsid w:val="000419CA"/>
    <w:rsid w:val="00041B65"/>
    <w:rsid w:val="00041B95"/>
    <w:rsid w:val="00041EE9"/>
    <w:rsid w:val="00041F90"/>
    <w:rsid w:val="00042106"/>
    <w:rsid w:val="00042198"/>
    <w:rsid w:val="00042445"/>
    <w:rsid w:val="00042576"/>
    <w:rsid w:val="000426BE"/>
    <w:rsid w:val="000426E6"/>
    <w:rsid w:val="00042B8E"/>
    <w:rsid w:val="00042C56"/>
    <w:rsid w:val="00042D10"/>
    <w:rsid w:val="00042E82"/>
    <w:rsid w:val="00042EB9"/>
    <w:rsid w:val="0004324B"/>
    <w:rsid w:val="0004340C"/>
    <w:rsid w:val="0004356C"/>
    <w:rsid w:val="00043604"/>
    <w:rsid w:val="0004368A"/>
    <w:rsid w:val="00043805"/>
    <w:rsid w:val="00043997"/>
    <w:rsid w:val="00043A90"/>
    <w:rsid w:val="00043C0B"/>
    <w:rsid w:val="00043CA5"/>
    <w:rsid w:val="00043DC9"/>
    <w:rsid w:val="00043E96"/>
    <w:rsid w:val="00043EC2"/>
    <w:rsid w:val="00044084"/>
    <w:rsid w:val="000440B3"/>
    <w:rsid w:val="0004422A"/>
    <w:rsid w:val="00044557"/>
    <w:rsid w:val="0004457D"/>
    <w:rsid w:val="000447EF"/>
    <w:rsid w:val="00044947"/>
    <w:rsid w:val="00044976"/>
    <w:rsid w:val="00044A75"/>
    <w:rsid w:val="00044B34"/>
    <w:rsid w:val="00044F13"/>
    <w:rsid w:val="00044FBF"/>
    <w:rsid w:val="00045063"/>
    <w:rsid w:val="0004526F"/>
    <w:rsid w:val="0004529D"/>
    <w:rsid w:val="00045779"/>
    <w:rsid w:val="0004586E"/>
    <w:rsid w:val="00045A1C"/>
    <w:rsid w:val="00045C39"/>
    <w:rsid w:val="00045CCE"/>
    <w:rsid w:val="00045E64"/>
    <w:rsid w:val="0004602F"/>
    <w:rsid w:val="000460B2"/>
    <w:rsid w:val="0004642F"/>
    <w:rsid w:val="000465C7"/>
    <w:rsid w:val="00046705"/>
    <w:rsid w:val="00046739"/>
    <w:rsid w:val="000467BA"/>
    <w:rsid w:val="00046A0E"/>
    <w:rsid w:val="00046AFA"/>
    <w:rsid w:val="00046B4C"/>
    <w:rsid w:val="00046C57"/>
    <w:rsid w:val="00046DFE"/>
    <w:rsid w:val="00046E32"/>
    <w:rsid w:val="00046E58"/>
    <w:rsid w:val="00046F60"/>
    <w:rsid w:val="0004729C"/>
    <w:rsid w:val="00047332"/>
    <w:rsid w:val="000473C1"/>
    <w:rsid w:val="000473D4"/>
    <w:rsid w:val="00047739"/>
    <w:rsid w:val="000477AB"/>
    <w:rsid w:val="00047971"/>
    <w:rsid w:val="000479B4"/>
    <w:rsid w:val="00047A00"/>
    <w:rsid w:val="00047A2C"/>
    <w:rsid w:val="00047A58"/>
    <w:rsid w:val="00047A8C"/>
    <w:rsid w:val="00047CD9"/>
    <w:rsid w:val="00047D1D"/>
    <w:rsid w:val="00047E69"/>
    <w:rsid w:val="00047E97"/>
    <w:rsid w:val="00047F04"/>
    <w:rsid w:val="00047F7E"/>
    <w:rsid w:val="00047FC4"/>
    <w:rsid w:val="0005012C"/>
    <w:rsid w:val="000502EC"/>
    <w:rsid w:val="00050422"/>
    <w:rsid w:val="000506F2"/>
    <w:rsid w:val="00050781"/>
    <w:rsid w:val="00050B2A"/>
    <w:rsid w:val="00050BD9"/>
    <w:rsid w:val="00050E71"/>
    <w:rsid w:val="000511D3"/>
    <w:rsid w:val="00051647"/>
    <w:rsid w:val="00051652"/>
    <w:rsid w:val="00051666"/>
    <w:rsid w:val="0005176F"/>
    <w:rsid w:val="00051A23"/>
    <w:rsid w:val="00051B59"/>
    <w:rsid w:val="00051C5E"/>
    <w:rsid w:val="00051D87"/>
    <w:rsid w:val="00051E49"/>
    <w:rsid w:val="00051EBB"/>
    <w:rsid w:val="00051F45"/>
    <w:rsid w:val="0005211C"/>
    <w:rsid w:val="0005239E"/>
    <w:rsid w:val="0005242B"/>
    <w:rsid w:val="00052499"/>
    <w:rsid w:val="00052575"/>
    <w:rsid w:val="0005291D"/>
    <w:rsid w:val="00052DA3"/>
    <w:rsid w:val="00052F71"/>
    <w:rsid w:val="0005317B"/>
    <w:rsid w:val="00053210"/>
    <w:rsid w:val="000533DF"/>
    <w:rsid w:val="000533F8"/>
    <w:rsid w:val="000538F6"/>
    <w:rsid w:val="000539E0"/>
    <w:rsid w:val="00053AFD"/>
    <w:rsid w:val="00053DC5"/>
    <w:rsid w:val="00053EA5"/>
    <w:rsid w:val="00053F25"/>
    <w:rsid w:val="00053F84"/>
    <w:rsid w:val="00053FFE"/>
    <w:rsid w:val="00054027"/>
    <w:rsid w:val="000540E3"/>
    <w:rsid w:val="00054210"/>
    <w:rsid w:val="00054255"/>
    <w:rsid w:val="000542B0"/>
    <w:rsid w:val="000542FC"/>
    <w:rsid w:val="000543C3"/>
    <w:rsid w:val="000543EA"/>
    <w:rsid w:val="000544BC"/>
    <w:rsid w:val="000546DE"/>
    <w:rsid w:val="00054761"/>
    <w:rsid w:val="000547B3"/>
    <w:rsid w:val="00054878"/>
    <w:rsid w:val="00054A86"/>
    <w:rsid w:val="00054AE4"/>
    <w:rsid w:val="00054B5E"/>
    <w:rsid w:val="00054CF5"/>
    <w:rsid w:val="00054D3B"/>
    <w:rsid w:val="00054E65"/>
    <w:rsid w:val="0005536F"/>
    <w:rsid w:val="00055382"/>
    <w:rsid w:val="000553EE"/>
    <w:rsid w:val="00055629"/>
    <w:rsid w:val="000556D7"/>
    <w:rsid w:val="000556FD"/>
    <w:rsid w:val="000559A1"/>
    <w:rsid w:val="00055AC4"/>
    <w:rsid w:val="00055AC8"/>
    <w:rsid w:val="00055C03"/>
    <w:rsid w:val="00055C11"/>
    <w:rsid w:val="00055EDB"/>
    <w:rsid w:val="00055F41"/>
    <w:rsid w:val="00055FF5"/>
    <w:rsid w:val="00056010"/>
    <w:rsid w:val="000563F3"/>
    <w:rsid w:val="0005644E"/>
    <w:rsid w:val="000566E1"/>
    <w:rsid w:val="00056837"/>
    <w:rsid w:val="00056863"/>
    <w:rsid w:val="00056A95"/>
    <w:rsid w:val="00056B86"/>
    <w:rsid w:val="00056DEE"/>
    <w:rsid w:val="00056DFB"/>
    <w:rsid w:val="00056E01"/>
    <w:rsid w:val="00056E74"/>
    <w:rsid w:val="0005702E"/>
    <w:rsid w:val="0005710F"/>
    <w:rsid w:val="00057165"/>
    <w:rsid w:val="000572F6"/>
    <w:rsid w:val="00057302"/>
    <w:rsid w:val="00057374"/>
    <w:rsid w:val="000573E6"/>
    <w:rsid w:val="00057524"/>
    <w:rsid w:val="00057553"/>
    <w:rsid w:val="00057589"/>
    <w:rsid w:val="000575E6"/>
    <w:rsid w:val="00057972"/>
    <w:rsid w:val="00057A26"/>
    <w:rsid w:val="00057F45"/>
    <w:rsid w:val="00057FB5"/>
    <w:rsid w:val="00060020"/>
    <w:rsid w:val="0006002A"/>
    <w:rsid w:val="000601FF"/>
    <w:rsid w:val="00060271"/>
    <w:rsid w:val="0006044E"/>
    <w:rsid w:val="000604BA"/>
    <w:rsid w:val="000604FC"/>
    <w:rsid w:val="00060C9E"/>
    <w:rsid w:val="00060CC1"/>
    <w:rsid w:val="00060D27"/>
    <w:rsid w:val="00060D2A"/>
    <w:rsid w:val="00060D53"/>
    <w:rsid w:val="00060DF5"/>
    <w:rsid w:val="00060E51"/>
    <w:rsid w:val="00060EDD"/>
    <w:rsid w:val="00060FAB"/>
    <w:rsid w:val="00061070"/>
    <w:rsid w:val="0006131F"/>
    <w:rsid w:val="000615E0"/>
    <w:rsid w:val="00061967"/>
    <w:rsid w:val="000619CD"/>
    <w:rsid w:val="00061BB4"/>
    <w:rsid w:val="00061C21"/>
    <w:rsid w:val="00061C4E"/>
    <w:rsid w:val="00061C9F"/>
    <w:rsid w:val="00061CCD"/>
    <w:rsid w:val="00061D9B"/>
    <w:rsid w:val="00062649"/>
    <w:rsid w:val="00062650"/>
    <w:rsid w:val="0006272C"/>
    <w:rsid w:val="000629B3"/>
    <w:rsid w:val="000629E2"/>
    <w:rsid w:val="00062C8D"/>
    <w:rsid w:val="000631B0"/>
    <w:rsid w:val="000634BA"/>
    <w:rsid w:val="000636AA"/>
    <w:rsid w:val="000636E1"/>
    <w:rsid w:val="00063842"/>
    <w:rsid w:val="00063910"/>
    <w:rsid w:val="000639F5"/>
    <w:rsid w:val="00063C6E"/>
    <w:rsid w:val="00063CDA"/>
    <w:rsid w:val="00063FA2"/>
    <w:rsid w:val="0006405D"/>
    <w:rsid w:val="0006414E"/>
    <w:rsid w:val="00064295"/>
    <w:rsid w:val="00064495"/>
    <w:rsid w:val="0006450B"/>
    <w:rsid w:val="000646C7"/>
    <w:rsid w:val="000649C6"/>
    <w:rsid w:val="00064A59"/>
    <w:rsid w:val="00064A9E"/>
    <w:rsid w:val="00064AF8"/>
    <w:rsid w:val="00064B25"/>
    <w:rsid w:val="00064CDF"/>
    <w:rsid w:val="00064D40"/>
    <w:rsid w:val="00064DB5"/>
    <w:rsid w:val="00065025"/>
    <w:rsid w:val="00065076"/>
    <w:rsid w:val="000650C9"/>
    <w:rsid w:val="0006519F"/>
    <w:rsid w:val="000651F0"/>
    <w:rsid w:val="000652C6"/>
    <w:rsid w:val="000652DF"/>
    <w:rsid w:val="00065300"/>
    <w:rsid w:val="0006540F"/>
    <w:rsid w:val="00065565"/>
    <w:rsid w:val="000655A6"/>
    <w:rsid w:val="0006576E"/>
    <w:rsid w:val="000659DA"/>
    <w:rsid w:val="000659DD"/>
    <w:rsid w:val="00065A51"/>
    <w:rsid w:val="00065B54"/>
    <w:rsid w:val="00065EAF"/>
    <w:rsid w:val="00065F18"/>
    <w:rsid w:val="00065FED"/>
    <w:rsid w:val="0006632A"/>
    <w:rsid w:val="0006658A"/>
    <w:rsid w:val="00066639"/>
    <w:rsid w:val="000666FC"/>
    <w:rsid w:val="000667F8"/>
    <w:rsid w:val="000669BB"/>
    <w:rsid w:val="00066A16"/>
    <w:rsid w:val="00066BA5"/>
    <w:rsid w:val="00066BF3"/>
    <w:rsid w:val="00066D00"/>
    <w:rsid w:val="00066DC4"/>
    <w:rsid w:val="00066DD2"/>
    <w:rsid w:val="00066DE1"/>
    <w:rsid w:val="00066FE2"/>
    <w:rsid w:val="000670F0"/>
    <w:rsid w:val="00067201"/>
    <w:rsid w:val="00067234"/>
    <w:rsid w:val="00067671"/>
    <w:rsid w:val="000676CA"/>
    <w:rsid w:val="00067990"/>
    <w:rsid w:val="00067AF8"/>
    <w:rsid w:val="00067E7A"/>
    <w:rsid w:val="00067EC3"/>
    <w:rsid w:val="00070025"/>
    <w:rsid w:val="0007004C"/>
    <w:rsid w:val="000700C0"/>
    <w:rsid w:val="0007017D"/>
    <w:rsid w:val="00070314"/>
    <w:rsid w:val="000705C3"/>
    <w:rsid w:val="000705F8"/>
    <w:rsid w:val="00070633"/>
    <w:rsid w:val="000706BB"/>
    <w:rsid w:val="000708AD"/>
    <w:rsid w:val="00070A50"/>
    <w:rsid w:val="00070C3A"/>
    <w:rsid w:val="00070C72"/>
    <w:rsid w:val="00070D8B"/>
    <w:rsid w:val="00070DDA"/>
    <w:rsid w:val="00070E72"/>
    <w:rsid w:val="00070FD0"/>
    <w:rsid w:val="000710A5"/>
    <w:rsid w:val="00071195"/>
    <w:rsid w:val="0007126D"/>
    <w:rsid w:val="000713AC"/>
    <w:rsid w:val="0007178B"/>
    <w:rsid w:val="00071876"/>
    <w:rsid w:val="00071A88"/>
    <w:rsid w:val="00071C08"/>
    <w:rsid w:val="00071C94"/>
    <w:rsid w:val="00071E5A"/>
    <w:rsid w:val="00071EC0"/>
    <w:rsid w:val="00071ED6"/>
    <w:rsid w:val="00071FD2"/>
    <w:rsid w:val="0007205E"/>
    <w:rsid w:val="000721F7"/>
    <w:rsid w:val="00072419"/>
    <w:rsid w:val="00072678"/>
    <w:rsid w:val="000726B1"/>
    <w:rsid w:val="000727D0"/>
    <w:rsid w:val="000727E6"/>
    <w:rsid w:val="000728E0"/>
    <w:rsid w:val="000729A6"/>
    <w:rsid w:val="00072B29"/>
    <w:rsid w:val="00072C8D"/>
    <w:rsid w:val="00072CE1"/>
    <w:rsid w:val="00072E3C"/>
    <w:rsid w:val="00072E45"/>
    <w:rsid w:val="00072EB4"/>
    <w:rsid w:val="000735AC"/>
    <w:rsid w:val="000739B0"/>
    <w:rsid w:val="000739E1"/>
    <w:rsid w:val="000739F1"/>
    <w:rsid w:val="00073B03"/>
    <w:rsid w:val="00073B0F"/>
    <w:rsid w:val="00073C45"/>
    <w:rsid w:val="00073EDA"/>
    <w:rsid w:val="00073F77"/>
    <w:rsid w:val="00073FC8"/>
    <w:rsid w:val="00073FF1"/>
    <w:rsid w:val="0007421D"/>
    <w:rsid w:val="0007423C"/>
    <w:rsid w:val="0007428A"/>
    <w:rsid w:val="000743D9"/>
    <w:rsid w:val="000744BC"/>
    <w:rsid w:val="000744C2"/>
    <w:rsid w:val="000745B4"/>
    <w:rsid w:val="0007467A"/>
    <w:rsid w:val="0007479A"/>
    <w:rsid w:val="000749E4"/>
    <w:rsid w:val="000749EC"/>
    <w:rsid w:val="00074A2C"/>
    <w:rsid w:val="00074B6F"/>
    <w:rsid w:val="00074CE8"/>
    <w:rsid w:val="00074DD5"/>
    <w:rsid w:val="00074E6C"/>
    <w:rsid w:val="00074EB1"/>
    <w:rsid w:val="00074F96"/>
    <w:rsid w:val="00075022"/>
    <w:rsid w:val="00075317"/>
    <w:rsid w:val="000754C0"/>
    <w:rsid w:val="000754F8"/>
    <w:rsid w:val="0007554D"/>
    <w:rsid w:val="000755AE"/>
    <w:rsid w:val="000755C1"/>
    <w:rsid w:val="00075774"/>
    <w:rsid w:val="000758C4"/>
    <w:rsid w:val="000759A5"/>
    <w:rsid w:val="00075C40"/>
    <w:rsid w:val="00076089"/>
    <w:rsid w:val="00076365"/>
    <w:rsid w:val="0007654B"/>
    <w:rsid w:val="00076687"/>
    <w:rsid w:val="0007675E"/>
    <w:rsid w:val="000768E8"/>
    <w:rsid w:val="00076E99"/>
    <w:rsid w:val="00076EFA"/>
    <w:rsid w:val="00076F06"/>
    <w:rsid w:val="00076FE3"/>
    <w:rsid w:val="00077026"/>
    <w:rsid w:val="000770C4"/>
    <w:rsid w:val="0007736F"/>
    <w:rsid w:val="0007762C"/>
    <w:rsid w:val="00077786"/>
    <w:rsid w:val="00077812"/>
    <w:rsid w:val="000779B8"/>
    <w:rsid w:val="00077AD9"/>
    <w:rsid w:val="00077B45"/>
    <w:rsid w:val="00077CF5"/>
    <w:rsid w:val="00077D16"/>
    <w:rsid w:val="00077E3C"/>
    <w:rsid w:val="00077F31"/>
    <w:rsid w:val="00077F64"/>
    <w:rsid w:val="00080097"/>
    <w:rsid w:val="0008016B"/>
    <w:rsid w:val="000804BE"/>
    <w:rsid w:val="00080500"/>
    <w:rsid w:val="00080558"/>
    <w:rsid w:val="000805FA"/>
    <w:rsid w:val="0008061F"/>
    <w:rsid w:val="0008076A"/>
    <w:rsid w:val="000807A1"/>
    <w:rsid w:val="00080824"/>
    <w:rsid w:val="0008084A"/>
    <w:rsid w:val="00080944"/>
    <w:rsid w:val="00080947"/>
    <w:rsid w:val="00080B9F"/>
    <w:rsid w:val="00080D87"/>
    <w:rsid w:val="00080EB7"/>
    <w:rsid w:val="00081100"/>
    <w:rsid w:val="00081197"/>
    <w:rsid w:val="000811F1"/>
    <w:rsid w:val="00081374"/>
    <w:rsid w:val="00081615"/>
    <w:rsid w:val="00081621"/>
    <w:rsid w:val="000816F8"/>
    <w:rsid w:val="00081849"/>
    <w:rsid w:val="00081A05"/>
    <w:rsid w:val="00081A6A"/>
    <w:rsid w:val="00081F72"/>
    <w:rsid w:val="00081FFA"/>
    <w:rsid w:val="00082143"/>
    <w:rsid w:val="00082292"/>
    <w:rsid w:val="00082433"/>
    <w:rsid w:val="000824C5"/>
    <w:rsid w:val="000824D3"/>
    <w:rsid w:val="0008251A"/>
    <w:rsid w:val="0008286A"/>
    <w:rsid w:val="0008286B"/>
    <w:rsid w:val="000829E9"/>
    <w:rsid w:val="00082B69"/>
    <w:rsid w:val="00082BED"/>
    <w:rsid w:val="00082D15"/>
    <w:rsid w:val="00082D4A"/>
    <w:rsid w:val="00082FAC"/>
    <w:rsid w:val="00082FCB"/>
    <w:rsid w:val="00082FEE"/>
    <w:rsid w:val="00083119"/>
    <w:rsid w:val="00083255"/>
    <w:rsid w:val="000832D5"/>
    <w:rsid w:val="0008348B"/>
    <w:rsid w:val="000834AC"/>
    <w:rsid w:val="0008360C"/>
    <w:rsid w:val="0008367D"/>
    <w:rsid w:val="00083768"/>
    <w:rsid w:val="000837E9"/>
    <w:rsid w:val="0008394D"/>
    <w:rsid w:val="00083A2D"/>
    <w:rsid w:val="00083C5B"/>
    <w:rsid w:val="00083C90"/>
    <w:rsid w:val="00083E8E"/>
    <w:rsid w:val="00083E9D"/>
    <w:rsid w:val="00083F18"/>
    <w:rsid w:val="00084057"/>
    <w:rsid w:val="000841F6"/>
    <w:rsid w:val="00084207"/>
    <w:rsid w:val="0008422F"/>
    <w:rsid w:val="00084319"/>
    <w:rsid w:val="0008437D"/>
    <w:rsid w:val="00084476"/>
    <w:rsid w:val="000845B8"/>
    <w:rsid w:val="0008471F"/>
    <w:rsid w:val="00084891"/>
    <w:rsid w:val="00084898"/>
    <w:rsid w:val="00084A84"/>
    <w:rsid w:val="00084BF0"/>
    <w:rsid w:val="00084DB3"/>
    <w:rsid w:val="00084E85"/>
    <w:rsid w:val="00084F98"/>
    <w:rsid w:val="00085431"/>
    <w:rsid w:val="0008543B"/>
    <w:rsid w:val="0008546D"/>
    <w:rsid w:val="00085673"/>
    <w:rsid w:val="00085AAF"/>
    <w:rsid w:val="00085AB0"/>
    <w:rsid w:val="00085CB2"/>
    <w:rsid w:val="00085D5D"/>
    <w:rsid w:val="00085D8A"/>
    <w:rsid w:val="00085DD0"/>
    <w:rsid w:val="00085E44"/>
    <w:rsid w:val="0008603E"/>
    <w:rsid w:val="000860A9"/>
    <w:rsid w:val="00086300"/>
    <w:rsid w:val="00086472"/>
    <w:rsid w:val="00086510"/>
    <w:rsid w:val="0008666C"/>
    <w:rsid w:val="00086716"/>
    <w:rsid w:val="0008694C"/>
    <w:rsid w:val="0008695F"/>
    <w:rsid w:val="000869ED"/>
    <w:rsid w:val="00086AE9"/>
    <w:rsid w:val="00086B0B"/>
    <w:rsid w:val="00086F50"/>
    <w:rsid w:val="0008700D"/>
    <w:rsid w:val="0008718B"/>
    <w:rsid w:val="00087199"/>
    <w:rsid w:val="000874C5"/>
    <w:rsid w:val="00087518"/>
    <w:rsid w:val="0008757B"/>
    <w:rsid w:val="000875F3"/>
    <w:rsid w:val="00087631"/>
    <w:rsid w:val="00087BD4"/>
    <w:rsid w:val="00087BFC"/>
    <w:rsid w:val="00087C07"/>
    <w:rsid w:val="00087C49"/>
    <w:rsid w:val="00087D51"/>
    <w:rsid w:val="00087F41"/>
    <w:rsid w:val="000900C0"/>
    <w:rsid w:val="0009020A"/>
    <w:rsid w:val="0009020D"/>
    <w:rsid w:val="000903EE"/>
    <w:rsid w:val="00090444"/>
    <w:rsid w:val="0009048C"/>
    <w:rsid w:val="0009052E"/>
    <w:rsid w:val="0009055A"/>
    <w:rsid w:val="0009060F"/>
    <w:rsid w:val="00090683"/>
    <w:rsid w:val="000906C0"/>
    <w:rsid w:val="00090829"/>
    <w:rsid w:val="0009086A"/>
    <w:rsid w:val="000908F0"/>
    <w:rsid w:val="00090981"/>
    <w:rsid w:val="00090CA7"/>
    <w:rsid w:val="000910E6"/>
    <w:rsid w:val="0009117E"/>
    <w:rsid w:val="000912E2"/>
    <w:rsid w:val="0009143A"/>
    <w:rsid w:val="00091AB4"/>
    <w:rsid w:val="00091B1B"/>
    <w:rsid w:val="00091C32"/>
    <w:rsid w:val="00091C69"/>
    <w:rsid w:val="00091CAD"/>
    <w:rsid w:val="00091CCD"/>
    <w:rsid w:val="00091D3E"/>
    <w:rsid w:val="00091DAC"/>
    <w:rsid w:val="00091DDC"/>
    <w:rsid w:val="00091F99"/>
    <w:rsid w:val="0009200B"/>
    <w:rsid w:val="000922E7"/>
    <w:rsid w:val="0009273C"/>
    <w:rsid w:val="00092740"/>
    <w:rsid w:val="000927E4"/>
    <w:rsid w:val="00092861"/>
    <w:rsid w:val="000928E3"/>
    <w:rsid w:val="0009294C"/>
    <w:rsid w:val="00092A1E"/>
    <w:rsid w:val="00092A2E"/>
    <w:rsid w:val="00092A94"/>
    <w:rsid w:val="00092B44"/>
    <w:rsid w:val="00092CBA"/>
    <w:rsid w:val="00092EF1"/>
    <w:rsid w:val="00092F0D"/>
    <w:rsid w:val="0009324D"/>
    <w:rsid w:val="000934C4"/>
    <w:rsid w:val="00093D81"/>
    <w:rsid w:val="00093DFB"/>
    <w:rsid w:val="00093EBE"/>
    <w:rsid w:val="00094110"/>
    <w:rsid w:val="000941DA"/>
    <w:rsid w:val="000941EE"/>
    <w:rsid w:val="0009423B"/>
    <w:rsid w:val="00094246"/>
    <w:rsid w:val="00094422"/>
    <w:rsid w:val="00094437"/>
    <w:rsid w:val="000944C2"/>
    <w:rsid w:val="0009452C"/>
    <w:rsid w:val="00094767"/>
    <w:rsid w:val="00094966"/>
    <w:rsid w:val="0009499D"/>
    <w:rsid w:val="00094A75"/>
    <w:rsid w:val="00094AF7"/>
    <w:rsid w:val="00094B73"/>
    <w:rsid w:val="00094BB9"/>
    <w:rsid w:val="00094D49"/>
    <w:rsid w:val="00094D56"/>
    <w:rsid w:val="00094DA3"/>
    <w:rsid w:val="000952F3"/>
    <w:rsid w:val="000953B1"/>
    <w:rsid w:val="00095515"/>
    <w:rsid w:val="00095521"/>
    <w:rsid w:val="000955AE"/>
    <w:rsid w:val="000955C6"/>
    <w:rsid w:val="0009573B"/>
    <w:rsid w:val="00095790"/>
    <w:rsid w:val="000959F9"/>
    <w:rsid w:val="00095A75"/>
    <w:rsid w:val="00095B19"/>
    <w:rsid w:val="00095C4B"/>
    <w:rsid w:val="00095CEF"/>
    <w:rsid w:val="00095DB3"/>
    <w:rsid w:val="00095DBD"/>
    <w:rsid w:val="00095E71"/>
    <w:rsid w:val="00095ED9"/>
    <w:rsid w:val="00095F52"/>
    <w:rsid w:val="000961D9"/>
    <w:rsid w:val="00096298"/>
    <w:rsid w:val="0009629D"/>
    <w:rsid w:val="00096442"/>
    <w:rsid w:val="00096452"/>
    <w:rsid w:val="00096458"/>
    <w:rsid w:val="000967EC"/>
    <w:rsid w:val="00096914"/>
    <w:rsid w:val="00096936"/>
    <w:rsid w:val="00096A70"/>
    <w:rsid w:val="00096ADD"/>
    <w:rsid w:val="00096B78"/>
    <w:rsid w:val="00096B90"/>
    <w:rsid w:val="00096BF0"/>
    <w:rsid w:val="00096C95"/>
    <w:rsid w:val="00096DF2"/>
    <w:rsid w:val="00096E66"/>
    <w:rsid w:val="00096EE1"/>
    <w:rsid w:val="00096FB4"/>
    <w:rsid w:val="0009708C"/>
    <w:rsid w:val="000970AA"/>
    <w:rsid w:val="000973F7"/>
    <w:rsid w:val="00097487"/>
    <w:rsid w:val="000975AC"/>
    <w:rsid w:val="00097647"/>
    <w:rsid w:val="00097690"/>
    <w:rsid w:val="00097841"/>
    <w:rsid w:val="00097901"/>
    <w:rsid w:val="000979FA"/>
    <w:rsid w:val="00097AF6"/>
    <w:rsid w:val="00097B1B"/>
    <w:rsid w:val="00097F9B"/>
    <w:rsid w:val="000A00FD"/>
    <w:rsid w:val="000A0144"/>
    <w:rsid w:val="000A01E1"/>
    <w:rsid w:val="000A03AD"/>
    <w:rsid w:val="000A0405"/>
    <w:rsid w:val="000A0545"/>
    <w:rsid w:val="000A0593"/>
    <w:rsid w:val="000A05F8"/>
    <w:rsid w:val="000A094A"/>
    <w:rsid w:val="000A099C"/>
    <w:rsid w:val="000A0A35"/>
    <w:rsid w:val="000A0A88"/>
    <w:rsid w:val="000A0B29"/>
    <w:rsid w:val="000A0C93"/>
    <w:rsid w:val="000A0D64"/>
    <w:rsid w:val="000A0DBB"/>
    <w:rsid w:val="000A0ED8"/>
    <w:rsid w:val="000A10F7"/>
    <w:rsid w:val="000A11D4"/>
    <w:rsid w:val="000A1206"/>
    <w:rsid w:val="000A132F"/>
    <w:rsid w:val="000A1392"/>
    <w:rsid w:val="000A154A"/>
    <w:rsid w:val="000A15CC"/>
    <w:rsid w:val="000A1754"/>
    <w:rsid w:val="000A17EE"/>
    <w:rsid w:val="000A180D"/>
    <w:rsid w:val="000A189B"/>
    <w:rsid w:val="000A1A25"/>
    <w:rsid w:val="000A1BEA"/>
    <w:rsid w:val="000A1C2C"/>
    <w:rsid w:val="000A1C9A"/>
    <w:rsid w:val="000A1CBE"/>
    <w:rsid w:val="000A1D8A"/>
    <w:rsid w:val="000A1F86"/>
    <w:rsid w:val="000A1F9D"/>
    <w:rsid w:val="000A2106"/>
    <w:rsid w:val="000A2118"/>
    <w:rsid w:val="000A245F"/>
    <w:rsid w:val="000A2603"/>
    <w:rsid w:val="000A2682"/>
    <w:rsid w:val="000A2804"/>
    <w:rsid w:val="000A2922"/>
    <w:rsid w:val="000A2A0C"/>
    <w:rsid w:val="000A2B0A"/>
    <w:rsid w:val="000A2D4F"/>
    <w:rsid w:val="000A2DC2"/>
    <w:rsid w:val="000A2F52"/>
    <w:rsid w:val="000A3029"/>
    <w:rsid w:val="000A3162"/>
    <w:rsid w:val="000A323A"/>
    <w:rsid w:val="000A3283"/>
    <w:rsid w:val="000A342A"/>
    <w:rsid w:val="000A3503"/>
    <w:rsid w:val="000A3551"/>
    <w:rsid w:val="000A3754"/>
    <w:rsid w:val="000A3932"/>
    <w:rsid w:val="000A39DC"/>
    <w:rsid w:val="000A3B1F"/>
    <w:rsid w:val="000A3B6E"/>
    <w:rsid w:val="000A3BE7"/>
    <w:rsid w:val="000A3C75"/>
    <w:rsid w:val="000A3CD2"/>
    <w:rsid w:val="000A3CDB"/>
    <w:rsid w:val="000A3D82"/>
    <w:rsid w:val="000A3DE3"/>
    <w:rsid w:val="000A3F1D"/>
    <w:rsid w:val="000A3F39"/>
    <w:rsid w:val="000A4050"/>
    <w:rsid w:val="000A418A"/>
    <w:rsid w:val="000A4491"/>
    <w:rsid w:val="000A4539"/>
    <w:rsid w:val="000A471D"/>
    <w:rsid w:val="000A4740"/>
    <w:rsid w:val="000A4951"/>
    <w:rsid w:val="000A49A7"/>
    <w:rsid w:val="000A4D8E"/>
    <w:rsid w:val="000A4EAA"/>
    <w:rsid w:val="000A51A8"/>
    <w:rsid w:val="000A532E"/>
    <w:rsid w:val="000A55BA"/>
    <w:rsid w:val="000A56B1"/>
    <w:rsid w:val="000A5706"/>
    <w:rsid w:val="000A5878"/>
    <w:rsid w:val="000A5958"/>
    <w:rsid w:val="000A5976"/>
    <w:rsid w:val="000A5ADF"/>
    <w:rsid w:val="000A5E4F"/>
    <w:rsid w:val="000A607B"/>
    <w:rsid w:val="000A61E1"/>
    <w:rsid w:val="000A633B"/>
    <w:rsid w:val="000A63AC"/>
    <w:rsid w:val="000A6710"/>
    <w:rsid w:val="000A678C"/>
    <w:rsid w:val="000A6885"/>
    <w:rsid w:val="000A6A01"/>
    <w:rsid w:val="000A6AA0"/>
    <w:rsid w:val="000A6AAC"/>
    <w:rsid w:val="000A6C12"/>
    <w:rsid w:val="000A6C32"/>
    <w:rsid w:val="000A6CD3"/>
    <w:rsid w:val="000A6D92"/>
    <w:rsid w:val="000A7128"/>
    <w:rsid w:val="000A71C3"/>
    <w:rsid w:val="000A71ED"/>
    <w:rsid w:val="000A72B7"/>
    <w:rsid w:val="000A73FA"/>
    <w:rsid w:val="000A7772"/>
    <w:rsid w:val="000A7A29"/>
    <w:rsid w:val="000A7E1C"/>
    <w:rsid w:val="000A7E3E"/>
    <w:rsid w:val="000A7FD9"/>
    <w:rsid w:val="000B0142"/>
    <w:rsid w:val="000B034F"/>
    <w:rsid w:val="000B03E4"/>
    <w:rsid w:val="000B0618"/>
    <w:rsid w:val="000B0638"/>
    <w:rsid w:val="000B0724"/>
    <w:rsid w:val="000B07F9"/>
    <w:rsid w:val="000B080C"/>
    <w:rsid w:val="000B0A00"/>
    <w:rsid w:val="000B0AD6"/>
    <w:rsid w:val="000B0CC5"/>
    <w:rsid w:val="000B0CF5"/>
    <w:rsid w:val="000B0DA9"/>
    <w:rsid w:val="000B0FBD"/>
    <w:rsid w:val="000B108E"/>
    <w:rsid w:val="000B1119"/>
    <w:rsid w:val="000B111F"/>
    <w:rsid w:val="000B113B"/>
    <w:rsid w:val="000B11EC"/>
    <w:rsid w:val="000B1476"/>
    <w:rsid w:val="000B1518"/>
    <w:rsid w:val="000B15E3"/>
    <w:rsid w:val="000B1627"/>
    <w:rsid w:val="000B17C5"/>
    <w:rsid w:val="000B18E1"/>
    <w:rsid w:val="000B1BD6"/>
    <w:rsid w:val="000B1DBA"/>
    <w:rsid w:val="000B1DEF"/>
    <w:rsid w:val="000B1E61"/>
    <w:rsid w:val="000B204D"/>
    <w:rsid w:val="000B2070"/>
    <w:rsid w:val="000B2131"/>
    <w:rsid w:val="000B21E8"/>
    <w:rsid w:val="000B2243"/>
    <w:rsid w:val="000B22C6"/>
    <w:rsid w:val="000B2342"/>
    <w:rsid w:val="000B2353"/>
    <w:rsid w:val="000B23DB"/>
    <w:rsid w:val="000B25C4"/>
    <w:rsid w:val="000B26DC"/>
    <w:rsid w:val="000B2967"/>
    <w:rsid w:val="000B2C89"/>
    <w:rsid w:val="000B2C94"/>
    <w:rsid w:val="000B2CEE"/>
    <w:rsid w:val="000B2D0B"/>
    <w:rsid w:val="000B2DD0"/>
    <w:rsid w:val="000B2E68"/>
    <w:rsid w:val="000B368E"/>
    <w:rsid w:val="000B372F"/>
    <w:rsid w:val="000B37EF"/>
    <w:rsid w:val="000B39AD"/>
    <w:rsid w:val="000B3B3E"/>
    <w:rsid w:val="000B3B5D"/>
    <w:rsid w:val="000B3CCA"/>
    <w:rsid w:val="000B3E06"/>
    <w:rsid w:val="000B3E66"/>
    <w:rsid w:val="000B455D"/>
    <w:rsid w:val="000B478E"/>
    <w:rsid w:val="000B47E1"/>
    <w:rsid w:val="000B4928"/>
    <w:rsid w:val="000B495A"/>
    <w:rsid w:val="000B49B9"/>
    <w:rsid w:val="000B4B5D"/>
    <w:rsid w:val="000B4C26"/>
    <w:rsid w:val="000B4DA7"/>
    <w:rsid w:val="000B4E3E"/>
    <w:rsid w:val="000B5074"/>
    <w:rsid w:val="000B5085"/>
    <w:rsid w:val="000B5552"/>
    <w:rsid w:val="000B555A"/>
    <w:rsid w:val="000B55A1"/>
    <w:rsid w:val="000B55CD"/>
    <w:rsid w:val="000B5889"/>
    <w:rsid w:val="000B5924"/>
    <w:rsid w:val="000B5B58"/>
    <w:rsid w:val="000B5C4D"/>
    <w:rsid w:val="000B5DE7"/>
    <w:rsid w:val="000B5E2C"/>
    <w:rsid w:val="000B5E55"/>
    <w:rsid w:val="000B5F68"/>
    <w:rsid w:val="000B5F73"/>
    <w:rsid w:val="000B60AE"/>
    <w:rsid w:val="000B60F1"/>
    <w:rsid w:val="000B61BA"/>
    <w:rsid w:val="000B6258"/>
    <w:rsid w:val="000B63B4"/>
    <w:rsid w:val="000B64EC"/>
    <w:rsid w:val="000B651C"/>
    <w:rsid w:val="000B66CB"/>
    <w:rsid w:val="000B69CB"/>
    <w:rsid w:val="000B69E3"/>
    <w:rsid w:val="000B6BDA"/>
    <w:rsid w:val="000B6C55"/>
    <w:rsid w:val="000B6D43"/>
    <w:rsid w:val="000B6FB4"/>
    <w:rsid w:val="000B702D"/>
    <w:rsid w:val="000B705A"/>
    <w:rsid w:val="000B70A4"/>
    <w:rsid w:val="000B70DD"/>
    <w:rsid w:val="000B7247"/>
    <w:rsid w:val="000B7303"/>
    <w:rsid w:val="000B73B0"/>
    <w:rsid w:val="000B7534"/>
    <w:rsid w:val="000B7573"/>
    <w:rsid w:val="000B778F"/>
    <w:rsid w:val="000B77A2"/>
    <w:rsid w:val="000B7892"/>
    <w:rsid w:val="000B789A"/>
    <w:rsid w:val="000B78BF"/>
    <w:rsid w:val="000B7AA2"/>
    <w:rsid w:val="000B7AD0"/>
    <w:rsid w:val="000B7C98"/>
    <w:rsid w:val="000B7DBB"/>
    <w:rsid w:val="000B7E54"/>
    <w:rsid w:val="000B7F2C"/>
    <w:rsid w:val="000B7F4B"/>
    <w:rsid w:val="000B7F7A"/>
    <w:rsid w:val="000C006B"/>
    <w:rsid w:val="000C00E1"/>
    <w:rsid w:val="000C0237"/>
    <w:rsid w:val="000C03C1"/>
    <w:rsid w:val="000C0462"/>
    <w:rsid w:val="000C0567"/>
    <w:rsid w:val="000C05FD"/>
    <w:rsid w:val="000C0618"/>
    <w:rsid w:val="000C0822"/>
    <w:rsid w:val="000C08CA"/>
    <w:rsid w:val="000C0A99"/>
    <w:rsid w:val="000C0BE5"/>
    <w:rsid w:val="000C0C75"/>
    <w:rsid w:val="000C0D64"/>
    <w:rsid w:val="000C0EBB"/>
    <w:rsid w:val="000C10E1"/>
    <w:rsid w:val="000C130A"/>
    <w:rsid w:val="000C13B5"/>
    <w:rsid w:val="000C164A"/>
    <w:rsid w:val="000C1862"/>
    <w:rsid w:val="000C18A6"/>
    <w:rsid w:val="000C18A7"/>
    <w:rsid w:val="000C197B"/>
    <w:rsid w:val="000C1C55"/>
    <w:rsid w:val="000C1D1D"/>
    <w:rsid w:val="000C1E63"/>
    <w:rsid w:val="000C1FFA"/>
    <w:rsid w:val="000C218C"/>
    <w:rsid w:val="000C223D"/>
    <w:rsid w:val="000C22D8"/>
    <w:rsid w:val="000C23B9"/>
    <w:rsid w:val="000C23DB"/>
    <w:rsid w:val="000C24FE"/>
    <w:rsid w:val="000C251D"/>
    <w:rsid w:val="000C259D"/>
    <w:rsid w:val="000C2609"/>
    <w:rsid w:val="000C260A"/>
    <w:rsid w:val="000C286A"/>
    <w:rsid w:val="000C28A4"/>
    <w:rsid w:val="000C2938"/>
    <w:rsid w:val="000C2A87"/>
    <w:rsid w:val="000C2CBB"/>
    <w:rsid w:val="000C2CE0"/>
    <w:rsid w:val="000C2E5B"/>
    <w:rsid w:val="000C2E5D"/>
    <w:rsid w:val="000C2F43"/>
    <w:rsid w:val="000C2F8B"/>
    <w:rsid w:val="000C30E6"/>
    <w:rsid w:val="000C33C7"/>
    <w:rsid w:val="000C3426"/>
    <w:rsid w:val="000C38CD"/>
    <w:rsid w:val="000C3A36"/>
    <w:rsid w:val="000C3B92"/>
    <w:rsid w:val="000C3C30"/>
    <w:rsid w:val="000C3F4E"/>
    <w:rsid w:val="000C4798"/>
    <w:rsid w:val="000C4938"/>
    <w:rsid w:val="000C4961"/>
    <w:rsid w:val="000C4970"/>
    <w:rsid w:val="000C499F"/>
    <w:rsid w:val="000C4BEE"/>
    <w:rsid w:val="000C4CA7"/>
    <w:rsid w:val="000C4CF2"/>
    <w:rsid w:val="000C4E28"/>
    <w:rsid w:val="000C51EB"/>
    <w:rsid w:val="000C5272"/>
    <w:rsid w:val="000C52BA"/>
    <w:rsid w:val="000C52CD"/>
    <w:rsid w:val="000C550D"/>
    <w:rsid w:val="000C557B"/>
    <w:rsid w:val="000C56ED"/>
    <w:rsid w:val="000C577C"/>
    <w:rsid w:val="000C5B3A"/>
    <w:rsid w:val="000C5B62"/>
    <w:rsid w:val="000C5C49"/>
    <w:rsid w:val="000C5DB5"/>
    <w:rsid w:val="000C5EF0"/>
    <w:rsid w:val="000C5FE9"/>
    <w:rsid w:val="000C6019"/>
    <w:rsid w:val="000C6090"/>
    <w:rsid w:val="000C61DC"/>
    <w:rsid w:val="000C6241"/>
    <w:rsid w:val="000C63C2"/>
    <w:rsid w:val="000C687B"/>
    <w:rsid w:val="000C6A24"/>
    <w:rsid w:val="000C6B66"/>
    <w:rsid w:val="000C6D18"/>
    <w:rsid w:val="000C6D9E"/>
    <w:rsid w:val="000C6E69"/>
    <w:rsid w:val="000C6EEC"/>
    <w:rsid w:val="000C6EF1"/>
    <w:rsid w:val="000C6F17"/>
    <w:rsid w:val="000C6F9C"/>
    <w:rsid w:val="000C70F3"/>
    <w:rsid w:val="000C7310"/>
    <w:rsid w:val="000C74FE"/>
    <w:rsid w:val="000C77B3"/>
    <w:rsid w:val="000C7BA8"/>
    <w:rsid w:val="000C7BB1"/>
    <w:rsid w:val="000C7CF6"/>
    <w:rsid w:val="000C7E21"/>
    <w:rsid w:val="000C7E5E"/>
    <w:rsid w:val="000D0035"/>
    <w:rsid w:val="000D01EE"/>
    <w:rsid w:val="000D023B"/>
    <w:rsid w:val="000D0241"/>
    <w:rsid w:val="000D027F"/>
    <w:rsid w:val="000D0302"/>
    <w:rsid w:val="000D0310"/>
    <w:rsid w:val="000D038A"/>
    <w:rsid w:val="000D041C"/>
    <w:rsid w:val="000D069B"/>
    <w:rsid w:val="000D06D5"/>
    <w:rsid w:val="000D0735"/>
    <w:rsid w:val="000D0927"/>
    <w:rsid w:val="000D0976"/>
    <w:rsid w:val="000D0A6B"/>
    <w:rsid w:val="000D0DD7"/>
    <w:rsid w:val="000D10F5"/>
    <w:rsid w:val="000D12F5"/>
    <w:rsid w:val="000D1376"/>
    <w:rsid w:val="000D1382"/>
    <w:rsid w:val="000D1396"/>
    <w:rsid w:val="000D1459"/>
    <w:rsid w:val="000D1539"/>
    <w:rsid w:val="000D155E"/>
    <w:rsid w:val="000D17BF"/>
    <w:rsid w:val="000D17F6"/>
    <w:rsid w:val="000D18FF"/>
    <w:rsid w:val="000D19A9"/>
    <w:rsid w:val="000D1AB2"/>
    <w:rsid w:val="000D1B63"/>
    <w:rsid w:val="000D1C62"/>
    <w:rsid w:val="000D1E22"/>
    <w:rsid w:val="000D2011"/>
    <w:rsid w:val="000D205D"/>
    <w:rsid w:val="000D2107"/>
    <w:rsid w:val="000D2189"/>
    <w:rsid w:val="000D228B"/>
    <w:rsid w:val="000D22B1"/>
    <w:rsid w:val="000D23F0"/>
    <w:rsid w:val="000D2466"/>
    <w:rsid w:val="000D246C"/>
    <w:rsid w:val="000D2526"/>
    <w:rsid w:val="000D29DE"/>
    <w:rsid w:val="000D2B2D"/>
    <w:rsid w:val="000D2B4D"/>
    <w:rsid w:val="000D2BB2"/>
    <w:rsid w:val="000D2C67"/>
    <w:rsid w:val="000D2D2D"/>
    <w:rsid w:val="000D2F87"/>
    <w:rsid w:val="000D2FA0"/>
    <w:rsid w:val="000D3027"/>
    <w:rsid w:val="000D3131"/>
    <w:rsid w:val="000D31F1"/>
    <w:rsid w:val="000D326F"/>
    <w:rsid w:val="000D3421"/>
    <w:rsid w:val="000D35C9"/>
    <w:rsid w:val="000D35EC"/>
    <w:rsid w:val="000D37A7"/>
    <w:rsid w:val="000D3848"/>
    <w:rsid w:val="000D3934"/>
    <w:rsid w:val="000D3A70"/>
    <w:rsid w:val="000D3EB0"/>
    <w:rsid w:val="000D3EBD"/>
    <w:rsid w:val="000D4067"/>
    <w:rsid w:val="000D40AF"/>
    <w:rsid w:val="000D40D8"/>
    <w:rsid w:val="000D4125"/>
    <w:rsid w:val="000D424F"/>
    <w:rsid w:val="000D43B7"/>
    <w:rsid w:val="000D4419"/>
    <w:rsid w:val="000D4525"/>
    <w:rsid w:val="000D4756"/>
    <w:rsid w:val="000D478C"/>
    <w:rsid w:val="000D4C4E"/>
    <w:rsid w:val="000D4DCC"/>
    <w:rsid w:val="000D545D"/>
    <w:rsid w:val="000D554F"/>
    <w:rsid w:val="000D55D7"/>
    <w:rsid w:val="000D55E1"/>
    <w:rsid w:val="000D55EA"/>
    <w:rsid w:val="000D55EE"/>
    <w:rsid w:val="000D5630"/>
    <w:rsid w:val="000D56EA"/>
    <w:rsid w:val="000D5804"/>
    <w:rsid w:val="000D59DB"/>
    <w:rsid w:val="000D5B5E"/>
    <w:rsid w:val="000D5C96"/>
    <w:rsid w:val="000D5D47"/>
    <w:rsid w:val="000D5E95"/>
    <w:rsid w:val="000D5EAC"/>
    <w:rsid w:val="000D5FF1"/>
    <w:rsid w:val="000D61C0"/>
    <w:rsid w:val="000D61E2"/>
    <w:rsid w:val="000D630A"/>
    <w:rsid w:val="000D6322"/>
    <w:rsid w:val="000D654A"/>
    <w:rsid w:val="000D6555"/>
    <w:rsid w:val="000D67B3"/>
    <w:rsid w:val="000D67C9"/>
    <w:rsid w:val="000D6986"/>
    <w:rsid w:val="000D6D9A"/>
    <w:rsid w:val="000D6EB1"/>
    <w:rsid w:val="000D6F8F"/>
    <w:rsid w:val="000D7294"/>
    <w:rsid w:val="000D7449"/>
    <w:rsid w:val="000D74B5"/>
    <w:rsid w:val="000D7597"/>
    <w:rsid w:val="000D7723"/>
    <w:rsid w:val="000D7929"/>
    <w:rsid w:val="000D7A68"/>
    <w:rsid w:val="000D7A73"/>
    <w:rsid w:val="000D7BB8"/>
    <w:rsid w:val="000D7F47"/>
    <w:rsid w:val="000D7FA3"/>
    <w:rsid w:val="000E01E8"/>
    <w:rsid w:val="000E0254"/>
    <w:rsid w:val="000E02F0"/>
    <w:rsid w:val="000E0501"/>
    <w:rsid w:val="000E05F9"/>
    <w:rsid w:val="000E0627"/>
    <w:rsid w:val="000E0780"/>
    <w:rsid w:val="000E07B3"/>
    <w:rsid w:val="000E0832"/>
    <w:rsid w:val="000E0890"/>
    <w:rsid w:val="000E08AC"/>
    <w:rsid w:val="000E08EC"/>
    <w:rsid w:val="000E0987"/>
    <w:rsid w:val="000E0BB7"/>
    <w:rsid w:val="000E0D03"/>
    <w:rsid w:val="000E0ECB"/>
    <w:rsid w:val="000E1037"/>
    <w:rsid w:val="000E10F4"/>
    <w:rsid w:val="000E11EB"/>
    <w:rsid w:val="000E1457"/>
    <w:rsid w:val="000E15EA"/>
    <w:rsid w:val="000E16C8"/>
    <w:rsid w:val="000E16DA"/>
    <w:rsid w:val="000E18E3"/>
    <w:rsid w:val="000E19AF"/>
    <w:rsid w:val="000E1BAB"/>
    <w:rsid w:val="000E1BB3"/>
    <w:rsid w:val="000E1D21"/>
    <w:rsid w:val="000E1E23"/>
    <w:rsid w:val="000E1FD1"/>
    <w:rsid w:val="000E2019"/>
    <w:rsid w:val="000E2059"/>
    <w:rsid w:val="000E213C"/>
    <w:rsid w:val="000E21B8"/>
    <w:rsid w:val="000E22E4"/>
    <w:rsid w:val="000E23D1"/>
    <w:rsid w:val="000E2479"/>
    <w:rsid w:val="000E24BD"/>
    <w:rsid w:val="000E258E"/>
    <w:rsid w:val="000E260A"/>
    <w:rsid w:val="000E26C4"/>
    <w:rsid w:val="000E26CC"/>
    <w:rsid w:val="000E26CF"/>
    <w:rsid w:val="000E2A47"/>
    <w:rsid w:val="000E2A7B"/>
    <w:rsid w:val="000E2AE6"/>
    <w:rsid w:val="000E2D86"/>
    <w:rsid w:val="000E2D87"/>
    <w:rsid w:val="000E2EF9"/>
    <w:rsid w:val="000E30C1"/>
    <w:rsid w:val="000E312B"/>
    <w:rsid w:val="000E3186"/>
    <w:rsid w:val="000E336F"/>
    <w:rsid w:val="000E33D9"/>
    <w:rsid w:val="000E342F"/>
    <w:rsid w:val="000E347F"/>
    <w:rsid w:val="000E35E3"/>
    <w:rsid w:val="000E3602"/>
    <w:rsid w:val="000E365C"/>
    <w:rsid w:val="000E370F"/>
    <w:rsid w:val="000E391B"/>
    <w:rsid w:val="000E39AF"/>
    <w:rsid w:val="000E3B4D"/>
    <w:rsid w:val="000E3C63"/>
    <w:rsid w:val="000E453D"/>
    <w:rsid w:val="000E455D"/>
    <w:rsid w:val="000E4651"/>
    <w:rsid w:val="000E46DF"/>
    <w:rsid w:val="000E47C3"/>
    <w:rsid w:val="000E4849"/>
    <w:rsid w:val="000E4940"/>
    <w:rsid w:val="000E4A07"/>
    <w:rsid w:val="000E4A60"/>
    <w:rsid w:val="000E4C48"/>
    <w:rsid w:val="000E4CF3"/>
    <w:rsid w:val="000E4DA6"/>
    <w:rsid w:val="000E4EFB"/>
    <w:rsid w:val="000E4F8E"/>
    <w:rsid w:val="000E4FEA"/>
    <w:rsid w:val="000E54A1"/>
    <w:rsid w:val="000E55F0"/>
    <w:rsid w:val="000E56EB"/>
    <w:rsid w:val="000E58E8"/>
    <w:rsid w:val="000E5A00"/>
    <w:rsid w:val="000E5A88"/>
    <w:rsid w:val="000E5CA0"/>
    <w:rsid w:val="000E5E9D"/>
    <w:rsid w:val="000E6072"/>
    <w:rsid w:val="000E6443"/>
    <w:rsid w:val="000E6488"/>
    <w:rsid w:val="000E651C"/>
    <w:rsid w:val="000E664B"/>
    <w:rsid w:val="000E680D"/>
    <w:rsid w:val="000E6E5C"/>
    <w:rsid w:val="000E6EC0"/>
    <w:rsid w:val="000E721F"/>
    <w:rsid w:val="000E7777"/>
    <w:rsid w:val="000E780A"/>
    <w:rsid w:val="000E7896"/>
    <w:rsid w:val="000E7A37"/>
    <w:rsid w:val="000E7B15"/>
    <w:rsid w:val="000E7C9A"/>
    <w:rsid w:val="000E7CAC"/>
    <w:rsid w:val="000E7D48"/>
    <w:rsid w:val="000F0079"/>
    <w:rsid w:val="000F00BC"/>
    <w:rsid w:val="000F010B"/>
    <w:rsid w:val="000F0158"/>
    <w:rsid w:val="000F0166"/>
    <w:rsid w:val="000F02AA"/>
    <w:rsid w:val="000F0527"/>
    <w:rsid w:val="000F0668"/>
    <w:rsid w:val="000F0897"/>
    <w:rsid w:val="000F0AA5"/>
    <w:rsid w:val="000F0B0C"/>
    <w:rsid w:val="000F0C43"/>
    <w:rsid w:val="000F0E37"/>
    <w:rsid w:val="000F108A"/>
    <w:rsid w:val="000F126A"/>
    <w:rsid w:val="000F143E"/>
    <w:rsid w:val="000F15E5"/>
    <w:rsid w:val="000F16AF"/>
    <w:rsid w:val="000F1794"/>
    <w:rsid w:val="000F1818"/>
    <w:rsid w:val="000F1A19"/>
    <w:rsid w:val="000F1C83"/>
    <w:rsid w:val="000F1CC2"/>
    <w:rsid w:val="000F1EC0"/>
    <w:rsid w:val="000F1F53"/>
    <w:rsid w:val="000F1FE5"/>
    <w:rsid w:val="000F1FF7"/>
    <w:rsid w:val="000F24A7"/>
    <w:rsid w:val="000F2534"/>
    <w:rsid w:val="000F25A8"/>
    <w:rsid w:val="000F2624"/>
    <w:rsid w:val="000F2658"/>
    <w:rsid w:val="000F275A"/>
    <w:rsid w:val="000F2773"/>
    <w:rsid w:val="000F28B5"/>
    <w:rsid w:val="000F28DF"/>
    <w:rsid w:val="000F2C5E"/>
    <w:rsid w:val="000F2C7C"/>
    <w:rsid w:val="000F2CED"/>
    <w:rsid w:val="000F2E6E"/>
    <w:rsid w:val="000F2F82"/>
    <w:rsid w:val="000F32DC"/>
    <w:rsid w:val="000F390E"/>
    <w:rsid w:val="000F3A9A"/>
    <w:rsid w:val="000F3B08"/>
    <w:rsid w:val="000F3B3C"/>
    <w:rsid w:val="000F3B61"/>
    <w:rsid w:val="000F3EAA"/>
    <w:rsid w:val="000F3F30"/>
    <w:rsid w:val="000F404D"/>
    <w:rsid w:val="000F4098"/>
    <w:rsid w:val="000F418F"/>
    <w:rsid w:val="000F4481"/>
    <w:rsid w:val="000F44C1"/>
    <w:rsid w:val="000F473D"/>
    <w:rsid w:val="000F47BF"/>
    <w:rsid w:val="000F4BD6"/>
    <w:rsid w:val="000F4C30"/>
    <w:rsid w:val="000F4C9E"/>
    <w:rsid w:val="000F4CBB"/>
    <w:rsid w:val="000F4CE7"/>
    <w:rsid w:val="000F4CF5"/>
    <w:rsid w:val="000F4D2F"/>
    <w:rsid w:val="000F52DD"/>
    <w:rsid w:val="000F5405"/>
    <w:rsid w:val="000F559E"/>
    <w:rsid w:val="000F55B3"/>
    <w:rsid w:val="000F568E"/>
    <w:rsid w:val="000F56D5"/>
    <w:rsid w:val="000F5771"/>
    <w:rsid w:val="000F5A8C"/>
    <w:rsid w:val="000F5AEA"/>
    <w:rsid w:val="000F5B13"/>
    <w:rsid w:val="000F5B77"/>
    <w:rsid w:val="000F5C08"/>
    <w:rsid w:val="000F5DFB"/>
    <w:rsid w:val="000F5E8C"/>
    <w:rsid w:val="000F5F7F"/>
    <w:rsid w:val="000F60BB"/>
    <w:rsid w:val="000F611A"/>
    <w:rsid w:val="000F6220"/>
    <w:rsid w:val="000F6349"/>
    <w:rsid w:val="000F63CB"/>
    <w:rsid w:val="000F6573"/>
    <w:rsid w:val="000F65AC"/>
    <w:rsid w:val="000F66DD"/>
    <w:rsid w:val="000F69DC"/>
    <w:rsid w:val="000F6A9E"/>
    <w:rsid w:val="000F6C04"/>
    <w:rsid w:val="000F6DC7"/>
    <w:rsid w:val="000F6EBF"/>
    <w:rsid w:val="000F7146"/>
    <w:rsid w:val="000F71C9"/>
    <w:rsid w:val="000F76F4"/>
    <w:rsid w:val="000F7743"/>
    <w:rsid w:val="000F78C6"/>
    <w:rsid w:val="000F7AAE"/>
    <w:rsid w:val="000F7C25"/>
    <w:rsid w:val="000F7C88"/>
    <w:rsid w:val="0010017F"/>
    <w:rsid w:val="00100209"/>
    <w:rsid w:val="00100223"/>
    <w:rsid w:val="0010032F"/>
    <w:rsid w:val="00100472"/>
    <w:rsid w:val="001005E2"/>
    <w:rsid w:val="0010061C"/>
    <w:rsid w:val="00100735"/>
    <w:rsid w:val="00100845"/>
    <w:rsid w:val="00100892"/>
    <w:rsid w:val="00100C9B"/>
    <w:rsid w:val="00100EB8"/>
    <w:rsid w:val="00100F56"/>
    <w:rsid w:val="00100FC4"/>
    <w:rsid w:val="0010115D"/>
    <w:rsid w:val="001012A4"/>
    <w:rsid w:val="00101449"/>
    <w:rsid w:val="001014A0"/>
    <w:rsid w:val="0010157C"/>
    <w:rsid w:val="0010174F"/>
    <w:rsid w:val="001017E7"/>
    <w:rsid w:val="00101821"/>
    <w:rsid w:val="001019C4"/>
    <w:rsid w:val="00101A93"/>
    <w:rsid w:val="00101AF7"/>
    <w:rsid w:val="00101B1B"/>
    <w:rsid w:val="00101BF0"/>
    <w:rsid w:val="00101C0B"/>
    <w:rsid w:val="00101CCE"/>
    <w:rsid w:val="00101D46"/>
    <w:rsid w:val="00101EAA"/>
    <w:rsid w:val="00101FF6"/>
    <w:rsid w:val="001020D6"/>
    <w:rsid w:val="00102117"/>
    <w:rsid w:val="00102120"/>
    <w:rsid w:val="0010223E"/>
    <w:rsid w:val="00102322"/>
    <w:rsid w:val="001023FF"/>
    <w:rsid w:val="00102550"/>
    <w:rsid w:val="001025CF"/>
    <w:rsid w:val="0010274E"/>
    <w:rsid w:val="00102A33"/>
    <w:rsid w:val="00102AF0"/>
    <w:rsid w:val="00102B66"/>
    <w:rsid w:val="00102BD7"/>
    <w:rsid w:val="00102CEF"/>
    <w:rsid w:val="00102E15"/>
    <w:rsid w:val="00102F0A"/>
    <w:rsid w:val="001032A7"/>
    <w:rsid w:val="001034BE"/>
    <w:rsid w:val="00103657"/>
    <w:rsid w:val="0010388A"/>
    <w:rsid w:val="00103A2F"/>
    <w:rsid w:val="00103B6A"/>
    <w:rsid w:val="00103DA7"/>
    <w:rsid w:val="00103E50"/>
    <w:rsid w:val="00103EB7"/>
    <w:rsid w:val="00104197"/>
    <w:rsid w:val="001041D9"/>
    <w:rsid w:val="00104415"/>
    <w:rsid w:val="00104638"/>
    <w:rsid w:val="0010465A"/>
    <w:rsid w:val="00104747"/>
    <w:rsid w:val="001048AA"/>
    <w:rsid w:val="0010490C"/>
    <w:rsid w:val="001049D9"/>
    <w:rsid w:val="00104AC9"/>
    <w:rsid w:val="00104BC0"/>
    <w:rsid w:val="00104D6A"/>
    <w:rsid w:val="00104EED"/>
    <w:rsid w:val="00104FC5"/>
    <w:rsid w:val="00105194"/>
    <w:rsid w:val="00105205"/>
    <w:rsid w:val="00105240"/>
    <w:rsid w:val="00105596"/>
    <w:rsid w:val="001056C1"/>
    <w:rsid w:val="00105AB2"/>
    <w:rsid w:val="00105C9C"/>
    <w:rsid w:val="00105D20"/>
    <w:rsid w:val="00105E4E"/>
    <w:rsid w:val="00105EA9"/>
    <w:rsid w:val="0010613D"/>
    <w:rsid w:val="0010657A"/>
    <w:rsid w:val="0010657E"/>
    <w:rsid w:val="001065ED"/>
    <w:rsid w:val="00106674"/>
    <w:rsid w:val="0010668C"/>
    <w:rsid w:val="0010682B"/>
    <w:rsid w:val="0010689F"/>
    <w:rsid w:val="001068F5"/>
    <w:rsid w:val="0010691B"/>
    <w:rsid w:val="0010697C"/>
    <w:rsid w:val="001069F3"/>
    <w:rsid w:val="00106D34"/>
    <w:rsid w:val="00106D9D"/>
    <w:rsid w:val="00106E8D"/>
    <w:rsid w:val="0010709D"/>
    <w:rsid w:val="0010717F"/>
    <w:rsid w:val="001072C7"/>
    <w:rsid w:val="001075B2"/>
    <w:rsid w:val="001076ED"/>
    <w:rsid w:val="001076F2"/>
    <w:rsid w:val="00107805"/>
    <w:rsid w:val="001078CA"/>
    <w:rsid w:val="0010793F"/>
    <w:rsid w:val="00107BC4"/>
    <w:rsid w:val="00107C87"/>
    <w:rsid w:val="001102E2"/>
    <w:rsid w:val="0011045F"/>
    <w:rsid w:val="00110561"/>
    <w:rsid w:val="0011056D"/>
    <w:rsid w:val="0011089A"/>
    <w:rsid w:val="001109D0"/>
    <w:rsid w:val="00110AD6"/>
    <w:rsid w:val="00110BB3"/>
    <w:rsid w:val="00110C1E"/>
    <w:rsid w:val="00110CEA"/>
    <w:rsid w:val="00110F38"/>
    <w:rsid w:val="0011102A"/>
    <w:rsid w:val="0011104F"/>
    <w:rsid w:val="001110A3"/>
    <w:rsid w:val="001111FC"/>
    <w:rsid w:val="00111225"/>
    <w:rsid w:val="001113C1"/>
    <w:rsid w:val="00111567"/>
    <w:rsid w:val="00111632"/>
    <w:rsid w:val="00111835"/>
    <w:rsid w:val="001118BD"/>
    <w:rsid w:val="00111990"/>
    <w:rsid w:val="00111AAF"/>
    <w:rsid w:val="00111AD6"/>
    <w:rsid w:val="00111B2F"/>
    <w:rsid w:val="00111DA9"/>
    <w:rsid w:val="00111EC9"/>
    <w:rsid w:val="00111F4B"/>
    <w:rsid w:val="00112030"/>
    <w:rsid w:val="001120AD"/>
    <w:rsid w:val="0011219B"/>
    <w:rsid w:val="001124FF"/>
    <w:rsid w:val="001125A6"/>
    <w:rsid w:val="00112675"/>
    <w:rsid w:val="00112722"/>
    <w:rsid w:val="0011278B"/>
    <w:rsid w:val="001129ED"/>
    <w:rsid w:val="00112AD7"/>
    <w:rsid w:val="00112B0B"/>
    <w:rsid w:val="00112DD8"/>
    <w:rsid w:val="00112E0F"/>
    <w:rsid w:val="00112F61"/>
    <w:rsid w:val="00112FC8"/>
    <w:rsid w:val="0011301E"/>
    <w:rsid w:val="001130F4"/>
    <w:rsid w:val="00113197"/>
    <w:rsid w:val="001131A0"/>
    <w:rsid w:val="001131B3"/>
    <w:rsid w:val="001133DB"/>
    <w:rsid w:val="00113439"/>
    <w:rsid w:val="0011345D"/>
    <w:rsid w:val="00113493"/>
    <w:rsid w:val="00113530"/>
    <w:rsid w:val="001136A9"/>
    <w:rsid w:val="0011385A"/>
    <w:rsid w:val="0011386A"/>
    <w:rsid w:val="00113B09"/>
    <w:rsid w:val="00113D4D"/>
    <w:rsid w:val="00113DB9"/>
    <w:rsid w:val="00113E2B"/>
    <w:rsid w:val="00113EF6"/>
    <w:rsid w:val="00113F33"/>
    <w:rsid w:val="00113F86"/>
    <w:rsid w:val="00114BC1"/>
    <w:rsid w:val="00114D8A"/>
    <w:rsid w:val="00114E5C"/>
    <w:rsid w:val="00114E60"/>
    <w:rsid w:val="00115055"/>
    <w:rsid w:val="0011512D"/>
    <w:rsid w:val="00115133"/>
    <w:rsid w:val="00115208"/>
    <w:rsid w:val="0011537E"/>
    <w:rsid w:val="001154F9"/>
    <w:rsid w:val="001156D9"/>
    <w:rsid w:val="00115778"/>
    <w:rsid w:val="00115891"/>
    <w:rsid w:val="001159DE"/>
    <w:rsid w:val="00115A0D"/>
    <w:rsid w:val="00115C62"/>
    <w:rsid w:val="00115CB5"/>
    <w:rsid w:val="00115DA0"/>
    <w:rsid w:val="00115F65"/>
    <w:rsid w:val="0011605B"/>
    <w:rsid w:val="0011620D"/>
    <w:rsid w:val="00116330"/>
    <w:rsid w:val="00116342"/>
    <w:rsid w:val="00116482"/>
    <w:rsid w:val="001165EC"/>
    <w:rsid w:val="0011662D"/>
    <w:rsid w:val="001167BF"/>
    <w:rsid w:val="001167D6"/>
    <w:rsid w:val="001168A4"/>
    <w:rsid w:val="00116936"/>
    <w:rsid w:val="0011693E"/>
    <w:rsid w:val="00116941"/>
    <w:rsid w:val="00116A14"/>
    <w:rsid w:val="00116AAE"/>
    <w:rsid w:val="00116DF4"/>
    <w:rsid w:val="00116EEE"/>
    <w:rsid w:val="00116F09"/>
    <w:rsid w:val="001170FA"/>
    <w:rsid w:val="0011727A"/>
    <w:rsid w:val="001172F7"/>
    <w:rsid w:val="001172FA"/>
    <w:rsid w:val="00117345"/>
    <w:rsid w:val="00117692"/>
    <w:rsid w:val="0011770E"/>
    <w:rsid w:val="001177FC"/>
    <w:rsid w:val="001177FD"/>
    <w:rsid w:val="0011780B"/>
    <w:rsid w:val="001178B6"/>
    <w:rsid w:val="00117943"/>
    <w:rsid w:val="00117A6B"/>
    <w:rsid w:val="00117AD1"/>
    <w:rsid w:val="00117BFE"/>
    <w:rsid w:val="00117D52"/>
    <w:rsid w:val="00117E7C"/>
    <w:rsid w:val="0012026A"/>
    <w:rsid w:val="0012046A"/>
    <w:rsid w:val="001205A1"/>
    <w:rsid w:val="001207BC"/>
    <w:rsid w:val="001207DD"/>
    <w:rsid w:val="00120858"/>
    <w:rsid w:val="001208F0"/>
    <w:rsid w:val="00120A19"/>
    <w:rsid w:val="00120A20"/>
    <w:rsid w:val="00120A39"/>
    <w:rsid w:val="00120EC9"/>
    <w:rsid w:val="00121038"/>
    <w:rsid w:val="00121085"/>
    <w:rsid w:val="001210C8"/>
    <w:rsid w:val="00121129"/>
    <w:rsid w:val="00121280"/>
    <w:rsid w:val="0012132D"/>
    <w:rsid w:val="001213BF"/>
    <w:rsid w:val="00121427"/>
    <w:rsid w:val="001216A8"/>
    <w:rsid w:val="001216DD"/>
    <w:rsid w:val="00121754"/>
    <w:rsid w:val="00121842"/>
    <w:rsid w:val="0012185C"/>
    <w:rsid w:val="001218E5"/>
    <w:rsid w:val="00121972"/>
    <w:rsid w:val="00121B8E"/>
    <w:rsid w:val="00121C6B"/>
    <w:rsid w:val="00121DFD"/>
    <w:rsid w:val="00121F1E"/>
    <w:rsid w:val="00121FB5"/>
    <w:rsid w:val="0012204E"/>
    <w:rsid w:val="0012212A"/>
    <w:rsid w:val="0012221A"/>
    <w:rsid w:val="0012266E"/>
    <w:rsid w:val="001228E5"/>
    <w:rsid w:val="00122C55"/>
    <w:rsid w:val="00122DED"/>
    <w:rsid w:val="00122E31"/>
    <w:rsid w:val="00122F0F"/>
    <w:rsid w:val="00122F73"/>
    <w:rsid w:val="00122FB6"/>
    <w:rsid w:val="0012307E"/>
    <w:rsid w:val="0012309B"/>
    <w:rsid w:val="00123364"/>
    <w:rsid w:val="001233FF"/>
    <w:rsid w:val="00123458"/>
    <w:rsid w:val="0012348F"/>
    <w:rsid w:val="001234B3"/>
    <w:rsid w:val="001236F3"/>
    <w:rsid w:val="00123AD1"/>
    <w:rsid w:val="00123BE9"/>
    <w:rsid w:val="00123DDE"/>
    <w:rsid w:val="00123FD8"/>
    <w:rsid w:val="0012403A"/>
    <w:rsid w:val="00124172"/>
    <w:rsid w:val="001241AD"/>
    <w:rsid w:val="001241FF"/>
    <w:rsid w:val="00124226"/>
    <w:rsid w:val="001242A1"/>
    <w:rsid w:val="0012431F"/>
    <w:rsid w:val="001246A8"/>
    <w:rsid w:val="00124737"/>
    <w:rsid w:val="001247DB"/>
    <w:rsid w:val="00124A7C"/>
    <w:rsid w:val="00124A8B"/>
    <w:rsid w:val="00124C48"/>
    <w:rsid w:val="00124CE9"/>
    <w:rsid w:val="00124D96"/>
    <w:rsid w:val="00124EBE"/>
    <w:rsid w:val="00124FE7"/>
    <w:rsid w:val="00124FEB"/>
    <w:rsid w:val="00124FFF"/>
    <w:rsid w:val="00125020"/>
    <w:rsid w:val="001251E4"/>
    <w:rsid w:val="00125223"/>
    <w:rsid w:val="00125387"/>
    <w:rsid w:val="001254B7"/>
    <w:rsid w:val="0012566F"/>
    <w:rsid w:val="0012567D"/>
    <w:rsid w:val="001257BD"/>
    <w:rsid w:val="001257E6"/>
    <w:rsid w:val="00125843"/>
    <w:rsid w:val="00125A3A"/>
    <w:rsid w:val="00125C25"/>
    <w:rsid w:val="00125C4D"/>
    <w:rsid w:val="00125D53"/>
    <w:rsid w:val="00125E41"/>
    <w:rsid w:val="00125EE9"/>
    <w:rsid w:val="001260AF"/>
    <w:rsid w:val="001263A6"/>
    <w:rsid w:val="001263D1"/>
    <w:rsid w:val="00126513"/>
    <w:rsid w:val="001266C9"/>
    <w:rsid w:val="00126974"/>
    <w:rsid w:val="001269F0"/>
    <w:rsid w:val="00126A98"/>
    <w:rsid w:val="00126AF3"/>
    <w:rsid w:val="00126BFD"/>
    <w:rsid w:val="00126C17"/>
    <w:rsid w:val="00126E7C"/>
    <w:rsid w:val="00126EFE"/>
    <w:rsid w:val="0012711C"/>
    <w:rsid w:val="0012722E"/>
    <w:rsid w:val="0012724C"/>
    <w:rsid w:val="0012729D"/>
    <w:rsid w:val="001272C0"/>
    <w:rsid w:val="001273D0"/>
    <w:rsid w:val="001274D3"/>
    <w:rsid w:val="00127506"/>
    <w:rsid w:val="00127677"/>
    <w:rsid w:val="001276C4"/>
    <w:rsid w:val="00127708"/>
    <w:rsid w:val="0012784D"/>
    <w:rsid w:val="00127B7E"/>
    <w:rsid w:val="00127C80"/>
    <w:rsid w:val="00127C95"/>
    <w:rsid w:val="00127EE8"/>
    <w:rsid w:val="00127F45"/>
    <w:rsid w:val="00127FD9"/>
    <w:rsid w:val="0013016A"/>
    <w:rsid w:val="00130324"/>
    <w:rsid w:val="0013039F"/>
    <w:rsid w:val="0013054B"/>
    <w:rsid w:val="00130658"/>
    <w:rsid w:val="00130689"/>
    <w:rsid w:val="001309B3"/>
    <w:rsid w:val="00130BAF"/>
    <w:rsid w:val="00130DDC"/>
    <w:rsid w:val="00130DE9"/>
    <w:rsid w:val="00130E76"/>
    <w:rsid w:val="00130E8E"/>
    <w:rsid w:val="0013108C"/>
    <w:rsid w:val="0013121D"/>
    <w:rsid w:val="001314EE"/>
    <w:rsid w:val="00131871"/>
    <w:rsid w:val="00131927"/>
    <w:rsid w:val="00131A00"/>
    <w:rsid w:val="00131B0A"/>
    <w:rsid w:val="00131BAC"/>
    <w:rsid w:val="00131E0E"/>
    <w:rsid w:val="00131F2B"/>
    <w:rsid w:val="00131F72"/>
    <w:rsid w:val="00131FC6"/>
    <w:rsid w:val="00132117"/>
    <w:rsid w:val="0013218B"/>
    <w:rsid w:val="00132268"/>
    <w:rsid w:val="00132482"/>
    <w:rsid w:val="001324F2"/>
    <w:rsid w:val="00132558"/>
    <w:rsid w:val="0013259E"/>
    <w:rsid w:val="00132619"/>
    <w:rsid w:val="0013281A"/>
    <w:rsid w:val="00132875"/>
    <w:rsid w:val="00132880"/>
    <w:rsid w:val="001328C3"/>
    <w:rsid w:val="0013292A"/>
    <w:rsid w:val="00132D06"/>
    <w:rsid w:val="00132DAB"/>
    <w:rsid w:val="00132FA1"/>
    <w:rsid w:val="00133081"/>
    <w:rsid w:val="001333C1"/>
    <w:rsid w:val="0013355F"/>
    <w:rsid w:val="00133610"/>
    <w:rsid w:val="00133741"/>
    <w:rsid w:val="001337D2"/>
    <w:rsid w:val="0013382C"/>
    <w:rsid w:val="00133880"/>
    <w:rsid w:val="00133937"/>
    <w:rsid w:val="00133940"/>
    <w:rsid w:val="00133A08"/>
    <w:rsid w:val="00133AE6"/>
    <w:rsid w:val="00133B78"/>
    <w:rsid w:val="00133BCB"/>
    <w:rsid w:val="00133E04"/>
    <w:rsid w:val="001341E9"/>
    <w:rsid w:val="0013424B"/>
    <w:rsid w:val="001342D6"/>
    <w:rsid w:val="001345BA"/>
    <w:rsid w:val="0013464B"/>
    <w:rsid w:val="00134687"/>
    <w:rsid w:val="00134A14"/>
    <w:rsid w:val="00134B0D"/>
    <w:rsid w:val="00134B16"/>
    <w:rsid w:val="00134DF2"/>
    <w:rsid w:val="00134E8D"/>
    <w:rsid w:val="00134FB1"/>
    <w:rsid w:val="00135124"/>
    <w:rsid w:val="001351C5"/>
    <w:rsid w:val="0013526C"/>
    <w:rsid w:val="00135290"/>
    <w:rsid w:val="0013555C"/>
    <w:rsid w:val="0013559C"/>
    <w:rsid w:val="001355B5"/>
    <w:rsid w:val="0013582B"/>
    <w:rsid w:val="00135852"/>
    <w:rsid w:val="0013595D"/>
    <w:rsid w:val="00135A34"/>
    <w:rsid w:val="00135AF4"/>
    <w:rsid w:val="00135DC0"/>
    <w:rsid w:val="001360B8"/>
    <w:rsid w:val="00136172"/>
    <w:rsid w:val="00136230"/>
    <w:rsid w:val="001365B8"/>
    <w:rsid w:val="0013698D"/>
    <w:rsid w:val="00136AC8"/>
    <w:rsid w:val="001371E5"/>
    <w:rsid w:val="0013727D"/>
    <w:rsid w:val="001372D0"/>
    <w:rsid w:val="001372F7"/>
    <w:rsid w:val="00137322"/>
    <w:rsid w:val="00137339"/>
    <w:rsid w:val="00137457"/>
    <w:rsid w:val="00137518"/>
    <w:rsid w:val="0013754E"/>
    <w:rsid w:val="001378F6"/>
    <w:rsid w:val="0013790C"/>
    <w:rsid w:val="0013790E"/>
    <w:rsid w:val="00137990"/>
    <w:rsid w:val="00137ADD"/>
    <w:rsid w:val="00137C91"/>
    <w:rsid w:val="00137CAD"/>
    <w:rsid w:val="00137E11"/>
    <w:rsid w:val="00137F1D"/>
    <w:rsid w:val="00137F21"/>
    <w:rsid w:val="00137F3A"/>
    <w:rsid w:val="00137FE1"/>
    <w:rsid w:val="001400CF"/>
    <w:rsid w:val="00140168"/>
    <w:rsid w:val="00140205"/>
    <w:rsid w:val="0014023F"/>
    <w:rsid w:val="0014028F"/>
    <w:rsid w:val="001402BF"/>
    <w:rsid w:val="00140372"/>
    <w:rsid w:val="0014054E"/>
    <w:rsid w:val="001405A7"/>
    <w:rsid w:val="001406F5"/>
    <w:rsid w:val="0014076D"/>
    <w:rsid w:val="00140A94"/>
    <w:rsid w:val="00140B27"/>
    <w:rsid w:val="00140BCA"/>
    <w:rsid w:val="00141015"/>
    <w:rsid w:val="00141132"/>
    <w:rsid w:val="001413E4"/>
    <w:rsid w:val="00141479"/>
    <w:rsid w:val="0014168B"/>
    <w:rsid w:val="00141756"/>
    <w:rsid w:val="001417BF"/>
    <w:rsid w:val="00141A24"/>
    <w:rsid w:val="00141B73"/>
    <w:rsid w:val="00141B8A"/>
    <w:rsid w:val="00141D77"/>
    <w:rsid w:val="00141D9A"/>
    <w:rsid w:val="00141F67"/>
    <w:rsid w:val="001422F1"/>
    <w:rsid w:val="00142496"/>
    <w:rsid w:val="00142501"/>
    <w:rsid w:val="001426CC"/>
    <w:rsid w:val="00142747"/>
    <w:rsid w:val="00142820"/>
    <w:rsid w:val="001428BE"/>
    <w:rsid w:val="00142BEC"/>
    <w:rsid w:val="00142C0B"/>
    <w:rsid w:val="00142C1F"/>
    <w:rsid w:val="00142DE4"/>
    <w:rsid w:val="00142E7A"/>
    <w:rsid w:val="00142F23"/>
    <w:rsid w:val="00143014"/>
    <w:rsid w:val="00143222"/>
    <w:rsid w:val="00143233"/>
    <w:rsid w:val="00143457"/>
    <w:rsid w:val="001436F0"/>
    <w:rsid w:val="00143731"/>
    <w:rsid w:val="00143988"/>
    <w:rsid w:val="00143AA4"/>
    <w:rsid w:val="00143B55"/>
    <w:rsid w:val="00143C14"/>
    <w:rsid w:val="00143CB6"/>
    <w:rsid w:val="00143CBA"/>
    <w:rsid w:val="00143E34"/>
    <w:rsid w:val="00143F9E"/>
    <w:rsid w:val="001441D7"/>
    <w:rsid w:val="00144366"/>
    <w:rsid w:val="001444A7"/>
    <w:rsid w:val="00144527"/>
    <w:rsid w:val="0014456D"/>
    <w:rsid w:val="001445AE"/>
    <w:rsid w:val="00144651"/>
    <w:rsid w:val="001447CF"/>
    <w:rsid w:val="00144865"/>
    <w:rsid w:val="001449B5"/>
    <w:rsid w:val="00144A34"/>
    <w:rsid w:val="00144BCF"/>
    <w:rsid w:val="00144BF5"/>
    <w:rsid w:val="00144EC3"/>
    <w:rsid w:val="00144F56"/>
    <w:rsid w:val="00144F9E"/>
    <w:rsid w:val="00144FED"/>
    <w:rsid w:val="00145156"/>
    <w:rsid w:val="0014532C"/>
    <w:rsid w:val="00145421"/>
    <w:rsid w:val="00145609"/>
    <w:rsid w:val="00145664"/>
    <w:rsid w:val="00145BCB"/>
    <w:rsid w:val="00145C55"/>
    <w:rsid w:val="00145CE5"/>
    <w:rsid w:val="00145D46"/>
    <w:rsid w:val="00146090"/>
    <w:rsid w:val="00146563"/>
    <w:rsid w:val="00146629"/>
    <w:rsid w:val="001466D4"/>
    <w:rsid w:val="001467FD"/>
    <w:rsid w:val="001468DD"/>
    <w:rsid w:val="00146A40"/>
    <w:rsid w:val="00146E07"/>
    <w:rsid w:val="00146E8D"/>
    <w:rsid w:val="00146F17"/>
    <w:rsid w:val="00146F65"/>
    <w:rsid w:val="001470E7"/>
    <w:rsid w:val="001471C9"/>
    <w:rsid w:val="0014721B"/>
    <w:rsid w:val="001472E5"/>
    <w:rsid w:val="00147A2D"/>
    <w:rsid w:val="00147B18"/>
    <w:rsid w:val="00147B88"/>
    <w:rsid w:val="00147BC8"/>
    <w:rsid w:val="00147EA9"/>
    <w:rsid w:val="00147F13"/>
    <w:rsid w:val="00147F2B"/>
    <w:rsid w:val="0015010D"/>
    <w:rsid w:val="001501B2"/>
    <w:rsid w:val="001504B2"/>
    <w:rsid w:val="00150661"/>
    <w:rsid w:val="00150A1A"/>
    <w:rsid w:val="00150A45"/>
    <w:rsid w:val="00150A78"/>
    <w:rsid w:val="00150AF2"/>
    <w:rsid w:val="0015107B"/>
    <w:rsid w:val="0015112E"/>
    <w:rsid w:val="0015120A"/>
    <w:rsid w:val="001514C3"/>
    <w:rsid w:val="00151538"/>
    <w:rsid w:val="00151659"/>
    <w:rsid w:val="00151782"/>
    <w:rsid w:val="00151857"/>
    <w:rsid w:val="00151B43"/>
    <w:rsid w:val="00151E5C"/>
    <w:rsid w:val="001523E0"/>
    <w:rsid w:val="00152576"/>
    <w:rsid w:val="00152729"/>
    <w:rsid w:val="00152979"/>
    <w:rsid w:val="001529CF"/>
    <w:rsid w:val="00152BC4"/>
    <w:rsid w:val="00152D85"/>
    <w:rsid w:val="00152E0A"/>
    <w:rsid w:val="00152E79"/>
    <w:rsid w:val="0015320A"/>
    <w:rsid w:val="0015333A"/>
    <w:rsid w:val="0015340C"/>
    <w:rsid w:val="00153450"/>
    <w:rsid w:val="001537A4"/>
    <w:rsid w:val="0015391D"/>
    <w:rsid w:val="001539D3"/>
    <w:rsid w:val="00153A48"/>
    <w:rsid w:val="00153B93"/>
    <w:rsid w:val="00153C8B"/>
    <w:rsid w:val="00153EB4"/>
    <w:rsid w:val="00153F99"/>
    <w:rsid w:val="001544E0"/>
    <w:rsid w:val="00154538"/>
    <w:rsid w:val="00154670"/>
    <w:rsid w:val="00154692"/>
    <w:rsid w:val="00154736"/>
    <w:rsid w:val="001547C8"/>
    <w:rsid w:val="0015495E"/>
    <w:rsid w:val="001549A9"/>
    <w:rsid w:val="00154A52"/>
    <w:rsid w:val="00154CCC"/>
    <w:rsid w:val="00154D14"/>
    <w:rsid w:val="00154FD2"/>
    <w:rsid w:val="00155095"/>
    <w:rsid w:val="001551F5"/>
    <w:rsid w:val="0015529A"/>
    <w:rsid w:val="001552C3"/>
    <w:rsid w:val="00155546"/>
    <w:rsid w:val="001555FF"/>
    <w:rsid w:val="00155806"/>
    <w:rsid w:val="00155916"/>
    <w:rsid w:val="00155A13"/>
    <w:rsid w:val="00155C44"/>
    <w:rsid w:val="00155E9A"/>
    <w:rsid w:val="00155EB8"/>
    <w:rsid w:val="00155F38"/>
    <w:rsid w:val="00155F95"/>
    <w:rsid w:val="00155FDA"/>
    <w:rsid w:val="00156066"/>
    <w:rsid w:val="0015619B"/>
    <w:rsid w:val="001562A5"/>
    <w:rsid w:val="001563BE"/>
    <w:rsid w:val="00156414"/>
    <w:rsid w:val="00156425"/>
    <w:rsid w:val="0015648F"/>
    <w:rsid w:val="0015650F"/>
    <w:rsid w:val="001566ED"/>
    <w:rsid w:val="0015680B"/>
    <w:rsid w:val="00156AB5"/>
    <w:rsid w:val="00156C1B"/>
    <w:rsid w:val="00156CC7"/>
    <w:rsid w:val="00156DE0"/>
    <w:rsid w:val="00156E03"/>
    <w:rsid w:val="00157025"/>
    <w:rsid w:val="00157152"/>
    <w:rsid w:val="001572CC"/>
    <w:rsid w:val="00157543"/>
    <w:rsid w:val="0015774A"/>
    <w:rsid w:val="00157774"/>
    <w:rsid w:val="0015780B"/>
    <w:rsid w:val="00157A7B"/>
    <w:rsid w:val="00157AF8"/>
    <w:rsid w:val="00157B96"/>
    <w:rsid w:val="00157BA8"/>
    <w:rsid w:val="00157C12"/>
    <w:rsid w:val="00157E41"/>
    <w:rsid w:val="00157E55"/>
    <w:rsid w:val="00160174"/>
    <w:rsid w:val="00160233"/>
    <w:rsid w:val="00160359"/>
    <w:rsid w:val="001607C7"/>
    <w:rsid w:val="00160839"/>
    <w:rsid w:val="001608D8"/>
    <w:rsid w:val="001609F7"/>
    <w:rsid w:val="00160B96"/>
    <w:rsid w:val="00160BB9"/>
    <w:rsid w:val="00160BC4"/>
    <w:rsid w:val="00160C04"/>
    <w:rsid w:val="00160D16"/>
    <w:rsid w:val="0016112A"/>
    <w:rsid w:val="0016112B"/>
    <w:rsid w:val="001611C3"/>
    <w:rsid w:val="00161674"/>
    <w:rsid w:val="001616DF"/>
    <w:rsid w:val="00161A55"/>
    <w:rsid w:val="00161CAF"/>
    <w:rsid w:val="00161DC9"/>
    <w:rsid w:val="00161F4C"/>
    <w:rsid w:val="001621E5"/>
    <w:rsid w:val="00162354"/>
    <w:rsid w:val="001623AF"/>
    <w:rsid w:val="00162602"/>
    <w:rsid w:val="001627A9"/>
    <w:rsid w:val="001627C3"/>
    <w:rsid w:val="00162818"/>
    <w:rsid w:val="00162922"/>
    <w:rsid w:val="00162A66"/>
    <w:rsid w:val="00162BA6"/>
    <w:rsid w:val="00162BBA"/>
    <w:rsid w:val="00162C60"/>
    <w:rsid w:val="00162CC6"/>
    <w:rsid w:val="00162D29"/>
    <w:rsid w:val="00162E7D"/>
    <w:rsid w:val="00163085"/>
    <w:rsid w:val="001630D7"/>
    <w:rsid w:val="0016314D"/>
    <w:rsid w:val="001631DF"/>
    <w:rsid w:val="00163278"/>
    <w:rsid w:val="001632C0"/>
    <w:rsid w:val="001633FE"/>
    <w:rsid w:val="00163493"/>
    <w:rsid w:val="001634AE"/>
    <w:rsid w:val="001634E4"/>
    <w:rsid w:val="0016381C"/>
    <w:rsid w:val="00163914"/>
    <w:rsid w:val="00163AE7"/>
    <w:rsid w:val="00163D03"/>
    <w:rsid w:val="00163F34"/>
    <w:rsid w:val="00163FBC"/>
    <w:rsid w:val="00164197"/>
    <w:rsid w:val="00164271"/>
    <w:rsid w:val="001643DB"/>
    <w:rsid w:val="00164417"/>
    <w:rsid w:val="00164500"/>
    <w:rsid w:val="0016453C"/>
    <w:rsid w:val="00164712"/>
    <w:rsid w:val="001647E0"/>
    <w:rsid w:val="00164868"/>
    <w:rsid w:val="001648FF"/>
    <w:rsid w:val="00164917"/>
    <w:rsid w:val="0016493C"/>
    <w:rsid w:val="0016495A"/>
    <w:rsid w:val="00164AB8"/>
    <w:rsid w:val="00164AF9"/>
    <w:rsid w:val="00164B7C"/>
    <w:rsid w:val="00164D7C"/>
    <w:rsid w:val="00164F3F"/>
    <w:rsid w:val="0016501A"/>
    <w:rsid w:val="001654C1"/>
    <w:rsid w:val="0016551A"/>
    <w:rsid w:val="001657C3"/>
    <w:rsid w:val="00165849"/>
    <w:rsid w:val="0016584D"/>
    <w:rsid w:val="0016589D"/>
    <w:rsid w:val="00165A28"/>
    <w:rsid w:val="00165B15"/>
    <w:rsid w:val="00165B3C"/>
    <w:rsid w:val="00165BC1"/>
    <w:rsid w:val="00165C48"/>
    <w:rsid w:val="00165DD5"/>
    <w:rsid w:val="00165DF9"/>
    <w:rsid w:val="00165E93"/>
    <w:rsid w:val="00166020"/>
    <w:rsid w:val="0016651D"/>
    <w:rsid w:val="00166599"/>
    <w:rsid w:val="001665CF"/>
    <w:rsid w:val="00166636"/>
    <w:rsid w:val="00166824"/>
    <w:rsid w:val="00166829"/>
    <w:rsid w:val="001668CF"/>
    <w:rsid w:val="00166960"/>
    <w:rsid w:val="00166ADD"/>
    <w:rsid w:val="00166AEA"/>
    <w:rsid w:val="00166AEF"/>
    <w:rsid w:val="00166BD5"/>
    <w:rsid w:val="00166C35"/>
    <w:rsid w:val="00166CB0"/>
    <w:rsid w:val="00166CB7"/>
    <w:rsid w:val="00166D86"/>
    <w:rsid w:val="001670B8"/>
    <w:rsid w:val="00167125"/>
    <w:rsid w:val="001674FA"/>
    <w:rsid w:val="0016783F"/>
    <w:rsid w:val="00167A19"/>
    <w:rsid w:val="00167A43"/>
    <w:rsid w:val="00167AD8"/>
    <w:rsid w:val="00167E65"/>
    <w:rsid w:val="0017016B"/>
    <w:rsid w:val="001702CE"/>
    <w:rsid w:val="0017031C"/>
    <w:rsid w:val="001704EA"/>
    <w:rsid w:val="00170543"/>
    <w:rsid w:val="001705CB"/>
    <w:rsid w:val="00170730"/>
    <w:rsid w:val="00170A32"/>
    <w:rsid w:val="00170B3F"/>
    <w:rsid w:val="00170BF6"/>
    <w:rsid w:val="00170E1D"/>
    <w:rsid w:val="00170E5C"/>
    <w:rsid w:val="00170EF4"/>
    <w:rsid w:val="00170F17"/>
    <w:rsid w:val="001710D6"/>
    <w:rsid w:val="001712FA"/>
    <w:rsid w:val="001713B2"/>
    <w:rsid w:val="001713C2"/>
    <w:rsid w:val="00171778"/>
    <w:rsid w:val="00171942"/>
    <w:rsid w:val="00171C22"/>
    <w:rsid w:val="00171C6F"/>
    <w:rsid w:val="00171CE6"/>
    <w:rsid w:val="00171CF4"/>
    <w:rsid w:val="001720AC"/>
    <w:rsid w:val="001720F8"/>
    <w:rsid w:val="00172213"/>
    <w:rsid w:val="00172330"/>
    <w:rsid w:val="0017234B"/>
    <w:rsid w:val="0017245B"/>
    <w:rsid w:val="001725AA"/>
    <w:rsid w:val="0017267F"/>
    <w:rsid w:val="001726B7"/>
    <w:rsid w:val="00172749"/>
    <w:rsid w:val="00172A95"/>
    <w:rsid w:val="00172BEE"/>
    <w:rsid w:val="00172C01"/>
    <w:rsid w:val="00172C8D"/>
    <w:rsid w:val="00172D62"/>
    <w:rsid w:val="00172E17"/>
    <w:rsid w:val="00172E6B"/>
    <w:rsid w:val="00172EDB"/>
    <w:rsid w:val="0017314B"/>
    <w:rsid w:val="001731B6"/>
    <w:rsid w:val="001731F0"/>
    <w:rsid w:val="001732D8"/>
    <w:rsid w:val="00173323"/>
    <w:rsid w:val="001733BE"/>
    <w:rsid w:val="00173428"/>
    <w:rsid w:val="00173598"/>
    <w:rsid w:val="001738B6"/>
    <w:rsid w:val="00173948"/>
    <w:rsid w:val="001739AC"/>
    <w:rsid w:val="00173AC4"/>
    <w:rsid w:val="00173B14"/>
    <w:rsid w:val="00173C54"/>
    <w:rsid w:val="001741CB"/>
    <w:rsid w:val="001742CF"/>
    <w:rsid w:val="001742F0"/>
    <w:rsid w:val="001743F7"/>
    <w:rsid w:val="00174494"/>
    <w:rsid w:val="00174819"/>
    <w:rsid w:val="00174988"/>
    <w:rsid w:val="00174A3B"/>
    <w:rsid w:val="00174C9F"/>
    <w:rsid w:val="00174CD4"/>
    <w:rsid w:val="00174CE3"/>
    <w:rsid w:val="00174D5B"/>
    <w:rsid w:val="00174D68"/>
    <w:rsid w:val="00174F4B"/>
    <w:rsid w:val="001750FF"/>
    <w:rsid w:val="00175182"/>
    <w:rsid w:val="00175185"/>
    <w:rsid w:val="00175294"/>
    <w:rsid w:val="00175303"/>
    <w:rsid w:val="001756EC"/>
    <w:rsid w:val="00175A54"/>
    <w:rsid w:val="00175ACD"/>
    <w:rsid w:val="00175CA2"/>
    <w:rsid w:val="00175EA6"/>
    <w:rsid w:val="001760C3"/>
    <w:rsid w:val="00176253"/>
    <w:rsid w:val="0017629B"/>
    <w:rsid w:val="0017638D"/>
    <w:rsid w:val="001765EF"/>
    <w:rsid w:val="0017669B"/>
    <w:rsid w:val="001766F0"/>
    <w:rsid w:val="0017674C"/>
    <w:rsid w:val="00176928"/>
    <w:rsid w:val="00176971"/>
    <w:rsid w:val="0017699E"/>
    <w:rsid w:val="001769A1"/>
    <w:rsid w:val="00176B41"/>
    <w:rsid w:val="00176CA5"/>
    <w:rsid w:val="00176CC5"/>
    <w:rsid w:val="00176D69"/>
    <w:rsid w:val="00176E09"/>
    <w:rsid w:val="00176EF0"/>
    <w:rsid w:val="0017705D"/>
    <w:rsid w:val="001771F5"/>
    <w:rsid w:val="00177370"/>
    <w:rsid w:val="0017760F"/>
    <w:rsid w:val="00177722"/>
    <w:rsid w:val="00177965"/>
    <w:rsid w:val="00177AAD"/>
    <w:rsid w:val="00177B7F"/>
    <w:rsid w:val="00177BBF"/>
    <w:rsid w:val="00177C5D"/>
    <w:rsid w:val="00177EAA"/>
    <w:rsid w:val="00177EC1"/>
    <w:rsid w:val="00177F15"/>
    <w:rsid w:val="00180227"/>
    <w:rsid w:val="001802EB"/>
    <w:rsid w:val="00180547"/>
    <w:rsid w:val="001805F0"/>
    <w:rsid w:val="00180633"/>
    <w:rsid w:val="0018075D"/>
    <w:rsid w:val="0018086B"/>
    <w:rsid w:val="00180B57"/>
    <w:rsid w:val="00180BB2"/>
    <w:rsid w:val="00180DEE"/>
    <w:rsid w:val="0018102E"/>
    <w:rsid w:val="0018111B"/>
    <w:rsid w:val="00181242"/>
    <w:rsid w:val="001813F3"/>
    <w:rsid w:val="00181433"/>
    <w:rsid w:val="00181460"/>
    <w:rsid w:val="0018157B"/>
    <w:rsid w:val="00181581"/>
    <w:rsid w:val="0018177D"/>
    <w:rsid w:val="00181951"/>
    <w:rsid w:val="00181979"/>
    <w:rsid w:val="00181B17"/>
    <w:rsid w:val="00181C5B"/>
    <w:rsid w:val="00181D77"/>
    <w:rsid w:val="00181F7A"/>
    <w:rsid w:val="001820B3"/>
    <w:rsid w:val="001821C5"/>
    <w:rsid w:val="00182291"/>
    <w:rsid w:val="0018231C"/>
    <w:rsid w:val="00182591"/>
    <w:rsid w:val="00182614"/>
    <w:rsid w:val="001826F7"/>
    <w:rsid w:val="00182757"/>
    <w:rsid w:val="0018278E"/>
    <w:rsid w:val="0018283B"/>
    <w:rsid w:val="00182ADB"/>
    <w:rsid w:val="00182C02"/>
    <w:rsid w:val="00182C70"/>
    <w:rsid w:val="00182F00"/>
    <w:rsid w:val="00183013"/>
    <w:rsid w:val="00183040"/>
    <w:rsid w:val="001830BB"/>
    <w:rsid w:val="00183193"/>
    <w:rsid w:val="001831DC"/>
    <w:rsid w:val="00183560"/>
    <w:rsid w:val="00183B83"/>
    <w:rsid w:val="00183CA7"/>
    <w:rsid w:val="00183DA4"/>
    <w:rsid w:val="00183DF8"/>
    <w:rsid w:val="00183FC4"/>
    <w:rsid w:val="001840AF"/>
    <w:rsid w:val="0018423B"/>
    <w:rsid w:val="0018458B"/>
    <w:rsid w:val="001845CB"/>
    <w:rsid w:val="001846F8"/>
    <w:rsid w:val="00184916"/>
    <w:rsid w:val="00184942"/>
    <w:rsid w:val="00184A00"/>
    <w:rsid w:val="00184A81"/>
    <w:rsid w:val="00184E63"/>
    <w:rsid w:val="00184EAD"/>
    <w:rsid w:val="00184F90"/>
    <w:rsid w:val="00185047"/>
    <w:rsid w:val="0018523C"/>
    <w:rsid w:val="001853EC"/>
    <w:rsid w:val="0018540C"/>
    <w:rsid w:val="0018550D"/>
    <w:rsid w:val="0018564E"/>
    <w:rsid w:val="0018569A"/>
    <w:rsid w:val="0018586E"/>
    <w:rsid w:val="001858DB"/>
    <w:rsid w:val="00185BDF"/>
    <w:rsid w:val="00185C14"/>
    <w:rsid w:val="00185E7E"/>
    <w:rsid w:val="00185F15"/>
    <w:rsid w:val="00186376"/>
    <w:rsid w:val="00186377"/>
    <w:rsid w:val="001863A2"/>
    <w:rsid w:val="0018658B"/>
    <w:rsid w:val="00186611"/>
    <w:rsid w:val="0018678F"/>
    <w:rsid w:val="001867D7"/>
    <w:rsid w:val="001868F9"/>
    <w:rsid w:val="00186901"/>
    <w:rsid w:val="00186903"/>
    <w:rsid w:val="00186922"/>
    <w:rsid w:val="00186A34"/>
    <w:rsid w:val="00186D56"/>
    <w:rsid w:val="00186F9C"/>
    <w:rsid w:val="00186FD6"/>
    <w:rsid w:val="0018705B"/>
    <w:rsid w:val="00187231"/>
    <w:rsid w:val="001875B0"/>
    <w:rsid w:val="001877EB"/>
    <w:rsid w:val="00187925"/>
    <w:rsid w:val="00187964"/>
    <w:rsid w:val="00187A47"/>
    <w:rsid w:val="00187BD7"/>
    <w:rsid w:val="00187C1A"/>
    <w:rsid w:val="00187C60"/>
    <w:rsid w:val="00187C90"/>
    <w:rsid w:val="00187CA0"/>
    <w:rsid w:val="00187DA1"/>
    <w:rsid w:val="00187E6D"/>
    <w:rsid w:val="00187F6B"/>
    <w:rsid w:val="00187FDC"/>
    <w:rsid w:val="00190138"/>
    <w:rsid w:val="0019013B"/>
    <w:rsid w:val="00190308"/>
    <w:rsid w:val="00190363"/>
    <w:rsid w:val="00190577"/>
    <w:rsid w:val="00190691"/>
    <w:rsid w:val="001908AF"/>
    <w:rsid w:val="001908CF"/>
    <w:rsid w:val="001908DC"/>
    <w:rsid w:val="00190982"/>
    <w:rsid w:val="00190AD0"/>
    <w:rsid w:val="00190C46"/>
    <w:rsid w:val="00190C95"/>
    <w:rsid w:val="00190DE4"/>
    <w:rsid w:val="00190EDE"/>
    <w:rsid w:val="00190F21"/>
    <w:rsid w:val="00190FA7"/>
    <w:rsid w:val="00190FE7"/>
    <w:rsid w:val="00191167"/>
    <w:rsid w:val="001916F4"/>
    <w:rsid w:val="00191947"/>
    <w:rsid w:val="00191B31"/>
    <w:rsid w:val="00191E12"/>
    <w:rsid w:val="00191F0D"/>
    <w:rsid w:val="00191F17"/>
    <w:rsid w:val="00191F32"/>
    <w:rsid w:val="00192235"/>
    <w:rsid w:val="00192314"/>
    <w:rsid w:val="00192655"/>
    <w:rsid w:val="0019268C"/>
    <w:rsid w:val="00192777"/>
    <w:rsid w:val="001927EB"/>
    <w:rsid w:val="00192833"/>
    <w:rsid w:val="00192A42"/>
    <w:rsid w:val="00192C99"/>
    <w:rsid w:val="00192E61"/>
    <w:rsid w:val="00192FE7"/>
    <w:rsid w:val="0019308F"/>
    <w:rsid w:val="001932C1"/>
    <w:rsid w:val="00193422"/>
    <w:rsid w:val="00193434"/>
    <w:rsid w:val="00193616"/>
    <w:rsid w:val="0019363A"/>
    <w:rsid w:val="001936D8"/>
    <w:rsid w:val="00193839"/>
    <w:rsid w:val="00193AC5"/>
    <w:rsid w:val="00193FB5"/>
    <w:rsid w:val="0019435F"/>
    <w:rsid w:val="00194441"/>
    <w:rsid w:val="001944AA"/>
    <w:rsid w:val="001944E0"/>
    <w:rsid w:val="001948BB"/>
    <w:rsid w:val="001949CF"/>
    <w:rsid w:val="00194A1B"/>
    <w:rsid w:val="00194ACA"/>
    <w:rsid w:val="00194B58"/>
    <w:rsid w:val="00194B7F"/>
    <w:rsid w:val="00194C20"/>
    <w:rsid w:val="00194C35"/>
    <w:rsid w:val="00194FD6"/>
    <w:rsid w:val="00195013"/>
    <w:rsid w:val="00195063"/>
    <w:rsid w:val="001955AF"/>
    <w:rsid w:val="001956D2"/>
    <w:rsid w:val="00195A4A"/>
    <w:rsid w:val="00195BA2"/>
    <w:rsid w:val="00195C45"/>
    <w:rsid w:val="00195C62"/>
    <w:rsid w:val="00195DE1"/>
    <w:rsid w:val="00195E85"/>
    <w:rsid w:val="00195EB9"/>
    <w:rsid w:val="00196415"/>
    <w:rsid w:val="00196481"/>
    <w:rsid w:val="001965BB"/>
    <w:rsid w:val="001966D9"/>
    <w:rsid w:val="001968C1"/>
    <w:rsid w:val="00196B96"/>
    <w:rsid w:val="00196D3C"/>
    <w:rsid w:val="00196D43"/>
    <w:rsid w:val="00196F3E"/>
    <w:rsid w:val="00197005"/>
    <w:rsid w:val="00197078"/>
    <w:rsid w:val="00197119"/>
    <w:rsid w:val="001971DD"/>
    <w:rsid w:val="001973FC"/>
    <w:rsid w:val="0019762A"/>
    <w:rsid w:val="00197723"/>
    <w:rsid w:val="0019780A"/>
    <w:rsid w:val="00197888"/>
    <w:rsid w:val="00197AD5"/>
    <w:rsid w:val="00197DC6"/>
    <w:rsid w:val="00197F8A"/>
    <w:rsid w:val="00197FCD"/>
    <w:rsid w:val="00197FD6"/>
    <w:rsid w:val="00197FF5"/>
    <w:rsid w:val="001A0129"/>
    <w:rsid w:val="001A01BB"/>
    <w:rsid w:val="001A04E7"/>
    <w:rsid w:val="001A0809"/>
    <w:rsid w:val="001A0850"/>
    <w:rsid w:val="001A08DD"/>
    <w:rsid w:val="001A08F2"/>
    <w:rsid w:val="001A0ACB"/>
    <w:rsid w:val="001A0C28"/>
    <w:rsid w:val="001A0D60"/>
    <w:rsid w:val="001A0F9A"/>
    <w:rsid w:val="001A113C"/>
    <w:rsid w:val="001A141D"/>
    <w:rsid w:val="001A1475"/>
    <w:rsid w:val="001A147A"/>
    <w:rsid w:val="001A16E9"/>
    <w:rsid w:val="001A177E"/>
    <w:rsid w:val="001A181C"/>
    <w:rsid w:val="001A18B3"/>
    <w:rsid w:val="001A1A30"/>
    <w:rsid w:val="001A1B29"/>
    <w:rsid w:val="001A1C4E"/>
    <w:rsid w:val="001A1D68"/>
    <w:rsid w:val="001A1FB6"/>
    <w:rsid w:val="001A1FD3"/>
    <w:rsid w:val="001A2007"/>
    <w:rsid w:val="001A20C8"/>
    <w:rsid w:val="001A20F7"/>
    <w:rsid w:val="001A21A6"/>
    <w:rsid w:val="001A2205"/>
    <w:rsid w:val="001A227F"/>
    <w:rsid w:val="001A23FE"/>
    <w:rsid w:val="001A24CF"/>
    <w:rsid w:val="001A264D"/>
    <w:rsid w:val="001A29C1"/>
    <w:rsid w:val="001A29F1"/>
    <w:rsid w:val="001A2A0B"/>
    <w:rsid w:val="001A2A2C"/>
    <w:rsid w:val="001A303B"/>
    <w:rsid w:val="001A35D2"/>
    <w:rsid w:val="001A36D9"/>
    <w:rsid w:val="001A38C7"/>
    <w:rsid w:val="001A39BE"/>
    <w:rsid w:val="001A3CA7"/>
    <w:rsid w:val="001A3CF2"/>
    <w:rsid w:val="001A3E2B"/>
    <w:rsid w:val="001A3E2D"/>
    <w:rsid w:val="001A44B6"/>
    <w:rsid w:val="001A47C3"/>
    <w:rsid w:val="001A4825"/>
    <w:rsid w:val="001A4932"/>
    <w:rsid w:val="001A4A0E"/>
    <w:rsid w:val="001A4B8B"/>
    <w:rsid w:val="001A5082"/>
    <w:rsid w:val="001A527A"/>
    <w:rsid w:val="001A53F4"/>
    <w:rsid w:val="001A5408"/>
    <w:rsid w:val="001A5508"/>
    <w:rsid w:val="001A5546"/>
    <w:rsid w:val="001A5571"/>
    <w:rsid w:val="001A5609"/>
    <w:rsid w:val="001A57D5"/>
    <w:rsid w:val="001A57FE"/>
    <w:rsid w:val="001A5907"/>
    <w:rsid w:val="001A59F4"/>
    <w:rsid w:val="001A5A27"/>
    <w:rsid w:val="001A5A2A"/>
    <w:rsid w:val="001A5A3D"/>
    <w:rsid w:val="001A5D4C"/>
    <w:rsid w:val="001A5D9F"/>
    <w:rsid w:val="001A5DFB"/>
    <w:rsid w:val="001A5F8F"/>
    <w:rsid w:val="001A6051"/>
    <w:rsid w:val="001A6597"/>
    <w:rsid w:val="001A6670"/>
    <w:rsid w:val="001A6A3F"/>
    <w:rsid w:val="001A6A4F"/>
    <w:rsid w:val="001A6E88"/>
    <w:rsid w:val="001A6F79"/>
    <w:rsid w:val="001A6FE1"/>
    <w:rsid w:val="001A70BA"/>
    <w:rsid w:val="001A7459"/>
    <w:rsid w:val="001A7526"/>
    <w:rsid w:val="001A7559"/>
    <w:rsid w:val="001A7901"/>
    <w:rsid w:val="001A7961"/>
    <w:rsid w:val="001A7962"/>
    <w:rsid w:val="001A799F"/>
    <w:rsid w:val="001A7A2E"/>
    <w:rsid w:val="001A7AB0"/>
    <w:rsid w:val="001A7B9C"/>
    <w:rsid w:val="001A7F5A"/>
    <w:rsid w:val="001B002D"/>
    <w:rsid w:val="001B00A7"/>
    <w:rsid w:val="001B0168"/>
    <w:rsid w:val="001B0245"/>
    <w:rsid w:val="001B0855"/>
    <w:rsid w:val="001B0BE0"/>
    <w:rsid w:val="001B0F57"/>
    <w:rsid w:val="001B1012"/>
    <w:rsid w:val="001B10F1"/>
    <w:rsid w:val="001B117D"/>
    <w:rsid w:val="001B1342"/>
    <w:rsid w:val="001B13F6"/>
    <w:rsid w:val="001B143B"/>
    <w:rsid w:val="001B1462"/>
    <w:rsid w:val="001B15A8"/>
    <w:rsid w:val="001B16FA"/>
    <w:rsid w:val="001B16FF"/>
    <w:rsid w:val="001B1936"/>
    <w:rsid w:val="001B19D2"/>
    <w:rsid w:val="001B1B83"/>
    <w:rsid w:val="001B1BD7"/>
    <w:rsid w:val="001B1C3B"/>
    <w:rsid w:val="001B1CC0"/>
    <w:rsid w:val="001B1FD2"/>
    <w:rsid w:val="001B2011"/>
    <w:rsid w:val="001B2163"/>
    <w:rsid w:val="001B2165"/>
    <w:rsid w:val="001B2278"/>
    <w:rsid w:val="001B233E"/>
    <w:rsid w:val="001B235F"/>
    <w:rsid w:val="001B25CE"/>
    <w:rsid w:val="001B26DE"/>
    <w:rsid w:val="001B26F9"/>
    <w:rsid w:val="001B2815"/>
    <w:rsid w:val="001B282F"/>
    <w:rsid w:val="001B296F"/>
    <w:rsid w:val="001B2B18"/>
    <w:rsid w:val="001B2B7A"/>
    <w:rsid w:val="001B2D51"/>
    <w:rsid w:val="001B2FCC"/>
    <w:rsid w:val="001B30D1"/>
    <w:rsid w:val="001B311E"/>
    <w:rsid w:val="001B3236"/>
    <w:rsid w:val="001B32A8"/>
    <w:rsid w:val="001B34CE"/>
    <w:rsid w:val="001B3662"/>
    <w:rsid w:val="001B38FC"/>
    <w:rsid w:val="001B390F"/>
    <w:rsid w:val="001B3AE8"/>
    <w:rsid w:val="001B3C14"/>
    <w:rsid w:val="001B3C8F"/>
    <w:rsid w:val="001B3D35"/>
    <w:rsid w:val="001B3D6A"/>
    <w:rsid w:val="001B3E37"/>
    <w:rsid w:val="001B3F50"/>
    <w:rsid w:val="001B3F9F"/>
    <w:rsid w:val="001B436B"/>
    <w:rsid w:val="001B4431"/>
    <w:rsid w:val="001B451F"/>
    <w:rsid w:val="001B4523"/>
    <w:rsid w:val="001B4553"/>
    <w:rsid w:val="001B4598"/>
    <w:rsid w:val="001B4701"/>
    <w:rsid w:val="001B48DA"/>
    <w:rsid w:val="001B4943"/>
    <w:rsid w:val="001B4A28"/>
    <w:rsid w:val="001B4CF6"/>
    <w:rsid w:val="001B4E54"/>
    <w:rsid w:val="001B4EC7"/>
    <w:rsid w:val="001B4FD6"/>
    <w:rsid w:val="001B533C"/>
    <w:rsid w:val="001B56E7"/>
    <w:rsid w:val="001B59B8"/>
    <w:rsid w:val="001B5ADF"/>
    <w:rsid w:val="001B5B2A"/>
    <w:rsid w:val="001B5B38"/>
    <w:rsid w:val="001B5C01"/>
    <w:rsid w:val="001B5F17"/>
    <w:rsid w:val="001B5F22"/>
    <w:rsid w:val="001B60D3"/>
    <w:rsid w:val="001B61B3"/>
    <w:rsid w:val="001B62E5"/>
    <w:rsid w:val="001B64AA"/>
    <w:rsid w:val="001B651F"/>
    <w:rsid w:val="001B6734"/>
    <w:rsid w:val="001B68AA"/>
    <w:rsid w:val="001B68D2"/>
    <w:rsid w:val="001B6900"/>
    <w:rsid w:val="001B6A51"/>
    <w:rsid w:val="001B6B4B"/>
    <w:rsid w:val="001B6B5D"/>
    <w:rsid w:val="001B6B8B"/>
    <w:rsid w:val="001B6BDB"/>
    <w:rsid w:val="001B6C76"/>
    <w:rsid w:val="001B6F46"/>
    <w:rsid w:val="001B6FA2"/>
    <w:rsid w:val="001B6FAA"/>
    <w:rsid w:val="001B6FBE"/>
    <w:rsid w:val="001B70E3"/>
    <w:rsid w:val="001B71C0"/>
    <w:rsid w:val="001B7381"/>
    <w:rsid w:val="001B73C4"/>
    <w:rsid w:val="001B73F6"/>
    <w:rsid w:val="001B7602"/>
    <w:rsid w:val="001B7776"/>
    <w:rsid w:val="001B78D7"/>
    <w:rsid w:val="001B7900"/>
    <w:rsid w:val="001B7974"/>
    <w:rsid w:val="001B7A8C"/>
    <w:rsid w:val="001B7F6B"/>
    <w:rsid w:val="001B7FB8"/>
    <w:rsid w:val="001B7FD2"/>
    <w:rsid w:val="001B7FF4"/>
    <w:rsid w:val="001C02B6"/>
    <w:rsid w:val="001C0406"/>
    <w:rsid w:val="001C05BB"/>
    <w:rsid w:val="001C05C9"/>
    <w:rsid w:val="001C0600"/>
    <w:rsid w:val="001C07DC"/>
    <w:rsid w:val="001C08E8"/>
    <w:rsid w:val="001C091B"/>
    <w:rsid w:val="001C0AFB"/>
    <w:rsid w:val="001C0C15"/>
    <w:rsid w:val="001C0D15"/>
    <w:rsid w:val="001C0E0E"/>
    <w:rsid w:val="001C0E7C"/>
    <w:rsid w:val="001C11D5"/>
    <w:rsid w:val="001C1230"/>
    <w:rsid w:val="001C146A"/>
    <w:rsid w:val="001C153D"/>
    <w:rsid w:val="001C1581"/>
    <w:rsid w:val="001C1805"/>
    <w:rsid w:val="001C18F5"/>
    <w:rsid w:val="001C1927"/>
    <w:rsid w:val="001C19A4"/>
    <w:rsid w:val="001C1A72"/>
    <w:rsid w:val="001C1B95"/>
    <w:rsid w:val="001C1E3A"/>
    <w:rsid w:val="001C20F6"/>
    <w:rsid w:val="001C2114"/>
    <w:rsid w:val="001C2225"/>
    <w:rsid w:val="001C2342"/>
    <w:rsid w:val="001C2379"/>
    <w:rsid w:val="001C237D"/>
    <w:rsid w:val="001C23D8"/>
    <w:rsid w:val="001C2473"/>
    <w:rsid w:val="001C2486"/>
    <w:rsid w:val="001C2509"/>
    <w:rsid w:val="001C287E"/>
    <w:rsid w:val="001C28DD"/>
    <w:rsid w:val="001C2B02"/>
    <w:rsid w:val="001C2B11"/>
    <w:rsid w:val="001C2B75"/>
    <w:rsid w:val="001C2B90"/>
    <w:rsid w:val="001C2B96"/>
    <w:rsid w:val="001C2BBC"/>
    <w:rsid w:val="001C2CD7"/>
    <w:rsid w:val="001C2D4A"/>
    <w:rsid w:val="001C30C0"/>
    <w:rsid w:val="001C31AA"/>
    <w:rsid w:val="001C35D8"/>
    <w:rsid w:val="001C3648"/>
    <w:rsid w:val="001C3806"/>
    <w:rsid w:val="001C38C2"/>
    <w:rsid w:val="001C3A2C"/>
    <w:rsid w:val="001C3AB5"/>
    <w:rsid w:val="001C4092"/>
    <w:rsid w:val="001C43F5"/>
    <w:rsid w:val="001C4642"/>
    <w:rsid w:val="001C465E"/>
    <w:rsid w:val="001C4797"/>
    <w:rsid w:val="001C486E"/>
    <w:rsid w:val="001C4912"/>
    <w:rsid w:val="001C49D3"/>
    <w:rsid w:val="001C4A44"/>
    <w:rsid w:val="001C4A8E"/>
    <w:rsid w:val="001C4AC4"/>
    <w:rsid w:val="001C4B8F"/>
    <w:rsid w:val="001C4CB0"/>
    <w:rsid w:val="001C4D17"/>
    <w:rsid w:val="001C4DAB"/>
    <w:rsid w:val="001C4DB8"/>
    <w:rsid w:val="001C4F26"/>
    <w:rsid w:val="001C562A"/>
    <w:rsid w:val="001C56CE"/>
    <w:rsid w:val="001C56E7"/>
    <w:rsid w:val="001C598E"/>
    <w:rsid w:val="001C5AC9"/>
    <w:rsid w:val="001C5B81"/>
    <w:rsid w:val="001C5DDF"/>
    <w:rsid w:val="001C5DF2"/>
    <w:rsid w:val="001C5EA2"/>
    <w:rsid w:val="001C5F7C"/>
    <w:rsid w:val="001C603D"/>
    <w:rsid w:val="001C6187"/>
    <w:rsid w:val="001C61AC"/>
    <w:rsid w:val="001C6388"/>
    <w:rsid w:val="001C63D1"/>
    <w:rsid w:val="001C6428"/>
    <w:rsid w:val="001C6468"/>
    <w:rsid w:val="001C6759"/>
    <w:rsid w:val="001C68DD"/>
    <w:rsid w:val="001C697C"/>
    <w:rsid w:val="001C699F"/>
    <w:rsid w:val="001C6B82"/>
    <w:rsid w:val="001C6CB6"/>
    <w:rsid w:val="001C6CF1"/>
    <w:rsid w:val="001C6DF6"/>
    <w:rsid w:val="001C6E12"/>
    <w:rsid w:val="001C7118"/>
    <w:rsid w:val="001C71C9"/>
    <w:rsid w:val="001C72E8"/>
    <w:rsid w:val="001C73D9"/>
    <w:rsid w:val="001C73E5"/>
    <w:rsid w:val="001C7792"/>
    <w:rsid w:val="001C78AC"/>
    <w:rsid w:val="001C79E8"/>
    <w:rsid w:val="001C7A32"/>
    <w:rsid w:val="001C7A56"/>
    <w:rsid w:val="001C7D57"/>
    <w:rsid w:val="001C7E5A"/>
    <w:rsid w:val="001C7EBB"/>
    <w:rsid w:val="001D001E"/>
    <w:rsid w:val="001D0022"/>
    <w:rsid w:val="001D018A"/>
    <w:rsid w:val="001D0280"/>
    <w:rsid w:val="001D056D"/>
    <w:rsid w:val="001D05DF"/>
    <w:rsid w:val="001D063A"/>
    <w:rsid w:val="001D0654"/>
    <w:rsid w:val="001D06A9"/>
    <w:rsid w:val="001D0821"/>
    <w:rsid w:val="001D0877"/>
    <w:rsid w:val="001D0E11"/>
    <w:rsid w:val="001D0F2F"/>
    <w:rsid w:val="001D0FC1"/>
    <w:rsid w:val="001D1027"/>
    <w:rsid w:val="001D1109"/>
    <w:rsid w:val="001D1211"/>
    <w:rsid w:val="001D12C3"/>
    <w:rsid w:val="001D1371"/>
    <w:rsid w:val="001D143B"/>
    <w:rsid w:val="001D1544"/>
    <w:rsid w:val="001D1598"/>
    <w:rsid w:val="001D1621"/>
    <w:rsid w:val="001D17B4"/>
    <w:rsid w:val="001D17FD"/>
    <w:rsid w:val="001D1804"/>
    <w:rsid w:val="001D183B"/>
    <w:rsid w:val="001D19B1"/>
    <w:rsid w:val="001D19EC"/>
    <w:rsid w:val="001D1ABD"/>
    <w:rsid w:val="001D1B21"/>
    <w:rsid w:val="001D1BAB"/>
    <w:rsid w:val="001D1C83"/>
    <w:rsid w:val="001D1E27"/>
    <w:rsid w:val="001D21EE"/>
    <w:rsid w:val="001D25EA"/>
    <w:rsid w:val="001D26FC"/>
    <w:rsid w:val="001D2891"/>
    <w:rsid w:val="001D28D1"/>
    <w:rsid w:val="001D2AC4"/>
    <w:rsid w:val="001D2C8D"/>
    <w:rsid w:val="001D2DFA"/>
    <w:rsid w:val="001D30B3"/>
    <w:rsid w:val="001D334F"/>
    <w:rsid w:val="001D3615"/>
    <w:rsid w:val="001D3681"/>
    <w:rsid w:val="001D376A"/>
    <w:rsid w:val="001D3AB5"/>
    <w:rsid w:val="001D3AE3"/>
    <w:rsid w:val="001D3BC6"/>
    <w:rsid w:val="001D3C76"/>
    <w:rsid w:val="001D3F9E"/>
    <w:rsid w:val="001D4045"/>
    <w:rsid w:val="001D41DA"/>
    <w:rsid w:val="001D467F"/>
    <w:rsid w:val="001D477A"/>
    <w:rsid w:val="001D4790"/>
    <w:rsid w:val="001D47C6"/>
    <w:rsid w:val="001D4939"/>
    <w:rsid w:val="001D499A"/>
    <w:rsid w:val="001D4E48"/>
    <w:rsid w:val="001D4F3D"/>
    <w:rsid w:val="001D5018"/>
    <w:rsid w:val="001D50FF"/>
    <w:rsid w:val="001D51AB"/>
    <w:rsid w:val="001D53A7"/>
    <w:rsid w:val="001D5463"/>
    <w:rsid w:val="001D56EE"/>
    <w:rsid w:val="001D572B"/>
    <w:rsid w:val="001D578B"/>
    <w:rsid w:val="001D57E0"/>
    <w:rsid w:val="001D580F"/>
    <w:rsid w:val="001D585B"/>
    <w:rsid w:val="001D5A0E"/>
    <w:rsid w:val="001D5A80"/>
    <w:rsid w:val="001D5CA9"/>
    <w:rsid w:val="001D5EDA"/>
    <w:rsid w:val="001D626F"/>
    <w:rsid w:val="001D62B7"/>
    <w:rsid w:val="001D632B"/>
    <w:rsid w:val="001D63B5"/>
    <w:rsid w:val="001D63F8"/>
    <w:rsid w:val="001D6452"/>
    <w:rsid w:val="001D66A1"/>
    <w:rsid w:val="001D67AB"/>
    <w:rsid w:val="001D67B5"/>
    <w:rsid w:val="001D67B6"/>
    <w:rsid w:val="001D6861"/>
    <w:rsid w:val="001D6BF6"/>
    <w:rsid w:val="001D6C79"/>
    <w:rsid w:val="001D6F8F"/>
    <w:rsid w:val="001D70ED"/>
    <w:rsid w:val="001D73B4"/>
    <w:rsid w:val="001D752C"/>
    <w:rsid w:val="001D779D"/>
    <w:rsid w:val="001D7816"/>
    <w:rsid w:val="001D794B"/>
    <w:rsid w:val="001D7D33"/>
    <w:rsid w:val="001D7D5F"/>
    <w:rsid w:val="001D7D98"/>
    <w:rsid w:val="001D7DB8"/>
    <w:rsid w:val="001D7ECC"/>
    <w:rsid w:val="001D7ED4"/>
    <w:rsid w:val="001D7FD6"/>
    <w:rsid w:val="001D7FE4"/>
    <w:rsid w:val="001E023F"/>
    <w:rsid w:val="001E0320"/>
    <w:rsid w:val="001E03F6"/>
    <w:rsid w:val="001E0404"/>
    <w:rsid w:val="001E0528"/>
    <w:rsid w:val="001E05E6"/>
    <w:rsid w:val="001E066D"/>
    <w:rsid w:val="001E070E"/>
    <w:rsid w:val="001E0A3D"/>
    <w:rsid w:val="001E0B6E"/>
    <w:rsid w:val="001E0BEA"/>
    <w:rsid w:val="001E0D1A"/>
    <w:rsid w:val="001E0D85"/>
    <w:rsid w:val="001E0E85"/>
    <w:rsid w:val="001E1055"/>
    <w:rsid w:val="001E10DD"/>
    <w:rsid w:val="001E110D"/>
    <w:rsid w:val="001E113F"/>
    <w:rsid w:val="001E1143"/>
    <w:rsid w:val="001E114C"/>
    <w:rsid w:val="001E11BF"/>
    <w:rsid w:val="001E11E1"/>
    <w:rsid w:val="001E11F7"/>
    <w:rsid w:val="001E1373"/>
    <w:rsid w:val="001E16E0"/>
    <w:rsid w:val="001E1C8C"/>
    <w:rsid w:val="001E1D9D"/>
    <w:rsid w:val="001E1E0E"/>
    <w:rsid w:val="001E1E1F"/>
    <w:rsid w:val="001E1ED3"/>
    <w:rsid w:val="001E1F3F"/>
    <w:rsid w:val="001E1FE7"/>
    <w:rsid w:val="001E1FF3"/>
    <w:rsid w:val="001E20ED"/>
    <w:rsid w:val="001E2213"/>
    <w:rsid w:val="001E22F2"/>
    <w:rsid w:val="001E238A"/>
    <w:rsid w:val="001E23C7"/>
    <w:rsid w:val="001E247B"/>
    <w:rsid w:val="001E25A8"/>
    <w:rsid w:val="001E27CE"/>
    <w:rsid w:val="001E287B"/>
    <w:rsid w:val="001E288B"/>
    <w:rsid w:val="001E28A7"/>
    <w:rsid w:val="001E298E"/>
    <w:rsid w:val="001E2A01"/>
    <w:rsid w:val="001E2A72"/>
    <w:rsid w:val="001E2C2B"/>
    <w:rsid w:val="001E2C49"/>
    <w:rsid w:val="001E2D09"/>
    <w:rsid w:val="001E2DC3"/>
    <w:rsid w:val="001E3099"/>
    <w:rsid w:val="001E3391"/>
    <w:rsid w:val="001E33E5"/>
    <w:rsid w:val="001E3458"/>
    <w:rsid w:val="001E3542"/>
    <w:rsid w:val="001E35FE"/>
    <w:rsid w:val="001E366D"/>
    <w:rsid w:val="001E3AB7"/>
    <w:rsid w:val="001E3C0F"/>
    <w:rsid w:val="001E3D66"/>
    <w:rsid w:val="001E3E90"/>
    <w:rsid w:val="001E3FBA"/>
    <w:rsid w:val="001E4088"/>
    <w:rsid w:val="001E40F5"/>
    <w:rsid w:val="001E4174"/>
    <w:rsid w:val="001E4268"/>
    <w:rsid w:val="001E42E8"/>
    <w:rsid w:val="001E451F"/>
    <w:rsid w:val="001E462E"/>
    <w:rsid w:val="001E46F2"/>
    <w:rsid w:val="001E4726"/>
    <w:rsid w:val="001E47B4"/>
    <w:rsid w:val="001E48A6"/>
    <w:rsid w:val="001E48F4"/>
    <w:rsid w:val="001E4BC9"/>
    <w:rsid w:val="001E4BD7"/>
    <w:rsid w:val="001E4BE9"/>
    <w:rsid w:val="001E4C73"/>
    <w:rsid w:val="001E4CAC"/>
    <w:rsid w:val="001E4DC6"/>
    <w:rsid w:val="001E4E04"/>
    <w:rsid w:val="001E4E1E"/>
    <w:rsid w:val="001E4E42"/>
    <w:rsid w:val="001E4E63"/>
    <w:rsid w:val="001E4E73"/>
    <w:rsid w:val="001E5158"/>
    <w:rsid w:val="001E53C3"/>
    <w:rsid w:val="001E5560"/>
    <w:rsid w:val="001E55BF"/>
    <w:rsid w:val="001E55E7"/>
    <w:rsid w:val="001E56B7"/>
    <w:rsid w:val="001E5850"/>
    <w:rsid w:val="001E59F6"/>
    <w:rsid w:val="001E5C39"/>
    <w:rsid w:val="001E5D39"/>
    <w:rsid w:val="001E5F14"/>
    <w:rsid w:val="001E5F3B"/>
    <w:rsid w:val="001E618A"/>
    <w:rsid w:val="001E61E7"/>
    <w:rsid w:val="001E62D8"/>
    <w:rsid w:val="001E63B6"/>
    <w:rsid w:val="001E67FC"/>
    <w:rsid w:val="001E68FF"/>
    <w:rsid w:val="001E699C"/>
    <w:rsid w:val="001E6A59"/>
    <w:rsid w:val="001E6BDD"/>
    <w:rsid w:val="001E6E0E"/>
    <w:rsid w:val="001E6F29"/>
    <w:rsid w:val="001E7128"/>
    <w:rsid w:val="001E7184"/>
    <w:rsid w:val="001E7506"/>
    <w:rsid w:val="001E7522"/>
    <w:rsid w:val="001E762A"/>
    <w:rsid w:val="001E7835"/>
    <w:rsid w:val="001E78EB"/>
    <w:rsid w:val="001E7DFC"/>
    <w:rsid w:val="001F011D"/>
    <w:rsid w:val="001F02E3"/>
    <w:rsid w:val="001F0304"/>
    <w:rsid w:val="001F0398"/>
    <w:rsid w:val="001F05B6"/>
    <w:rsid w:val="001F0719"/>
    <w:rsid w:val="001F07C8"/>
    <w:rsid w:val="001F0858"/>
    <w:rsid w:val="001F0891"/>
    <w:rsid w:val="001F09D3"/>
    <w:rsid w:val="001F0A19"/>
    <w:rsid w:val="001F0A93"/>
    <w:rsid w:val="001F0AE2"/>
    <w:rsid w:val="001F0C5F"/>
    <w:rsid w:val="001F0CEE"/>
    <w:rsid w:val="001F0D9E"/>
    <w:rsid w:val="001F0D9F"/>
    <w:rsid w:val="001F0DFE"/>
    <w:rsid w:val="001F0F24"/>
    <w:rsid w:val="001F0FF4"/>
    <w:rsid w:val="001F10EF"/>
    <w:rsid w:val="001F113D"/>
    <w:rsid w:val="001F1375"/>
    <w:rsid w:val="001F15E5"/>
    <w:rsid w:val="001F15FC"/>
    <w:rsid w:val="001F1652"/>
    <w:rsid w:val="001F1895"/>
    <w:rsid w:val="001F18B2"/>
    <w:rsid w:val="001F196D"/>
    <w:rsid w:val="001F1BB6"/>
    <w:rsid w:val="001F1C5D"/>
    <w:rsid w:val="001F1D1A"/>
    <w:rsid w:val="001F1DC6"/>
    <w:rsid w:val="001F1F03"/>
    <w:rsid w:val="001F2038"/>
    <w:rsid w:val="001F2425"/>
    <w:rsid w:val="001F26AF"/>
    <w:rsid w:val="001F276C"/>
    <w:rsid w:val="001F2809"/>
    <w:rsid w:val="001F2859"/>
    <w:rsid w:val="001F2A42"/>
    <w:rsid w:val="001F2A4C"/>
    <w:rsid w:val="001F2E51"/>
    <w:rsid w:val="001F2E7E"/>
    <w:rsid w:val="001F2EAF"/>
    <w:rsid w:val="001F2FAB"/>
    <w:rsid w:val="001F332D"/>
    <w:rsid w:val="001F3354"/>
    <w:rsid w:val="001F363D"/>
    <w:rsid w:val="001F3863"/>
    <w:rsid w:val="001F38D7"/>
    <w:rsid w:val="001F399F"/>
    <w:rsid w:val="001F3A4B"/>
    <w:rsid w:val="001F3E04"/>
    <w:rsid w:val="001F3EB6"/>
    <w:rsid w:val="001F41CF"/>
    <w:rsid w:val="001F4375"/>
    <w:rsid w:val="001F4489"/>
    <w:rsid w:val="001F449A"/>
    <w:rsid w:val="001F4773"/>
    <w:rsid w:val="001F4824"/>
    <w:rsid w:val="001F48A1"/>
    <w:rsid w:val="001F48B0"/>
    <w:rsid w:val="001F497F"/>
    <w:rsid w:val="001F4B0E"/>
    <w:rsid w:val="001F4C0E"/>
    <w:rsid w:val="001F4C86"/>
    <w:rsid w:val="001F4CDB"/>
    <w:rsid w:val="001F4EBA"/>
    <w:rsid w:val="001F4F4E"/>
    <w:rsid w:val="001F4F64"/>
    <w:rsid w:val="001F51D0"/>
    <w:rsid w:val="001F5226"/>
    <w:rsid w:val="001F5313"/>
    <w:rsid w:val="001F53CF"/>
    <w:rsid w:val="001F58F4"/>
    <w:rsid w:val="001F5943"/>
    <w:rsid w:val="001F5A75"/>
    <w:rsid w:val="001F5C1B"/>
    <w:rsid w:val="001F5E05"/>
    <w:rsid w:val="001F5EBA"/>
    <w:rsid w:val="001F5FA8"/>
    <w:rsid w:val="001F6233"/>
    <w:rsid w:val="001F640C"/>
    <w:rsid w:val="001F646F"/>
    <w:rsid w:val="001F6477"/>
    <w:rsid w:val="001F6482"/>
    <w:rsid w:val="001F66E4"/>
    <w:rsid w:val="001F6793"/>
    <w:rsid w:val="001F683F"/>
    <w:rsid w:val="001F6854"/>
    <w:rsid w:val="001F68B1"/>
    <w:rsid w:val="001F6AEE"/>
    <w:rsid w:val="001F6B30"/>
    <w:rsid w:val="001F6BB7"/>
    <w:rsid w:val="001F6BE4"/>
    <w:rsid w:val="001F6D6A"/>
    <w:rsid w:val="001F723D"/>
    <w:rsid w:val="001F73C8"/>
    <w:rsid w:val="001F7691"/>
    <w:rsid w:val="001F782E"/>
    <w:rsid w:val="001F7849"/>
    <w:rsid w:val="001F7E71"/>
    <w:rsid w:val="001F7EB5"/>
    <w:rsid w:val="001F7FFE"/>
    <w:rsid w:val="0020048F"/>
    <w:rsid w:val="00200658"/>
    <w:rsid w:val="00200883"/>
    <w:rsid w:val="002009B1"/>
    <w:rsid w:val="00200A0C"/>
    <w:rsid w:val="00200C44"/>
    <w:rsid w:val="00200CDF"/>
    <w:rsid w:val="00200D8D"/>
    <w:rsid w:val="00200EF6"/>
    <w:rsid w:val="00200FCF"/>
    <w:rsid w:val="0020105C"/>
    <w:rsid w:val="002010EA"/>
    <w:rsid w:val="00201113"/>
    <w:rsid w:val="0020136B"/>
    <w:rsid w:val="0020138F"/>
    <w:rsid w:val="0020152A"/>
    <w:rsid w:val="002015E3"/>
    <w:rsid w:val="0020161E"/>
    <w:rsid w:val="002016FE"/>
    <w:rsid w:val="00201880"/>
    <w:rsid w:val="00201929"/>
    <w:rsid w:val="0020195C"/>
    <w:rsid w:val="0020196A"/>
    <w:rsid w:val="002019EA"/>
    <w:rsid w:val="00201AD1"/>
    <w:rsid w:val="00201B7C"/>
    <w:rsid w:val="00201C08"/>
    <w:rsid w:val="00201DA8"/>
    <w:rsid w:val="00201DA9"/>
    <w:rsid w:val="00201E65"/>
    <w:rsid w:val="00201F7D"/>
    <w:rsid w:val="0020219A"/>
    <w:rsid w:val="002021EB"/>
    <w:rsid w:val="00202303"/>
    <w:rsid w:val="00202363"/>
    <w:rsid w:val="002023C7"/>
    <w:rsid w:val="0020242F"/>
    <w:rsid w:val="00202718"/>
    <w:rsid w:val="0020274A"/>
    <w:rsid w:val="00202A97"/>
    <w:rsid w:val="00202AA0"/>
    <w:rsid w:val="00203075"/>
    <w:rsid w:val="00203383"/>
    <w:rsid w:val="0020339D"/>
    <w:rsid w:val="00203477"/>
    <w:rsid w:val="00203526"/>
    <w:rsid w:val="002036DC"/>
    <w:rsid w:val="002037A5"/>
    <w:rsid w:val="002037E2"/>
    <w:rsid w:val="0020387A"/>
    <w:rsid w:val="00203B2E"/>
    <w:rsid w:val="00203C9C"/>
    <w:rsid w:val="00203F11"/>
    <w:rsid w:val="00203F82"/>
    <w:rsid w:val="002040A0"/>
    <w:rsid w:val="0020418B"/>
    <w:rsid w:val="00204269"/>
    <w:rsid w:val="0020438E"/>
    <w:rsid w:val="00204767"/>
    <w:rsid w:val="002048AA"/>
    <w:rsid w:val="00204D89"/>
    <w:rsid w:val="00204E67"/>
    <w:rsid w:val="00204F23"/>
    <w:rsid w:val="00205136"/>
    <w:rsid w:val="0020526B"/>
    <w:rsid w:val="002052F5"/>
    <w:rsid w:val="00205410"/>
    <w:rsid w:val="002054FE"/>
    <w:rsid w:val="002055FB"/>
    <w:rsid w:val="00205B54"/>
    <w:rsid w:val="00205B72"/>
    <w:rsid w:val="00205CFF"/>
    <w:rsid w:val="00205FE4"/>
    <w:rsid w:val="00206130"/>
    <w:rsid w:val="00206165"/>
    <w:rsid w:val="0020638C"/>
    <w:rsid w:val="002063D9"/>
    <w:rsid w:val="0020663C"/>
    <w:rsid w:val="002066C0"/>
    <w:rsid w:val="00206799"/>
    <w:rsid w:val="00206853"/>
    <w:rsid w:val="00206A14"/>
    <w:rsid w:val="00206A58"/>
    <w:rsid w:val="00206A6F"/>
    <w:rsid w:val="00206AD8"/>
    <w:rsid w:val="00206B7E"/>
    <w:rsid w:val="00206BF8"/>
    <w:rsid w:val="00206E2B"/>
    <w:rsid w:val="00206ECD"/>
    <w:rsid w:val="00207050"/>
    <w:rsid w:val="00207119"/>
    <w:rsid w:val="0020715A"/>
    <w:rsid w:val="0020737B"/>
    <w:rsid w:val="0020759F"/>
    <w:rsid w:val="0020770D"/>
    <w:rsid w:val="00207789"/>
    <w:rsid w:val="002078DA"/>
    <w:rsid w:val="00207915"/>
    <w:rsid w:val="00207931"/>
    <w:rsid w:val="002079BA"/>
    <w:rsid w:val="00207A5B"/>
    <w:rsid w:val="00207AA2"/>
    <w:rsid w:val="00207B03"/>
    <w:rsid w:val="00207BBA"/>
    <w:rsid w:val="00207DBF"/>
    <w:rsid w:val="00207E1B"/>
    <w:rsid w:val="00207E4F"/>
    <w:rsid w:val="00207E9C"/>
    <w:rsid w:val="00207F14"/>
    <w:rsid w:val="00210259"/>
    <w:rsid w:val="00210432"/>
    <w:rsid w:val="00210433"/>
    <w:rsid w:val="002107E4"/>
    <w:rsid w:val="00210905"/>
    <w:rsid w:val="00210BB9"/>
    <w:rsid w:val="00210CF5"/>
    <w:rsid w:val="00210D0D"/>
    <w:rsid w:val="00210D49"/>
    <w:rsid w:val="00210E48"/>
    <w:rsid w:val="00210EEA"/>
    <w:rsid w:val="00210F56"/>
    <w:rsid w:val="002111BC"/>
    <w:rsid w:val="00211254"/>
    <w:rsid w:val="0021129A"/>
    <w:rsid w:val="002112F5"/>
    <w:rsid w:val="00211334"/>
    <w:rsid w:val="00211358"/>
    <w:rsid w:val="002113AB"/>
    <w:rsid w:val="002113AC"/>
    <w:rsid w:val="002114FF"/>
    <w:rsid w:val="00211754"/>
    <w:rsid w:val="00211D23"/>
    <w:rsid w:val="00211DE1"/>
    <w:rsid w:val="00211E36"/>
    <w:rsid w:val="00211F18"/>
    <w:rsid w:val="00211F96"/>
    <w:rsid w:val="00212005"/>
    <w:rsid w:val="002120E7"/>
    <w:rsid w:val="00212109"/>
    <w:rsid w:val="002121B1"/>
    <w:rsid w:val="002121BD"/>
    <w:rsid w:val="00212406"/>
    <w:rsid w:val="002124A1"/>
    <w:rsid w:val="00212508"/>
    <w:rsid w:val="00212582"/>
    <w:rsid w:val="0021271E"/>
    <w:rsid w:val="00212866"/>
    <w:rsid w:val="002128AB"/>
    <w:rsid w:val="00212997"/>
    <w:rsid w:val="00212C11"/>
    <w:rsid w:val="00212CAF"/>
    <w:rsid w:val="00212DC2"/>
    <w:rsid w:val="0021300D"/>
    <w:rsid w:val="00213081"/>
    <w:rsid w:val="002132A7"/>
    <w:rsid w:val="002133AE"/>
    <w:rsid w:val="00213428"/>
    <w:rsid w:val="00213464"/>
    <w:rsid w:val="00213775"/>
    <w:rsid w:val="00213858"/>
    <w:rsid w:val="00213943"/>
    <w:rsid w:val="002139F4"/>
    <w:rsid w:val="00213AA5"/>
    <w:rsid w:val="00213B65"/>
    <w:rsid w:val="00213E6B"/>
    <w:rsid w:val="00213FC6"/>
    <w:rsid w:val="00214056"/>
    <w:rsid w:val="00214098"/>
    <w:rsid w:val="002140A0"/>
    <w:rsid w:val="00214124"/>
    <w:rsid w:val="002142FE"/>
    <w:rsid w:val="00214321"/>
    <w:rsid w:val="00214658"/>
    <w:rsid w:val="00214694"/>
    <w:rsid w:val="00214791"/>
    <w:rsid w:val="002147B2"/>
    <w:rsid w:val="00214CBE"/>
    <w:rsid w:val="00215010"/>
    <w:rsid w:val="00215195"/>
    <w:rsid w:val="002151FF"/>
    <w:rsid w:val="0021548F"/>
    <w:rsid w:val="00215505"/>
    <w:rsid w:val="002157B4"/>
    <w:rsid w:val="0021580C"/>
    <w:rsid w:val="002159A8"/>
    <w:rsid w:val="00215B0A"/>
    <w:rsid w:val="00215B65"/>
    <w:rsid w:val="00215CDD"/>
    <w:rsid w:val="00215D0B"/>
    <w:rsid w:val="00215E0D"/>
    <w:rsid w:val="00215F74"/>
    <w:rsid w:val="0021631F"/>
    <w:rsid w:val="002163A1"/>
    <w:rsid w:val="00216596"/>
    <w:rsid w:val="002165ED"/>
    <w:rsid w:val="00216715"/>
    <w:rsid w:val="00216753"/>
    <w:rsid w:val="00216872"/>
    <w:rsid w:val="00216907"/>
    <w:rsid w:val="00216AB6"/>
    <w:rsid w:val="00216B9F"/>
    <w:rsid w:val="00216F2B"/>
    <w:rsid w:val="00216FBA"/>
    <w:rsid w:val="00217090"/>
    <w:rsid w:val="0021742A"/>
    <w:rsid w:val="002175B6"/>
    <w:rsid w:val="0021771E"/>
    <w:rsid w:val="002178A2"/>
    <w:rsid w:val="002178C6"/>
    <w:rsid w:val="002179CF"/>
    <w:rsid w:val="00217A6C"/>
    <w:rsid w:val="00217C5E"/>
    <w:rsid w:val="00217C7A"/>
    <w:rsid w:val="00217CBC"/>
    <w:rsid w:val="00217D54"/>
    <w:rsid w:val="00217E63"/>
    <w:rsid w:val="002202F9"/>
    <w:rsid w:val="002203AB"/>
    <w:rsid w:val="00220456"/>
    <w:rsid w:val="00220597"/>
    <w:rsid w:val="002205C5"/>
    <w:rsid w:val="002205CB"/>
    <w:rsid w:val="002205D9"/>
    <w:rsid w:val="002206EF"/>
    <w:rsid w:val="002209F2"/>
    <w:rsid w:val="00220A69"/>
    <w:rsid w:val="00220BB6"/>
    <w:rsid w:val="00220BF3"/>
    <w:rsid w:val="00220C0B"/>
    <w:rsid w:val="00220C18"/>
    <w:rsid w:val="00220DAC"/>
    <w:rsid w:val="0022116D"/>
    <w:rsid w:val="002211FE"/>
    <w:rsid w:val="00221222"/>
    <w:rsid w:val="002212C8"/>
    <w:rsid w:val="00221428"/>
    <w:rsid w:val="0022167F"/>
    <w:rsid w:val="00221814"/>
    <w:rsid w:val="00221815"/>
    <w:rsid w:val="002218AF"/>
    <w:rsid w:val="00221A8C"/>
    <w:rsid w:val="00221ADF"/>
    <w:rsid w:val="00221B5F"/>
    <w:rsid w:val="00221C1C"/>
    <w:rsid w:val="00221CB7"/>
    <w:rsid w:val="00221CD7"/>
    <w:rsid w:val="00221DDE"/>
    <w:rsid w:val="00221E33"/>
    <w:rsid w:val="00221E8A"/>
    <w:rsid w:val="00221EC7"/>
    <w:rsid w:val="00221FAC"/>
    <w:rsid w:val="0022208A"/>
    <w:rsid w:val="00222141"/>
    <w:rsid w:val="002222F2"/>
    <w:rsid w:val="00222780"/>
    <w:rsid w:val="00222AAF"/>
    <w:rsid w:val="00222B34"/>
    <w:rsid w:val="00222BCD"/>
    <w:rsid w:val="00222D45"/>
    <w:rsid w:val="00222DBE"/>
    <w:rsid w:val="00222DD6"/>
    <w:rsid w:val="00222DEA"/>
    <w:rsid w:val="00222E73"/>
    <w:rsid w:val="00222ED4"/>
    <w:rsid w:val="00222FBD"/>
    <w:rsid w:val="002230CD"/>
    <w:rsid w:val="002230EF"/>
    <w:rsid w:val="00223169"/>
    <w:rsid w:val="00223361"/>
    <w:rsid w:val="00223368"/>
    <w:rsid w:val="0022342E"/>
    <w:rsid w:val="002235AA"/>
    <w:rsid w:val="00223A4A"/>
    <w:rsid w:val="00223B87"/>
    <w:rsid w:val="00223BD0"/>
    <w:rsid w:val="00223C03"/>
    <w:rsid w:val="002241E4"/>
    <w:rsid w:val="0022424C"/>
    <w:rsid w:val="00224270"/>
    <w:rsid w:val="00224276"/>
    <w:rsid w:val="002242A4"/>
    <w:rsid w:val="00224337"/>
    <w:rsid w:val="00224488"/>
    <w:rsid w:val="0022466C"/>
    <w:rsid w:val="00224686"/>
    <w:rsid w:val="002246C0"/>
    <w:rsid w:val="00224748"/>
    <w:rsid w:val="00224A65"/>
    <w:rsid w:val="00224B2B"/>
    <w:rsid w:val="00224D8A"/>
    <w:rsid w:val="00224E3C"/>
    <w:rsid w:val="00224FE7"/>
    <w:rsid w:val="00225181"/>
    <w:rsid w:val="00225423"/>
    <w:rsid w:val="00225470"/>
    <w:rsid w:val="00225497"/>
    <w:rsid w:val="002254B1"/>
    <w:rsid w:val="002255BC"/>
    <w:rsid w:val="00225756"/>
    <w:rsid w:val="00225825"/>
    <w:rsid w:val="00225AAF"/>
    <w:rsid w:val="00225AEF"/>
    <w:rsid w:val="00225C11"/>
    <w:rsid w:val="00225CB8"/>
    <w:rsid w:val="00225CD8"/>
    <w:rsid w:val="00225CE3"/>
    <w:rsid w:val="00225DBA"/>
    <w:rsid w:val="00225E32"/>
    <w:rsid w:val="00225E8A"/>
    <w:rsid w:val="00225EE2"/>
    <w:rsid w:val="00225FEA"/>
    <w:rsid w:val="002260B0"/>
    <w:rsid w:val="00226108"/>
    <w:rsid w:val="0022615D"/>
    <w:rsid w:val="002264AF"/>
    <w:rsid w:val="00226522"/>
    <w:rsid w:val="002267C0"/>
    <w:rsid w:val="00226815"/>
    <w:rsid w:val="002268E8"/>
    <w:rsid w:val="00226901"/>
    <w:rsid w:val="0022696C"/>
    <w:rsid w:val="00226A6D"/>
    <w:rsid w:val="00226B10"/>
    <w:rsid w:val="00226D75"/>
    <w:rsid w:val="00226F0A"/>
    <w:rsid w:val="002271C6"/>
    <w:rsid w:val="0022724E"/>
    <w:rsid w:val="002272BA"/>
    <w:rsid w:val="002272BB"/>
    <w:rsid w:val="00227319"/>
    <w:rsid w:val="002273BA"/>
    <w:rsid w:val="002273F0"/>
    <w:rsid w:val="0022741C"/>
    <w:rsid w:val="00227868"/>
    <w:rsid w:val="002278AD"/>
    <w:rsid w:val="00227901"/>
    <w:rsid w:val="00227978"/>
    <w:rsid w:val="00230267"/>
    <w:rsid w:val="0023026E"/>
    <w:rsid w:val="00230291"/>
    <w:rsid w:val="00230320"/>
    <w:rsid w:val="0023038A"/>
    <w:rsid w:val="00230469"/>
    <w:rsid w:val="00230476"/>
    <w:rsid w:val="002306CD"/>
    <w:rsid w:val="00230754"/>
    <w:rsid w:val="002308C9"/>
    <w:rsid w:val="0023098B"/>
    <w:rsid w:val="00230BE4"/>
    <w:rsid w:val="00230C40"/>
    <w:rsid w:val="00230C5A"/>
    <w:rsid w:val="00230DF6"/>
    <w:rsid w:val="00230F4C"/>
    <w:rsid w:val="0023106D"/>
    <w:rsid w:val="00231507"/>
    <w:rsid w:val="0023150C"/>
    <w:rsid w:val="0023168E"/>
    <w:rsid w:val="0023176F"/>
    <w:rsid w:val="0023178A"/>
    <w:rsid w:val="00231872"/>
    <w:rsid w:val="00231897"/>
    <w:rsid w:val="0023191C"/>
    <w:rsid w:val="002319B8"/>
    <w:rsid w:val="00231ACF"/>
    <w:rsid w:val="00231EDD"/>
    <w:rsid w:val="0023209F"/>
    <w:rsid w:val="00232113"/>
    <w:rsid w:val="0023211D"/>
    <w:rsid w:val="0023217D"/>
    <w:rsid w:val="00232274"/>
    <w:rsid w:val="0023229C"/>
    <w:rsid w:val="00232372"/>
    <w:rsid w:val="0023247F"/>
    <w:rsid w:val="00232679"/>
    <w:rsid w:val="0023275C"/>
    <w:rsid w:val="00232836"/>
    <w:rsid w:val="002328A8"/>
    <w:rsid w:val="00232AAC"/>
    <w:rsid w:val="00232C7C"/>
    <w:rsid w:val="00232CF5"/>
    <w:rsid w:val="00232D3A"/>
    <w:rsid w:val="00232D82"/>
    <w:rsid w:val="0023319D"/>
    <w:rsid w:val="00233304"/>
    <w:rsid w:val="00233325"/>
    <w:rsid w:val="002333C8"/>
    <w:rsid w:val="002333D1"/>
    <w:rsid w:val="00233499"/>
    <w:rsid w:val="0023369C"/>
    <w:rsid w:val="002336F9"/>
    <w:rsid w:val="002337D8"/>
    <w:rsid w:val="00233858"/>
    <w:rsid w:val="00233956"/>
    <w:rsid w:val="00233A59"/>
    <w:rsid w:val="00233AF1"/>
    <w:rsid w:val="00234013"/>
    <w:rsid w:val="00234295"/>
    <w:rsid w:val="0023433A"/>
    <w:rsid w:val="0023435E"/>
    <w:rsid w:val="00234974"/>
    <w:rsid w:val="00234AD9"/>
    <w:rsid w:val="00234C5F"/>
    <w:rsid w:val="00234D4E"/>
    <w:rsid w:val="00234DF8"/>
    <w:rsid w:val="00235036"/>
    <w:rsid w:val="0023512A"/>
    <w:rsid w:val="00235286"/>
    <w:rsid w:val="00235574"/>
    <w:rsid w:val="002359C1"/>
    <w:rsid w:val="00235B4A"/>
    <w:rsid w:val="00235B7F"/>
    <w:rsid w:val="00235B87"/>
    <w:rsid w:val="00235F17"/>
    <w:rsid w:val="00235F7D"/>
    <w:rsid w:val="00236025"/>
    <w:rsid w:val="002363DC"/>
    <w:rsid w:val="002364B3"/>
    <w:rsid w:val="002364DA"/>
    <w:rsid w:val="002366A3"/>
    <w:rsid w:val="0023687F"/>
    <w:rsid w:val="0023696D"/>
    <w:rsid w:val="00236990"/>
    <w:rsid w:val="00236A4A"/>
    <w:rsid w:val="00236A56"/>
    <w:rsid w:val="00236BDE"/>
    <w:rsid w:val="00236C09"/>
    <w:rsid w:val="00236E02"/>
    <w:rsid w:val="00236F03"/>
    <w:rsid w:val="002371A5"/>
    <w:rsid w:val="00237324"/>
    <w:rsid w:val="00237408"/>
    <w:rsid w:val="00237574"/>
    <w:rsid w:val="00237593"/>
    <w:rsid w:val="0023760F"/>
    <w:rsid w:val="00237BC8"/>
    <w:rsid w:val="00237D1D"/>
    <w:rsid w:val="00237E00"/>
    <w:rsid w:val="00240056"/>
    <w:rsid w:val="0024014B"/>
    <w:rsid w:val="00240358"/>
    <w:rsid w:val="002404F0"/>
    <w:rsid w:val="0024062E"/>
    <w:rsid w:val="00240675"/>
    <w:rsid w:val="0024078E"/>
    <w:rsid w:val="002409FD"/>
    <w:rsid w:val="00240A0F"/>
    <w:rsid w:val="00240A5D"/>
    <w:rsid w:val="00240A78"/>
    <w:rsid w:val="00240C7F"/>
    <w:rsid w:val="00240DDD"/>
    <w:rsid w:val="00240EA9"/>
    <w:rsid w:val="00241244"/>
    <w:rsid w:val="00241735"/>
    <w:rsid w:val="00241756"/>
    <w:rsid w:val="002417FD"/>
    <w:rsid w:val="00241958"/>
    <w:rsid w:val="00241982"/>
    <w:rsid w:val="00241983"/>
    <w:rsid w:val="00241A7F"/>
    <w:rsid w:val="00241B20"/>
    <w:rsid w:val="00241B77"/>
    <w:rsid w:val="00241D5B"/>
    <w:rsid w:val="00241EFA"/>
    <w:rsid w:val="002420E6"/>
    <w:rsid w:val="0024210D"/>
    <w:rsid w:val="00242229"/>
    <w:rsid w:val="00242355"/>
    <w:rsid w:val="00242457"/>
    <w:rsid w:val="0024276E"/>
    <w:rsid w:val="00242A90"/>
    <w:rsid w:val="00242B16"/>
    <w:rsid w:val="00242B19"/>
    <w:rsid w:val="00242B7A"/>
    <w:rsid w:val="00242CE6"/>
    <w:rsid w:val="00242E00"/>
    <w:rsid w:val="00242E4D"/>
    <w:rsid w:val="00242E6F"/>
    <w:rsid w:val="0024341C"/>
    <w:rsid w:val="0024346A"/>
    <w:rsid w:val="0024346B"/>
    <w:rsid w:val="0024349A"/>
    <w:rsid w:val="00243553"/>
    <w:rsid w:val="00243564"/>
    <w:rsid w:val="002436C6"/>
    <w:rsid w:val="00243733"/>
    <w:rsid w:val="0024384F"/>
    <w:rsid w:val="0024395B"/>
    <w:rsid w:val="002439AA"/>
    <w:rsid w:val="00243A05"/>
    <w:rsid w:val="00243BB8"/>
    <w:rsid w:val="00243C25"/>
    <w:rsid w:val="00243E38"/>
    <w:rsid w:val="002440F2"/>
    <w:rsid w:val="00244195"/>
    <w:rsid w:val="0024427C"/>
    <w:rsid w:val="0024436B"/>
    <w:rsid w:val="002447A1"/>
    <w:rsid w:val="00244809"/>
    <w:rsid w:val="00244954"/>
    <w:rsid w:val="00244ABA"/>
    <w:rsid w:val="00244B5B"/>
    <w:rsid w:val="00244B80"/>
    <w:rsid w:val="00244C14"/>
    <w:rsid w:val="00244CFC"/>
    <w:rsid w:val="00245065"/>
    <w:rsid w:val="00245122"/>
    <w:rsid w:val="00245164"/>
    <w:rsid w:val="00245311"/>
    <w:rsid w:val="00245342"/>
    <w:rsid w:val="00245489"/>
    <w:rsid w:val="002454CD"/>
    <w:rsid w:val="002455C8"/>
    <w:rsid w:val="00245636"/>
    <w:rsid w:val="0024584B"/>
    <w:rsid w:val="0024585B"/>
    <w:rsid w:val="002459C8"/>
    <w:rsid w:val="00245B90"/>
    <w:rsid w:val="00245CA4"/>
    <w:rsid w:val="00245DCC"/>
    <w:rsid w:val="00245ED2"/>
    <w:rsid w:val="002461BF"/>
    <w:rsid w:val="0024620F"/>
    <w:rsid w:val="00246320"/>
    <w:rsid w:val="0024643F"/>
    <w:rsid w:val="002465A8"/>
    <w:rsid w:val="002465D3"/>
    <w:rsid w:val="00246945"/>
    <w:rsid w:val="00246976"/>
    <w:rsid w:val="00246C26"/>
    <w:rsid w:val="00246C2E"/>
    <w:rsid w:val="00246C42"/>
    <w:rsid w:val="00246D97"/>
    <w:rsid w:val="00246E15"/>
    <w:rsid w:val="002470CE"/>
    <w:rsid w:val="002470E4"/>
    <w:rsid w:val="00247245"/>
    <w:rsid w:val="002475BC"/>
    <w:rsid w:val="0024762C"/>
    <w:rsid w:val="0024765C"/>
    <w:rsid w:val="002476D9"/>
    <w:rsid w:val="00247715"/>
    <w:rsid w:val="00247B02"/>
    <w:rsid w:val="00247CC1"/>
    <w:rsid w:val="00247ED9"/>
    <w:rsid w:val="002500CA"/>
    <w:rsid w:val="002500EC"/>
    <w:rsid w:val="0025012A"/>
    <w:rsid w:val="0025017C"/>
    <w:rsid w:val="0025048A"/>
    <w:rsid w:val="0025052B"/>
    <w:rsid w:val="00250539"/>
    <w:rsid w:val="00250566"/>
    <w:rsid w:val="0025069A"/>
    <w:rsid w:val="0025075D"/>
    <w:rsid w:val="0025083B"/>
    <w:rsid w:val="002508D3"/>
    <w:rsid w:val="00250BCA"/>
    <w:rsid w:val="00250DAA"/>
    <w:rsid w:val="00250FD2"/>
    <w:rsid w:val="00251002"/>
    <w:rsid w:val="002510C9"/>
    <w:rsid w:val="00251266"/>
    <w:rsid w:val="002513CD"/>
    <w:rsid w:val="0025141D"/>
    <w:rsid w:val="0025143E"/>
    <w:rsid w:val="00251481"/>
    <w:rsid w:val="00251588"/>
    <w:rsid w:val="0025180F"/>
    <w:rsid w:val="00251A5C"/>
    <w:rsid w:val="00251AD2"/>
    <w:rsid w:val="00251D77"/>
    <w:rsid w:val="00251D96"/>
    <w:rsid w:val="00251E75"/>
    <w:rsid w:val="00251F36"/>
    <w:rsid w:val="00251F56"/>
    <w:rsid w:val="002522B0"/>
    <w:rsid w:val="00252427"/>
    <w:rsid w:val="0025261D"/>
    <w:rsid w:val="0025283A"/>
    <w:rsid w:val="00252866"/>
    <w:rsid w:val="00252992"/>
    <w:rsid w:val="002529AD"/>
    <w:rsid w:val="00252B72"/>
    <w:rsid w:val="00252C52"/>
    <w:rsid w:val="002530B6"/>
    <w:rsid w:val="002531F3"/>
    <w:rsid w:val="00253257"/>
    <w:rsid w:val="00253388"/>
    <w:rsid w:val="0025342A"/>
    <w:rsid w:val="002534D3"/>
    <w:rsid w:val="00253A98"/>
    <w:rsid w:val="00253C1C"/>
    <w:rsid w:val="00253E35"/>
    <w:rsid w:val="00253E4F"/>
    <w:rsid w:val="00253EFB"/>
    <w:rsid w:val="00254043"/>
    <w:rsid w:val="00254048"/>
    <w:rsid w:val="00254118"/>
    <w:rsid w:val="00254138"/>
    <w:rsid w:val="002541FF"/>
    <w:rsid w:val="002542A1"/>
    <w:rsid w:val="0025432B"/>
    <w:rsid w:val="002543A4"/>
    <w:rsid w:val="002543C3"/>
    <w:rsid w:val="002545B6"/>
    <w:rsid w:val="00254A23"/>
    <w:rsid w:val="00254BCE"/>
    <w:rsid w:val="00254C37"/>
    <w:rsid w:val="00254C59"/>
    <w:rsid w:val="00254C97"/>
    <w:rsid w:val="00254D35"/>
    <w:rsid w:val="00254D44"/>
    <w:rsid w:val="002550F3"/>
    <w:rsid w:val="002551EC"/>
    <w:rsid w:val="002552DA"/>
    <w:rsid w:val="0025530E"/>
    <w:rsid w:val="00255405"/>
    <w:rsid w:val="00255476"/>
    <w:rsid w:val="00255497"/>
    <w:rsid w:val="00255520"/>
    <w:rsid w:val="00255570"/>
    <w:rsid w:val="002557E7"/>
    <w:rsid w:val="00255824"/>
    <w:rsid w:val="00255947"/>
    <w:rsid w:val="002559D9"/>
    <w:rsid w:val="002559E5"/>
    <w:rsid w:val="00255ADE"/>
    <w:rsid w:val="00255B49"/>
    <w:rsid w:val="00255DE5"/>
    <w:rsid w:val="00255E43"/>
    <w:rsid w:val="00255E69"/>
    <w:rsid w:val="00255F03"/>
    <w:rsid w:val="00255F7A"/>
    <w:rsid w:val="00255F8B"/>
    <w:rsid w:val="00255FA7"/>
    <w:rsid w:val="002560B9"/>
    <w:rsid w:val="002560FB"/>
    <w:rsid w:val="0025612C"/>
    <w:rsid w:val="002561C5"/>
    <w:rsid w:val="00256449"/>
    <w:rsid w:val="00256474"/>
    <w:rsid w:val="0025658F"/>
    <w:rsid w:val="00256666"/>
    <w:rsid w:val="002566CC"/>
    <w:rsid w:val="002566D3"/>
    <w:rsid w:val="002566DF"/>
    <w:rsid w:val="0025677B"/>
    <w:rsid w:val="00256864"/>
    <w:rsid w:val="00256984"/>
    <w:rsid w:val="00257075"/>
    <w:rsid w:val="00257281"/>
    <w:rsid w:val="00257294"/>
    <w:rsid w:val="002572BB"/>
    <w:rsid w:val="00257387"/>
    <w:rsid w:val="002573DF"/>
    <w:rsid w:val="00257591"/>
    <w:rsid w:val="00257999"/>
    <w:rsid w:val="00257A44"/>
    <w:rsid w:val="00257C19"/>
    <w:rsid w:val="00257C89"/>
    <w:rsid w:val="00257C90"/>
    <w:rsid w:val="00257DA5"/>
    <w:rsid w:val="00257EE5"/>
    <w:rsid w:val="00257F7C"/>
    <w:rsid w:val="00257FFC"/>
    <w:rsid w:val="0026009E"/>
    <w:rsid w:val="002600C3"/>
    <w:rsid w:val="002602AE"/>
    <w:rsid w:val="002602BF"/>
    <w:rsid w:val="0026061D"/>
    <w:rsid w:val="00260707"/>
    <w:rsid w:val="0026077E"/>
    <w:rsid w:val="0026092C"/>
    <w:rsid w:val="00260A59"/>
    <w:rsid w:val="00260AF4"/>
    <w:rsid w:val="00260B9F"/>
    <w:rsid w:val="00260C6E"/>
    <w:rsid w:val="00260CE4"/>
    <w:rsid w:val="00260DE6"/>
    <w:rsid w:val="00260E94"/>
    <w:rsid w:val="00261034"/>
    <w:rsid w:val="0026113C"/>
    <w:rsid w:val="002613EE"/>
    <w:rsid w:val="002614C4"/>
    <w:rsid w:val="00261535"/>
    <w:rsid w:val="00261563"/>
    <w:rsid w:val="002615B3"/>
    <w:rsid w:val="00261646"/>
    <w:rsid w:val="00261653"/>
    <w:rsid w:val="00261737"/>
    <w:rsid w:val="00261764"/>
    <w:rsid w:val="00261792"/>
    <w:rsid w:val="002617E7"/>
    <w:rsid w:val="00261873"/>
    <w:rsid w:val="0026191E"/>
    <w:rsid w:val="00261951"/>
    <w:rsid w:val="00261997"/>
    <w:rsid w:val="00261AF5"/>
    <w:rsid w:val="00261C4A"/>
    <w:rsid w:val="00261C66"/>
    <w:rsid w:val="00262258"/>
    <w:rsid w:val="002622BF"/>
    <w:rsid w:val="002624C5"/>
    <w:rsid w:val="00262600"/>
    <w:rsid w:val="0026266E"/>
    <w:rsid w:val="002627BC"/>
    <w:rsid w:val="00262873"/>
    <w:rsid w:val="00262874"/>
    <w:rsid w:val="002629BE"/>
    <w:rsid w:val="00262AE2"/>
    <w:rsid w:val="00262B9D"/>
    <w:rsid w:val="00262D91"/>
    <w:rsid w:val="00262DF6"/>
    <w:rsid w:val="00262E48"/>
    <w:rsid w:val="002630B6"/>
    <w:rsid w:val="0026321F"/>
    <w:rsid w:val="002632DF"/>
    <w:rsid w:val="00263360"/>
    <w:rsid w:val="00263AC0"/>
    <w:rsid w:val="00263C9F"/>
    <w:rsid w:val="00263D08"/>
    <w:rsid w:val="00263D4B"/>
    <w:rsid w:val="00263D96"/>
    <w:rsid w:val="00263DCB"/>
    <w:rsid w:val="00263EBC"/>
    <w:rsid w:val="00263EE0"/>
    <w:rsid w:val="002641BD"/>
    <w:rsid w:val="00264253"/>
    <w:rsid w:val="002642A0"/>
    <w:rsid w:val="002642E4"/>
    <w:rsid w:val="002646DD"/>
    <w:rsid w:val="002649E0"/>
    <w:rsid w:val="00264A2E"/>
    <w:rsid w:val="00264A8E"/>
    <w:rsid w:val="00264B33"/>
    <w:rsid w:val="00264CDE"/>
    <w:rsid w:val="00264DDD"/>
    <w:rsid w:val="00264F0C"/>
    <w:rsid w:val="00264F52"/>
    <w:rsid w:val="00264F7F"/>
    <w:rsid w:val="0026506F"/>
    <w:rsid w:val="0026519C"/>
    <w:rsid w:val="002651D7"/>
    <w:rsid w:val="00265338"/>
    <w:rsid w:val="002653DB"/>
    <w:rsid w:val="002656B5"/>
    <w:rsid w:val="002658CF"/>
    <w:rsid w:val="00265A6F"/>
    <w:rsid w:val="00265AF0"/>
    <w:rsid w:val="00265C07"/>
    <w:rsid w:val="00265C53"/>
    <w:rsid w:val="00265D0F"/>
    <w:rsid w:val="00265D39"/>
    <w:rsid w:val="00265FAB"/>
    <w:rsid w:val="002660DC"/>
    <w:rsid w:val="002661B0"/>
    <w:rsid w:val="0026622D"/>
    <w:rsid w:val="00266295"/>
    <w:rsid w:val="0026629B"/>
    <w:rsid w:val="00266304"/>
    <w:rsid w:val="002663B2"/>
    <w:rsid w:val="00266559"/>
    <w:rsid w:val="002666F1"/>
    <w:rsid w:val="00266744"/>
    <w:rsid w:val="002667F1"/>
    <w:rsid w:val="0026689C"/>
    <w:rsid w:val="002669FE"/>
    <w:rsid w:val="00266A48"/>
    <w:rsid w:val="00266B15"/>
    <w:rsid w:val="0026703F"/>
    <w:rsid w:val="002670B5"/>
    <w:rsid w:val="00267240"/>
    <w:rsid w:val="00267313"/>
    <w:rsid w:val="00267396"/>
    <w:rsid w:val="002678CF"/>
    <w:rsid w:val="00267B7C"/>
    <w:rsid w:val="00267D3F"/>
    <w:rsid w:val="00267DF2"/>
    <w:rsid w:val="00267F9B"/>
    <w:rsid w:val="00270149"/>
    <w:rsid w:val="0027015C"/>
    <w:rsid w:val="0027046D"/>
    <w:rsid w:val="002705D0"/>
    <w:rsid w:val="00270600"/>
    <w:rsid w:val="002706C3"/>
    <w:rsid w:val="0027085A"/>
    <w:rsid w:val="00270C61"/>
    <w:rsid w:val="00270E0B"/>
    <w:rsid w:val="00271019"/>
    <w:rsid w:val="002710A0"/>
    <w:rsid w:val="002719B5"/>
    <w:rsid w:val="00271E34"/>
    <w:rsid w:val="00271F7B"/>
    <w:rsid w:val="00272034"/>
    <w:rsid w:val="0027208C"/>
    <w:rsid w:val="00272213"/>
    <w:rsid w:val="002723E7"/>
    <w:rsid w:val="00272482"/>
    <w:rsid w:val="002725A8"/>
    <w:rsid w:val="002725C1"/>
    <w:rsid w:val="002725E3"/>
    <w:rsid w:val="0027290A"/>
    <w:rsid w:val="0027290C"/>
    <w:rsid w:val="002729A8"/>
    <w:rsid w:val="00272B42"/>
    <w:rsid w:val="00272B60"/>
    <w:rsid w:val="00272C76"/>
    <w:rsid w:val="00272CB8"/>
    <w:rsid w:val="00272D8E"/>
    <w:rsid w:val="002731A9"/>
    <w:rsid w:val="00273221"/>
    <w:rsid w:val="002732E1"/>
    <w:rsid w:val="0027337C"/>
    <w:rsid w:val="0027347A"/>
    <w:rsid w:val="002734F6"/>
    <w:rsid w:val="0027357A"/>
    <w:rsid w:val="0027373A"/>
    <w:rsid w:val="00273AD5"/>
    <w:rsid w:val="00273AF5"/>
    <w:rsid w:val="00273C9E"/>
    <w:rsid w:val="00273F3A"/>
    <w:rsid w:val="00273F60"/>
    <w:rsid w:val="00274230"/>
    <w:rsid w:val="00274437"/>
    <w:rsid w:val="002744D8"/>
    <w:rsid w:val="00274593"/>
    <w:rsid w:val="00274755"/>
    <w:rsid w:val="0027491E"/>
    <w:rsid w:val="0027494E"/>
    <w:rsid w:val="002749C3"/>
    <w:rsid w:val="00274AB9"/>
    <w:rsid w:val="00274AE9"/>
    <w:rsid w:val="00274BB4"/>
    <w:rsid w:val="00274D47"/>
    <w:rsid w:val="00274D9A"/>
    <w:rsid w:val="00275047"/>
    <w:rsid w:val="002750A2"/>
    <w:rsid w:val="0027519C"/>
    <w:rsid w:val="00275268"/>
    <w:rsid w:val="00275719"/>
    <w:rsid w:val="00275909"/>
    <w:rsid w:val="0027593A"/>
    <w:rsid w:val="002759FD"/>
    <w:rsid w:val="00275AAA"/>
    <w:rsid w:val="00275ADA"/>
    <w:rsid w:val="00275CC6"/>
    <w:rsid w:val="00275D8C"/>
    <w:rsid w:val="00275F43"/>
    <w:rsid w:val="00276052"/>
    <w:rsid w:val="0027610B"/>
    <w:rsid w:val="0027617A"/>
    <w:rsid w:val="002762BE"/>
    <w:rsid w:val="0027630F"/>
    <w:rsid w:val="0027633C"/>
    <w:rsid w:val="002765A4"/>
    <w:rsid w:val="0027663A"/>
    <w:rsid w:val="0027679C"/>
    <w:rsid w:val="002768E1"/>
    <w:rsid w:val="00276901"/>
    <w:rsid w:val="00276929"/>
    <w:rsid w:val="00276959"/>
    <w:rsid w:val="00276A39"/>
    <w:rsid w:val="00276B2D"/>
    <w:rsid w:val="00276BEA"/>
    <w:rsid w:val="00276CED"/>
    <w:rsid w:val="00276D25"/>
    <w:rsid w:val="00276F12"/>
    <w:rsid w:val="00276F91"/>
    <w:rsid w:val="0027704D"/>
    <w:rsid w:val="0027711E"/>
    <w:rsid w:val="002777DC"/>
    <w:rsid w:val="00277976"/>
    <w:rsid w:val="00277A76"/>
    <w:rsid w:val="00277AFC"/>
    <w:rsid w:val="00277DC7"/>
    <w:rsid w:val="00277F90"/>
    <w:rsid w:val="00280513"/>
    <w:rsid w:val="002805D0"/>
    <w:rsid w:val="002805DD"/>
    <w:rsid w:val="00280730"/>
    <w:rsid w:val="00280892"/>
    <w:rsid w:val="00280A86"/>
    <w:rsid w:val="00280ABC"/>
    <w:rsid w:val="00280BAE"/>
    <w:rsid w:val="00280C1D"/>
    <w:rsid w:val="00280C5A"/>
    <w:rsid w:val="00280DA3"/>
    <w:rsid w:val="00280E44"/>
    <w:rsid w:val="00280EBF"/>
    <w:rsid w:val="00281055"/>
    <w:rsid w:val="0028109E"/>
    <w:rsid w:val="002812EE"/>
    <w:rsid w:val="0028134E"/>
    <w:rsid w:val="002814CF"/>
    <w:rsid w:val="002815FB"/>
    <w:rsid w:val="00281844"/>
    <w:rsid w:val="00281A57"/>
    <w:rsid w:val="00281B84"/>
    <w:rsid w:val="00281D3E"/>
    <w:rsid w:val="00281E1F"/>
    <w:rsid w:val="00281E94"/>
    <w:rsid w:val="002821AB"/>
    <w:rsid w:val="002821B2"/>
    <w:rsid w:val="00282201"/>
    <w:rsid w:val="00282263"/>
    <w:rsid w:val="00282370"/>
    <w:rsid w:val="0028250C"/>
    <w:rsid w:val="00282579"/>
    <w:rsid w:val="00282768"/>
    <w:rsid w:val="002827DB"/>
    <w:rsid w:val="00282BA6"/>
    <w:rsid w:val="00282BBC"/>
    <w:rsid w:val="00282C5F"/>
    <w:rsid w:val="00282D03"/>
    <w:rsid w:val="00282D21"/>
    <w:rsid w:val="00282E14"/>
    <w:rsid w:val="00282FA3"/>
    <w:rsid w:val="002831C0"/>
    <w:rsid w:val="0028351F"/>
    <w:rsid w:val="002835C3"/>
    <w:rsid w:val="002835EB"/>
    <w:rsid w:val="00283613"/>
    <w:rsid w:val="00283AD4"/>
    <w:rsid w:val="00283C98"/>
    <w:rsid w:val="00283D2C"/>
    <w:rsid w:val="00283DF1"/>
    <w:rsid w:val="00283F63"/>
    <w:rsid w:val="00284194"/>
    <w:rsid w:val="002841EE"/>
    <w:rsid w:val="00284383"/>
    <w:rsid w:val="002843B7"/>
    <w:rsid w:val="002843DD"/>
    <w:rsid w:val="002843E3"/>
    <w:rsid w:val="00284494"/>
    <w:rsid w:val="002844DD"/>
    <w:rsid w:val="0028455C"/>
    <w:rsid w:val="00284A76"/>
    <w:rsid w:val="00284C52"/>
    <w:rsid w:val="00284DAE"/>
    <w:rsid w:val="00284E7B"/>
    <w:rsid w:val="0028526E"/>
    <w:rsid w:val="002853EE"/>
    <w:rsid w:val="0028546F"/>
    <w:rsid w:val="00285543"/>
    <w:rsid w:val="002856A8"/>
    <w:rsid w:val="002856CC"/>
    <w:rsid w:val="00285BFC"/>
    <w:rsid w:val="00285E03"/>
    <w:rsid w:val="00285E5C"/>
    <w:rsid w:val="00285F4A"/>
    <w:rsid w:val="00285F63"/>
    <w:rsid w:val="00285F6B"/>
    <w:rsid w:val="00286062"/>
    <w:rsid w:val="00286093"/>
    <w:rsid w:val="002861CF"/>
    <w:rsid w:val="002866DD"/>
    <w:rsid w:val="002867A5"/>
    <w:rsid w:val="0028682B"/>
    <w:rsid w:val="002868EA"/>
    <w:rsid w:val="0028691D"/>
    <w:rsid w:val="002869FD"/>
    <w:rsid w:val="00286A90"/>
    <w:rsid w:val="00286AD6"/>
    <w:rsid w:val="00286D28"/>
    <w:rsid w:val="00286E92"/>
    <w:rsid w:val="00286ED6"/>
    <w:rsid w:val="00286F3F"/>
    <w:rsid w:val="00286FFE"/>
    <w:rsid w:val="002870B6"/>
    <w:rsid w:val="0028710B"/>
    <w:rsid w:val="0028712C"/>
    <w:rsid w:val="00287354"/>
    <w:rsid w:val="002873D4"/>
    <w:rsid w:val="00287485"/>
    <w:rsid w:val="002874E0"/>
    <w:rsid w:val="002876B5"/>
    <w:rsid w:val="00287798"/>
    <w:rsid w:val="002878B4"/>
    <w:rsid w:val="00287904"/>
    <w:rsid w:val="00287932"/>
    <w:rsid w:val="00287A72"/>
    <w:rsid w:val="00287BAA"/>
    <w:rsid w:val="00287BD3"/>
    <w:rsid w:val="00287C97"/>
    <w:rsid w:val="00287E82"/>
    <w:rsid w:val="002900A4"/>
    <w:rsid w:val="002900C1"/>
    <w:rsid w:val="00290197"/>
    <w:rsid w:val="00290831"/>
    <w:rsid w:val="0029087A"/>
    <w:rsid w:val="00290A72"/>
    <w:rsid w:val="00290D40"/>
    <w:rsid w:val="00290F0D"/>
    <w:rsid w:val="00290F38"/>
    <w:rsid w:val="00290FED"/>
    <w:rsid w:val="002910FF"/>
    <w:rsid w:val="00291116"/>
    <w:rsid w:val="002911C3"/>
    <w:rsid w:val="002912C4"/>
    <w:rsid w:val="002912E7"/>
    <w:rsid w:val="00291347"/>
    <w:rsid w:val="00291476"/>
    <w:rsid w:val="002915D9"/>
    <w:rsid w:val="00291639"/>
    <w:rsid w:val="00291723"/>
    <w:rsid w:val="002917BE"/>
    <w:rsid w:val="002918EF"/>
    <w:rsid w:val="0029199A"/>
    <w:rsid w:val="00291B56"/>
    <w:rsid w:val="00291BAF"/>
    <w:rsid w:val="00291C67"/>
    <w:rsid w:val="00291EE2"/>
    <w:rsid w:val="00291F90"/>
    <w:rsid w:val="00291FAA"/>
    <w:rsid w:val="002921C8"/>
    <w:rsid w:val="0029237B"/>
    <w:rsid w:val="00292382"/>
    <w:rsid w:val="0029238E"/>
    <w:rsid w:val="002927C9"/>
    <w:rsid w:val="0029284A"/>
    <w:rsid w:val="00292936"/>
    <w:rsid w:val="002929B1"/>
    <w:rsid w:val="002929E6"/>
    <w:rsid w:val="00292A23"/>
    <w:rsid w:val="00292A91"/>
    <w:rsid w:val="00292CD7"/>
    <w:rsid w:val="00292FCB"/>
    <w:rsid w:val="00293007"/>
    <w:rsid w:val="0029312C"/>
    <w:rsid w:val="002931F3"/>
    <w:rsid w:val="002932D4"/>
    <w:rsid w:val="00293400"/>
    <w:rsid w:val="002934F2"/>
    <w:rsid w:val="0029379F"/>
    <w:rsid w:val="002937EC"/>
    <w:rsid w:val="002938F3"/>
    <w:rsid w:val="00293A7B"/>
    <w:rsid w:val="00293B30"/>
    <w:rsid w:val="00293FC3"/>
    <w:rsid w:val="002940FD"/>
    <w:rsid w:val="002941DF"/>
    <w:rsid w:val="002942D7"/>
    <w:rsid w:val="0029455F"/>
    <w:rsid w:val="0029491D"/>
    <w:rsid w:val="002949DE"/>
    <w:rsid w:val="00294AA0"/>
    <w:rsid w:val="00294C1C"/>
    <w:rsid w:val="00294C4C"/>
    <w:rsid w:val="00294CAD"/>
    <w:rsid w:val="00294DD7"/>
    <w:rsid w:val="00294E17"/>
    <w:rsid w:val="00294F1C"/>
    <w:rsid w:val="00294F79"/>
    <w:rsid w:val="002950E5"/>
    <w:rsid w:val="002952EB"/>
    <w:rsid w:val="00295316"/>
    <w:rsid w:val="002956E2"/>
    <w:rsid w:val="002956EF"/>
    <w:rsid w:val="00295803"/>
    <w:rsid w:val="00295AB1"/>
    <w:rsid w:val="00295B90"/>
    <w:rsid w:val="00295C3C"/>
    <w:rsid w:val="00295C48"/>
    <w:rsid w:val="00295DC9"/>
    <w:rsid w:val="00295EFB"/>
    <w:rsid w:val="00296251"/>
    <w:rsid w:val="00296262"/>
    <w:rsid w:val="002965F2"/>
    <w:rsid w:val="00296755"/>
    <w:rsid w:val="002967DE"/>
    <w:rsid w:val="00296BF6"/>
    <w:rsid w:val="00296D26"/>
    <w:rsid w:val="00296D2A"/>
    <w:rsid w:val="00296DF1"/>
    <w:rsid w:val="00297161"/>
    <w:rsid w:val="0029717F"/>
    <w:rsid w:val="00297282"/>
    <w:rsid w:val="00297319"/>
    <w:rsid w:val="002973A3"/>
    <w:rsid w:val="00297589"/>
    <w:rsid w:val="00297637"/>
    <w:rsid w:val="002976BA"/>
    <w:rsid w:val="0029773C"/>
    <w:rsid w:val="00297A9D"/>
    <w:rsid w:val="00297AA8"/>
    <w:rsid w:val="00297B31"/>
    <w:rsid w:val="00297B64"/>
    <w:rsid w:val="00297C5E"/>
    <w:rsid w:val="00297CE3"/>
    <w:rsid w:val="002A0134"/>
    <w:rsid w:val="002A017E"/>
    <w:rsid w:val="002A01F0"/>
    <w:rsid w:val="002A0319"/>
    <w:rsid w:val="002A0354"/>
    <w:rsid w:val="002A038D"/>
    <w:rsid w:val="002A0620"/>
    <w:rsid w:val="002A07DF"/>
    <w:rsid w:val="002A084C"/>
    <w:rsid w:val="002A0942"/>
    <w:rsid w:val="002A09A0"/>
    <w:rsid w:val="002A09F8"/>
    <w:rsid w:val="002A0A2E"/>
    <w:rsid w:val="002A0BD3"/>
    <w:rsid w:val="002A0BE6"/>
    <w:rsid w:val="002A0CE5"/>
    <w:rsid w:val="002A0E3B"/>
    <w:rsid w:val="002A11E5"/>
    <w:rsid w:val="002A133C"/>
    <w:rsid w:val="002A135D"/>
    <w:rsid w:val="002A1498"/>
    <w:rsid w:val="002A14CB"/>
    <w:rsid w:val="002A16F3"/>
    <w:rsid w:val="002A1750"/>
    <w:rsid w:val="002A1771"/>
    <w:rsid w:val="002A17CD"/>
    <w:rsid w:val="002A1878"/>
    <w:rsid w:val="002A196A"/>
    <w:rsid w:val="002A1A65"/>
    <w:rsid w:val="002A1AF6"/>
    <w:rsid w:val="002A1C66"/>
    <w:rsid w:val="002A1C8F"/>
    <w:rsid w:val="002A21C8"/>
    <w:rsid w:val="002A2207"/>
    <w:rsid w:val="002A2317"/>
    <w:rsid w:val="002A233B"/>
    <w:rsid w:val="002A24E1"/>
    <w:rsid w:val="002A25DE"/>
    <w:rsid w:val="002A2D0C"/>
    <w:rsid w:val="002A2E14"/>
    <w:rsid w:val="002A3129"/>
    <w:rsid w:val="002A3134"/>
    <w:rsid w:val="002A355A"/>
    <w:rsid w:val="002A3565"/>
    <w:rsid w:val="002A366F"/>
    <w:rsid w:val="002A390E"/>
    <w:rsid w:val="002A3A4B"/>
    <w:rsid w:val="002A3EC6"/>
    <w:rsid w:val="002A3F87"/>
    <w:rsid w:val="002A4157"/>
    <w:rsid w:val="002A4175"/>
    <w:rsid w:val="002A44FC"/>
    <w:rsid w:val="002A46A6"/>
    <w:rsid w:val="002A4844"/>
    <w:rsid w:val="002A49AF"/>
    <w:rsid w:val="002A49ED"/>
    <w:rsid w:val="002A4A09"/>
    <w:rsid w:val="002A4AB2"/>
    <w:rsid w:val="002A4AE0"/>
    <w:rsid w:val="002A4E3C"/>
    <w:rsid w:val="002A4EFC"/>
    <w:rsid w:val="002A502B"/>
    <w:rsid w:val="002A5103"/>
    <w:rsid w:val="002A519D"/>
    <w:rsid w:val="002A523D"/>
    <w:rsid w:val="002A534E"/>
    <w:rsid w:val="002A5442"/>
    <w:rsid w:val="002A557B"/>
    <w:rsid w:val="002A55B5"/>
    <w:rsid w:val="002A57EA"/>
    <w:rsid w:val="002A5809"/>
    <w:rsid w:val="002A58BE"/>
    <w:rsid w:val="002A5906"/>
    <w:rsid w:val="002A5BCC"/>
    <w:rsid w:val="002A5CE1"/>
    <w:rsid w:val="002A5D25"/>
    <w:rsid w:val="002A5E9C"/>
    <w:rsid w:val="002A5EFD"/>
    <w:rsid w:val="002A6060"/>
    <w:rsid w:val="002A62D4"/>
    <w:rsid w:val="002A63DA"/>
    <w:rsid w:val="002A65B3"/>
    <w:rsid w:val="002A65FF"/>
    <w:rsid w:val="002A678F"/>
    <w:rsid w:val="002A67A6"/>
    <w:rsid w:val="002A6898"/>
    <w:rsid w:val="002A6A38"/>
    <w:rsid w:val="002A6CC5"/>
    <w:rsid w:val="002A6D9F"/>
    <w:rsid w:val="002A6E13"/>
    <w:rsid w:val="002A7219"/>
    <w:rsid w:val="002A760B"/>
    <w:rsid w:val="002A764C"/>
    <w:rsid w:val="002A7727"/>
    <w:rsid w:val="002A78E2"/>
    <w:rsid w:val="002A79A3"/>
    <w:rsid w:val="002A79D9"/>
    <w:rsid w:val="002A7A3D"/>
    <w:rsid w:val="002A7BAA"/>
    <w:rsid w:val="002A7BD1"/>
    <w:rsid w:val="002A7CE7"/>
    <w:rsid w:val="002A7EE5"/>
    <w:rsid w:val="002B0237"/>
    <w:rsid w:val="002B02B8"/>
    <w:rsid w:val="002B0668"/>
    <w:rsid w:val="002B0709"/>
    <w:rsid w:val="002B0775"/>
    <w:rsid w:val="002B082D"/>
    <w:rsid w:val="002B0BC4"/>
    <w:rsid w:val="002B0BF1"/>
    <w:rsid w:val="002B0CE0"/>
    <w:rsid w:val="002B0D63"/>
    <w:rsid w:val="002B0F1D"/>
    <w:rsid w:val="002B12B9"/>
    <w:rsid w:val="002B12BA"/>
    <w:rsid w:val="002B141B"/>
    <w:rsid w:val="002B148D"/>
    <w:rsid w:val="002B1520"/>
    <w:rsid w:val="002B1532"/>
    <w:rsid w:val="002B15E4"/>
    <w:rsid w:val="002B169A"/>
    <w:rsid w:val="002B1733"/>
    <w:rsid w:val="002B185D"/>
    <w:rsid w:val="002B199B"/>
    <w:rsid w:val="002B19A0"/>
    <w:rsid w:val="002B1AE5"/>
    <w:rsid w:val="002B1BDB"/>
    <w:rsid w:val="002B1C4C"/>
    <w:rsid w:val="002B1D00"/>
    <w:rsid w:val="002B1E66"/>
    <w:rsid w:val="002B1F97"/>
    <w:rsid w:val="002B225F"/>
    <w:rsid w:val="002B22FB"/>
    <w:rsid w:val="002B23D9"/>
    <w:rsid w:val="002B25D2"/>
    <w:rsid w:val="002B263E"/>
    <w:rsid w:val="002B26DE"/>
    <w:rsid w:val="002B28FB"/>
    <w:rsid w:val="002B2948"/>
    <w:rsid w:val="002B29AD"/>
    <w:rsid w:val="002B2A0B"/>
    <w:rsid w:val="002B2D8C"/>
    <w:rsid w:val="002B2DD0"/>
    <w:rsid w:val="002B2F3F"/>
    <w:rsid w:val="002B3242"/>
    <w:rsid w:val="002B3487"/>
    <w:rsid w:val="002B3575"/>
    <w:rsid w:val="002B3654"/>
    <w:rsid w:val="002B3844"/>
    <w:rsid w:val="002B39B8"/>
    <w:rsid w:val="002B3B4F"/>
    <w:rsid w:val="002B3E39"/>
    <w:rsid w:val="002B3EF0"/>
    <w:rsid w:val="002B424B"/>
    <w:rsid w:val="002B4250"/>
    <w:rsid w:val="002B4451"/>
    <w:rsid w:val="002B4821"/>
    <w:rsid w:val="002B48E0"/>
    <w:rsid w:val="002B4952"/>
    <w:rsid w:val="002B4B34"/>
    <w:rsid w:val="002B4C3B"/>
    <w:rsid w:val="002B4CCE"/>
    <w:rsid w:val="002B4F9C"/>
    <w:rsid w:val="002B5123"/>
    <w:rsid w:val="002B520C"/>
    <w:rsid w:val="002B53AE"/>
    <w:rsid w:val="002B53C7"/>
    <w:rsid w:val="002B5590"/>
    <w:rsid w:val="002B578C"/>
    <w:rsid w:val="002B58A2"/>
    <w:rsid w:val="002B58A9"/>
    <w:rsid w:val="002B5C9E"/>
    <w:rsid w:val="002B6402"/>
    <w:rsid w:val="002B6660"/>
    <w:rsid w:val="002B670B"/>
    <w:rsid w:val="002B67AD"/>
    <w:rsid w:val="002B67DB"/>
    <w:rsid w:val="002B6884"/>
    <w:rsid w:val="002B6960"/>
    <w:rsid w:val="002B6B0B"/>
    <w:rsid w:val="002B6BCD"/>
    <w:rsid w:val="002B6C40"/>
    <w:rsid w:val="002B6C4D"/>
    <w:rsid w:val="002B6CD0"/>
    <w:rsid w:val="002B6E7B"/>
    <w:rsid w:val="002B6FCE"/>
    <w:rsid w:val="002B7052"/>
    <w:rsid w:val="002B7354"/>
    <w:rsid w:val="002B739F"/>
    <w:rsid w:val="002B73AD"/>
    <w:rsid w:val="002B751E"/>
    <w:rsid w:val="002B75BA"/>
    <w:rsid w:val="002B764E"/>
    <w:rsid w:val="002B77B1"/>
    <w:rsid w:val="002B798C"/>
    <w:rsid w:val="002B799C"/>
    <w:rsid w:val="002B79A9"/>
    <w:rsid w:val="002B7A92"/>
    <w:rsid w:val="002B7C84"/>
    <w:rsid w:val="002B7E9C"/>
    <w:rsid w:val="002B7EA9"/>
    <w:rsid w:val="002C0206"/>
    <w:rsid w:val="002C025F"/>
    <w:rsid w:val="002C029F"/>
    <w:rsid w:val="002C02BD"/>
    <w:rsid w:val="002C054F"/>
    <w:rsid w:val="002C06FC"/>
    <w:rsid w:val="002C072B"/>
    <w:rsid w:val="002C084D"/>
    <w:rsid w:val="002C085C"/>
    <w:rsid w:val="002C0AB4"/>
    <w:rsid w:val="002C0B16"/>
    <w:rsid w:val="002C0C2C"/>
    <w:rsid w:val="002C1054"/>
    <w:rsid w:val="002C105C"/>
    <w:rsid w:val="002C129F"/>
    <w:rsid w:val="002C12E6"/>
    <w:rsid w:val="002C12EB"/>
    <w:rsid w:val="002C1448"/>
    <w:rsid w:val="002C1748"/>
    <w:rsid w:val="002C1804"/>
    <w:rsid w:val="002C1832"/>
    <w:rsid w:val="002C18DA"/>
    <w:rsid w:val="002C1935"/>
    <w:rsid w:val="002C19F4"/>
    <w:rsid w:val="002C1AA7"/>
    <w:rsid w:val="002C1AD9"/>
    <w:rsid w:val="002C1B7C"/>
    <w:rsid w:val="002C1C74"/>
    <w:rsid w:val="002C1E22"/>
    <w:rsid w:val="002C1E8F"/>
    <w:rsid w:val="002C1F89"/>
    <w:rsid w:val="002C1FD7"/>
    <w:rsid w:val="002C2076"/>
    <w:rsid w:val="002C2166"/>
    <w:rsid w:val="002C219C"/>
    <w:rsid w:val="002C21CC"/>
    <w:rsid w:val="002C21DB"/>
    <w:rsid w:val="002C2487"/>
    <w:rsid w:val="002C2555"/>
    <w:rsid w:val="002C25D9"/>
    <w:rsid w:val="002C2703"/>
    <w:rsid w:val="002C2727"/>
    <w:rsid w:val="002C28B3"/>
    <w:rsid w:val="002C298D"/>
    <w:rsid w:val="002C2996"/>
    <w:rsid w:val="002C2A19"/>
    <w:rsid w:val="002C2A31"/>
    <w:rsid w:val="002C2A52"/>
    <w:rsid w:val="002C2C82"/>
    <w:rsid w:val="002C2DA4"/>
    <w:rsid w:val="002C2EF9"/>
    <w:rsid w:val="002C2F02"/>
    <w:rsid w:val="002C3098"/>
    <w:rsid w:val="002C30A8"/>
    <w:rsid w:val="002C333A"/>
    <w:rsid w:val="002C335A"/>
    <w:rsid w:val="002C33F3"/>
    <w:rsid w:val="002C342F"/>
    <w:rsid w:val="002C34E5"/>
    <w:rsid w:val="002C34FE"/>
    <w:rsid w:val="002C3565"/>
    <w:rsid w:val="002C3612"/>
    <w:rsid w:val="002C37A0"/>
    <w:rsid w:val="002C388C"/>
    <w:rsid w:val="002C3933"/>
    <w:rsid w:val="002C39D8"/>
    <w:rsid w:val="002C3ABA"/>
    <w:rsid w:val="002C3AEE"/>
    <w:rsid w:val="002C3B6E"/>
    <w:rsid w:val="002C3BFB"/>
    <w:rsid w:val="002C3C3F"/>
    <w:rsid w:val="002C3DB7"/>
    <w:rsid w:val="002C3DD2"/>
    <w:rsid w:val="002C3E31"/>
    <w:rsid w:val="002C3F44"/>
    <w:rsid w:val="002C4258"/>
    <w:rsid w:val="002C427A"/>
    <w:rsid w:val="002C4287"/>
    <w:rsid w:val="002C42D1"/>
    <w:rsid w:val="002C4322"/>
    <w:rsid w:val="002C4468"/>
    <w:rsid w:val="002C44E2"/>
    <w:rsid w:val="002C45A9"/>
    <w:rsid w:val="002C4718"/>
    <w:rsid w:val="002C4738"/>
    <w:rsid w:val="002C49DD"/>
    <w:rsid w:val="002C4A44"/>
    <w:rsid w:val="002C4C3A"/>
    <w:rsid w:val="002C4CFF"/>
    <w:rsid w:val="002C5039"/>
    <w:rsid w:val="002C5065"/>
    <w:rsid w:val="002C53A3"/>
    <w:rsid w:val="002C53B8"/>
    <w:rsid w:val="002C5674"/>
    <w:rsid w:val="002C567A"/>
    <w:rsid w:val="002C5B14"/>
    <w:rsid w:val="002C5C5B"/>
    <w:rsid w:val="002C5C6F"/>
    <w:rsid w:val="002C5CDA"/>
    <w:rsid w:val="002C607E"/>
    <w:rsid w:val="002C612C"/>
    <w:rsid w:val="002C61A4"/>
    <w:rsid w:val="002C622F"/>
    <w:rsid w:val="002C63FF"/>
    <w:rsid w:val="002C6461"/>
    <w:rsid w:val="002C6637"/>
    <w:rsid w:val="002C6797"/>
    <w:rsid w:val="002C681E"/>
    <w:rsid w:val="002C6878"/>
    <w:rsid w:val="002C6AC3"/>
    <w:rsid w:val="002C6B70"/>
    <w:rsid w:val="002C6C42"/>
    <w:rsid w:val="002C6D7E"/>
    <w:rsid w:val="002C6DB1"/>
    <w:rsid w:val="002C6E06"/>
    <w:rsid w:val="002C6E43"/>
    <w:rsid w:val="002C70B3"/>
    <w:rsid w:val="002C70F3"/>
    <w:rsid w:val="002C71DB"/>
    <w:rsid w:val="002C7456"/>
    <w:rsid w:val="002C7531"/>
    <w:rsid w:val="002C7597"/>
    <w:rsid w:val="002C768F"/>
    <w:rsid w:val="002C77D3"/>
    <w:rsid w:val="002C789A"/>
    <w:rsid w:val="002C7932"/>
    <w:rsid w:val="002C79DF"/>
    <w:rsid w:val="002C7A09"/>
    <w:rsid w:val="002C7A9C"/>
    <w:rsid w:val="002C7C4D"/>
    <w:rsid w:val="002C7D99"/>
    <w:rsid w:val="002D0037"/>
    <w:rsid w:val="002D013B"/>
    <w:rsid w:val="002D01BA"/>
    <w:rsid w:val="002D0218"/>
    <w:rsid w:val="002D0327"/>
    <w:rsid w:val="002D036D"/>
    <w:rsid w:val="002D0375"/>
    <w:rsid w:val="002D06DA"/>
    <w:rsid w:val="002D0759"/>
    <w:rsid w:val="002D0866"/>
    <w:rsid w:val="002D0887"/>
    <w:rsid w:val="002D0B0B"/>
    <w:rsid w:val="002D0B82"/>
    <w:rsid w:val="002D0C69"/>
    <w:rsid w:val="002D0D03"/>
    <w:rsid w:val="002D0D96"/>
    <w:rsid w:val="002D0E34"/>
    <w:rsid w:val="002D1096"/>
    <w:rsid w:val="002D131C"/>
    <w:rsid w:val="002D1390"/>
    <w:rsid w:val="002D13A1"/>
    <w:rsid w:val="002D1439"/>
    <w:rsid w:val="002D145F"/>
    <w:rsid w:val="002D15C3"/>
    <w:rsid w:val="002D183B"/>
    <w:rsid w:val="002D19B2"/>
    <w:rsid w:val="002D1A91"/>
    <w:rsid w:val="002D1B16"/>
    <w:rsid w:val="002D1CF1"/>
    <w:rsid w:val="002D1D02"/>
    <w:rsid w:val="002D1DF8"/>
    <w:rsid w:val="002D1EA3"/>
    <w:rsid w:val="002D1F08"/>
    <w:rsid w:val="002D2032"/>
    <w:rsid w:val="002D2175"/>
    <w:rsid w:val="002D2427"/>
    <w:rsid w:val="002D2658"/>
    <w:rsid w:val="002D26EC"/>
    <w:rsid w:val="002D27CE"/>
    <w:rsid w:val="002D28F5"/>
    <w:rsid w:val="002D2A3C"/>
    <w:rsid w:val="002D2C18"/>
    <w:rsid w:val="002D2F66"/>
    <w:rsid w:val="002D302A"/>
    <w:rsid w:val="002D3073"/>
    <w:rsid w:val="002D30A6"/>
    <w:rsid w:val="002D30B0"/>
    <w:rsid w:val="002D3136"/>
    <w:rsid w:val="002D3188"/>
    <w:rsid w:val="002D3193"/>
    <w:rsid w:val="002D3306"/>
    <w:rsid w:val="002D353C"/>
    <w:rsid w:val="002D3577"/>
    <w:rsid w:val="002D36A3"/>
    <w:rsid w:val="002D36B8"/>
    <w:rsid w:val="002D3702"/>
    <w:rsid w:val="002D3985"/>
    <w:rsid w:val="002D39F8"/>
    <w:rsid w:val="002D3A5E"/>
    <w:rsid w:val="002D3AE5"/>
    <w:rsid w:val="002D3CA3"/>
    <w:rsid w:val="002D3CD8"/>
    <w:rsid w:val="002D3D3C"/>
    <w:rsid w:val="002D3EAA"/>
    <w:rsid w:val="002D3ED7"/>
    <w:rsid w:val="002D413B"/>
    <w:rsid w:val="002D4149"/>
    <w:rsid w:val="002D417A"/>
    <w:rsid w:val="002D43C0"/>
    <w:rsid w:val="002D4563"/>
    <w:rsid w:val="002D45D2"/>
    <w:rsid w:val="002D45DA"/>
    <w:rsid w:val="002D472F"/>
    <w:rsid w:val="002D4741"/>
    <w:rsid w:val="002D486D"/>
    <w:rsid w:val="002D4983"/>
    <w:rsid w:val="002D4BD3"/>
    <w:rsid w:val="002D4CC1"/>
    <w:rsid w:val="002D4D40"/>
    <w:rsid w:val="002D4D52"/>
    <w:rsid w:val="002D5165"/>
    <w:rsid w:val="002D5205"/>
    <w:rsid w:val="002D523D"/>
    <w:rsid w:val="002D5317"/>
    <w:rsid w:val="002D5361"/>
    <w:rsid w:val="002D5445"/>
    <w:rsid w:val="002D57AD"/>
    <w:rsid w:val="002D588B"/>
    <w:rsid w:val="002D589F"/>
    <w:rsid w:val="002D5984"/>
    <w:rsid w:val="002D5996"/>
    <w:rsid w:val="002D5B66"/>
    <w:rsid w:val="002D5BFA"/>
    <w:rsid w:val="002D5CB4"/>
    <w:rsid w:val="002D5CC6"/>
    <w:rsid w:val="002D5FE9"/>
    <w:rsid w:val="002D6009"/>
    <w:rsid w:val="002D6205"/>
    <w:rsid w:val="002D6318"/>
    <w:rsid w:val="002D643D"/>
    <w:rsid w:val="002D6640"/>
    <w:rsid w:val="002D6AF9"/>
    <w:rsid w:val="002D6C2E"/>
    <w:rsid w:val="002D6C36"/>
    <w:rsid w:val="002D6D0B"/>
    <w:rsid w:val="002D6EA3"/>
    <w:rsid w:val="002D6F01"/>
    <w:rsid w:val="002D7077"/>
    <w:rsid w:val="002D70DB"/>
    <w:rsid w:val="002D719B"/>
    <w:rsid w:val="002D7288"/>
    <w:rsid w:val="002D737A"/>
    <w:rsid w:val="002D7480"/>
    <w:rsid w:val="002D7581"/>
    <w:rsid w:val="002D75A8"/>
    <w:rsid w:val="002D76B0"/>
    <w:rsid w:val="002D76D0"/>
    <w:rsid w:val="002D796F"/>
    <w:rsid w:val="002D7A29"/>
    <w:rsid w:val="002D7AA1"/>
    <w:rsid w:val="002D7B2C"/>
    <w:rsid w:val="002D7C9A"/>
    <w:rsid w:val="002D7DBF"/>
    <w:rsid w:val="002D7EDD"/>
    <w:rsid w:val="002E0114"/>
    <w:rsid w:val="002E01C7"/>
    <w:rsid w:val="002E0209"/>
    <w:rsid w:val="002E02F4"/>
    <w:rsid w:val="002E0332"/>
    <w:rsid w:val="002E0353"/>
    <w:rsid w:val="002E035E"/>
    <w:rsid w:val="002E037D"/>
    <w:rsid w:val="002E0686"/>
    <w:rsid w:val="002E06CE"/>
    <w:rsid w:val="002E070E"/>
    <w:rsid w:val="002E0858"/>
    <w:rsid w:val="002E0A14"/>
    <w:rsid w:val="002E0B70"/>
    <w:rsid w:val="002E0BF4"/>
    <w:rsid w:val="002E0C55"/>
    <w:rsid w:val="002E0E62"/>
    <w:rsid w:val="002E106C"/>
    <w:rsid w:val="002E11D5"/>
    <w:rsid w:val="002E1413"/>
    <w:rsid w:val="002E14DC"/>
    <w:rsid w:val="002E1522"/>
    <w:rsid w:val="002E15C3"/>
    <w:rsid w:val="002E1746"/>
    <w:rsid w:val="002E17EE"/>
    <w:rsid w:val="002E19F3"/>
    <w:rsid w:val="002E1A16"/>
    <w:rsid w:val="002E1A8D"/>
    <w:rsid w:val="002E1AAF"/>
    <w:rsid w:val="002E1AE6"/>
    <w:rsid w:val="002E1B57"/>
    <w:rsid w:val="002E1BEE"/>
    <w:rsid w:val="002E1F5A"/>
    <w:rsid w:val="002E2019"/>
    <w:rsid w:val="002E21BB"/>
    <w:rsid w:val="002E21CB"/>
    <w:rsid w:val="002E2404"/>
    <w:rsid w:val="002E250C"/>
    <w:rsid w:val="002E250E"/>
    <w:rsid w:val="002E257E"/>
    <w:rsid w:val="002E25BD"/>
    <w:rsid w:val="002E269D"/>
    <w:rsid w:val="002E2729"/>
    <w:rsid w:val="002E2837"/>
    <w:rsid w:val="002E2883"/>
    <w:rsid w:val="002E2978"/>
    <w:rsid w:val="002E2A41"/>
    <w:rsid w:val="002E2BFA"/>
    <w:rsid w:val="002E2C04"/>
    <w:rsid w:val="002E3266"/>
    <w:rsid w:val="002E353F"/>
    <w:rsid w:val="002E3735"/>
    <w:rsid w:val="002E3993"/>
    <w:rsid w:val="002E3996"/>
    <w:rsid w:val="002E3A98"/>
    <w:rsid w:val="002E3F4F"/>
    <w:rsid w:val="002E4080"/>
    <w:rsid w:val="002E427B"/>
    <w:rsid w:val="002E4370"/>
    <w:rsid w:val="002E44B8"/>
    <w:rsid w:val="002E46ED"/>
    <w:rsid w:val="002E46FD"/>
    <w:rsid w:val="002E494C"/>
    <w:rsid w:val="002E49E8"/>
    <w:rsid w:val="002E4A55"/>
    <w:rsid w:val="002E4B13"/>
    <w:rsid w:val="002E4CD7"/>
    <w:rsid w:val="002E4D95"/>
    <w:rsid w:val="002E4F1B"/>
    <w:rsid w:val="002E5288"/>
    <w:rsid w:val="002E54F7"/>
    <w:rsid w:val="002E559C"/>
    <w:rsid w:val="002E5614"/>
    <w:rsid w:val="002E57EF"/>
    <w:rsid w:val="002E5985"/>
    <w:rsid w:val="002E5B3A"/>
    <w:rsid w:val="002E5E3B"/>
    <w:rsid w:val="002E5EEF"/>
    <w:rsid w:val="002E5F8F"/>
    <w:rsid w:val="002E60DA"/>
    <w:rsid w:val="002E6151"/>
    <w:rsid w:val="002E6152"/>
    <w:rsid w:val="002E62F4"/>
    <w:rsid w:val="002E6372"/>
    <w:rsid w:val="002E64E6"/>
    <w:rsid w:val="002E6546"/>
    <w:rsid w:val="002E65C9"/>
    <w:rsid w:val="002E673F"/>
    <w:rsid w:val="002E6746"/>
    <w:rsid w:val="002E67BC"/>
    <w:rsid w:val="002E68F2"/>
    <w:rsid w:val="002E6A48"/>
    <w:rsid w:val="002E6BB0"/>
    <w:rsid w:val="002E6C0A"/>
    <w:rsid w:val="002E6F6B"/>
    <w:rsid w:val="002E7004"/>
    <w:rsid w:val="002E71E2"/>
    <w:rsid w:val="002E7382"/>
    <w:rsid w:val="002E76EE"/>
    <w:rsid w:val="002E7825"/>
    <w:rsid w:val="002E7AEB"/>
    <w:rsid w:val="002E7C15"/>
    <w:rsid w:val="002E7CC8"/>
    <w:rsid w:val="002E7CF2"/>
    <w:rsid w:val="002F0011"/>
    <w:rsid w:val="002F0072"/>
    <w:rsid w:val="002F00BC"/>
    <w:rsid w:val="002F00DE"/>
    <w:rsid w:val="002F012D"/>
    <w:rsid w:val="002F0136"/>
    <w:rsid w:val="002F020A"/>
    <w:rsid w:val="002F0251"/>
    <w:rsid w:val="002F02BC"/>
    <w:rsid w:val="002F058E"/>
    <w:rsid w:val="002F0791"/>
    <w:rsid w:val="002F0A81"/>
    <w:rsid w:val="002F0B70"/>
    <w:rsid w:val="002F0CD0"/>
    <w:rsid w:val="002F0D87"/>
    <w:rsid w:val="002F0FBE"/>
    <w:rsid w:val="002F1087"/>
    <w:rsid w:val="002F1094"/>
    <w:rsid w:val="002F1139"/>
    <w:rsid w:val="002F11CF"/>
    <w:rsid w:val="002F11E9"/>
    <w:rsid w:val="002F126C"/>
    <w:rsid w:val="002F164A"/>
    <w:rsid w:val="002F1692"/>
    <w:rsid w:val="002F178E"/>
    <w:rsid w:val="002F1917"/>
    <w:rsid w:val="002F1AFB"/>
    <w:rsid w:val="002F1BB0"/>
    <w:rsid w:val="002F1C3D"/>
    <w:rsid w:val="002F1EE2"/>
    <w:rsid w:val="002F1FCB"/>
    <w:rsid w:val="002F1FD2"/>
    <w:rsid w:val="002F2133"/>
    <w:rsid w:val="002F224A"/>
    <w:rsid w:val="002F22B1"/>
    <w:rsid w:val="002F22CB"/>
    <w:rsid w:val="002F246B"/>
    <w:rsid w:val="002F25E7"/>
    <w:rsid w:val="002F2787"/>
    <w:rsid w:val="002F27A1"/>
    <w:rsid w:val="002F28F4"/>
    <w:rsid w:val="002F28F7"/>
    <w:rsid w:val="002F2920"/>
    <w:rsid w:val="002F29F4"/>
    <w:rsid w:val="002F2B7B"/>
    <w:rsid w:val="002F2D98"/>
    <w:rsid w:val="002F2E11"/>
    <w:rsid w:val="002F2E34"/>
    <w:rsid w:val="002F2EDC"/>
    <w:rsid w:val="002F2F08"/>
    <w:rsid w:val="002F309E"/>
    <w:rsid w:val="002F317A"/>
    <w:rsid w:val="002F32B6"/>
    <w:rsid w:val="002F387E"/>
    <w:rsid w:val="002F396F"/>
    <w:rsid w:val="002F406A"/>
    <w:rsid w:val="002F4090"/>
    <w:rsid w:val="002F40C7"/>
    <w:rsid w:val="002F4177"/>
    <w:rsid w:val="002F44AC"/>
    <w:rsid w:val="002F4787"/>
    <w:rsid w:val="002F47B0"/>
    <w:rsid w:val="002F482A"/>
    <w:rsid w:val="002F492C"/>
    <w:rsid w:val="002F49C3"/>
    <w:rsid w:val="002F4BFF"/>
    <w:rsid w:val="002F4CB0"/>
    <w:rsid w:val="002F4CD4"/>
    <w:rsid w:val="002F4CE0"/>
    <w:rsid w:val="002F4D89"/>
    <w:rsid w:val="002F4E12"/>
    <w:rsid w:val="002F4F4E"/>
    <w:rsid w:val="002F5006"/>
    <w:rsid w:val="002F50B5"/>
    <w:rsid w:val="002F53EB"/>
    <w:rsid w:val="002F5442"/>
    <w:rsid w:val="002F5473"/>
    <w:rsid w:val="002F550D"/>
    <w:rsid w:val="002F5516"/>
    <w:rsid w:val="002F55E9"/>
    <w:rsid w:val="002F56DC"/>
    <w:rsid w:val="002F56FE"/>
    <w:rsid w:val="002F57FF"/>
    <w:rsid w:val="002F5879"/>
    <w:rsid w:val="002F58DD"/>
    <w:rsid w:val="002F5B8A"/>
    <w:rsid w:val="002F5BA4"/>
    <w:rsid w:val="002F5BD1"/>
    <w:rsid w:val="002F5C7A"/>
    <w:rsid w:val="002F5CB0"/>
    <w:rsid w:val="002F5D44"/>
    <w:rsid w:val="002F5DA6"/>
    <w:rsid w:val="002F6040"/>
    <w:rsid w:val="002F60CE"/>
    <w:rsid w:val="002F619A"/>
    <w:rsid w:val="002F63B0"/>
    <w:rsid w:val="002F647D"/>
    <w:rsid w:val="002F64B8"/>
    <w:rsid w:val="002F64E0"/>
    <w:rsid w:val="002F65E0"/>
    <w:rsid w:val="002F664A"/>
    <w:rsid w:val="002F677B"/>
    <w:rsid w:val="002F6A29"/>
    <w:rsid w:val="002F6C7A"/>
    <w:rsid w:val="002F6DB9"/>
    <w:rsid w:val="002F7639"/>
    <w:rsid w:val="002F7702"/>
    <w:rsid w:val="002F775A"/>
    <w:rsid w:val="002F77E1"/>
    <w:rsid w:val="002F7839"/>
    <w:rsid w:val="002F7B4C"/>
    <w:rsid w:val="002F7BC6"/>
    <w:rsid w:val="002F7FB7"/>
    <w:rsid w:val="002F7FFC"/>
    <w:rsid w:val="0030013D"/>
    <w:rsid w:val="003002DD"/>
    <w:rsid w:val="003004A2"/>
    <w:rsid w:val="00300631"/>
    <w:rsid w:val="00300812"/>
    <w:rsid w:val="003008F7"/>
    <w:rsid w:val="00300924"/>
    <w:rsid w:val="003009F7"/>
    <w:rsid w:val="00300A5C"/>
    <w:rsid w:val="00300AA9"/>
    <w:rsid w:val="00300B0C"/>
    <w:rsid w:val="00300B59"/>
    <w:rsid w:val="00300B5F"/>
    <w:rsid w:val="00300E4C"/>
    <w:rsid w:val="00300EA1"/>
    <w:rsid w:val="00300FBC"/>
    <w:rsid w:val="00301018"/>
    <w:rsid w:val="003010C6"/>
    <w:rsid w:val="0030117E"/>
    <w:rsid w:val="00301219"/>
    <w:rsid w:val="003012F9"/>
    <w:rsid w:val="003016D7"/>
    <w:rsid w:val="0030176C"/>
    <w:rsid w:val="0030195D"/>
    <w:rsid w:val="00301A1C"/>
    <w:rsid w:val="00301A25"/>
    <w:rsid w:val="00301CAB"/>
    <w:rsid w:val="00301D2B"/>
    <w:rsid w:val="00301DDC"/>
    <w:rsid w:val="00302041"/>
    <w:rsid w:val="0030206A"/>
    <w:rsid w:val="00302106"/>
    <w:rsid w:val="003021C6"/>
    <w:rsid w:val="00302288"/>
    <w:rsid w:val="00302318"/>
    <w:rsid w:val="003023AB"/>
    <w:rsid w:val="00302403"/>
    <w:rsid w:val="003026B8"/>
    <w:rsid w:val="0030271A"/>
    <w:rsid w:val="0030274B"/>
    <w:rsid w:val="00302777"/>
    <w:rsid w:val="003029C1"/>
    <w:rsid w:val="00302C00"/>
    <w:rsid w:val="0030301E"/>
    <w:rsid w:val="003032ED"/>
    <w:rsid w:val="00303316"/>
    <w:rsid w:val="00303350"/>
    <w:rsid w:val="003035CC"/>
    <w:rsid w:val="0030361A"/>
    <w:rsid w:val="003037D4"/>
    <w:rsid w:val="003037DD"/>
    <w:rsid w:val="00303B21"/>
    <w:rsid w:val="00303B2D"/>
    <w:rsid w:val="00303B36"/>
    <w:rsid w:val="00303B6A"/>
    <w:rsid w:val="00303C92"/>
    <w:rsid w:val="00303DB0"/>
    <w:rsid w:val="00303DD1"/>
    <w:rsid w:val="00303E26"/>
    <w:rsid w:val="00303E9E"/>
    <w:rsid w:val="00303EBC"/>
    <w:rsid w:val="00303F75"/>
    <w:rsid w:val="0030423D"/>
    <w:rsid w:val="003044A3"/>
    <w:rsid w:val="00304589"/>
    <w:rsid w:val="003046F1"/>
    <w:rsid w:val="003048D1"/>
    <w:rsid w:val="00304AB4"/>
    <w:rsid w:val="00304B26"/>
    <w:rsid w:val="00304B32"/>
    <w:rsid w:val="00304B7F"/>
    <w:rsid w:val="00304D39"/>
    <w:rsid w:val="00304D79"/>
    <w:rsid w:val="00304E37"/>
    <w:rsid w:val="00304F18"/>
    <w:rsid w:val="00304FB5"/>
    <w:rsid w:val="00304FD3"/>
    <w:rsid w:val="00305139"/>
    <w:rsid w:val="00305245"/>
    <w:rsid w:val="00305760"/>
    <w:rsid w:val="00305A40"/>
    <w:rsid w:val="00305C56"/>
    <w:rsid w:val="00305DDA"/>
    <w:rsid w:val="00305EC3"/>
    <w:rsid w:val="00306100"/>
    <w:rsid w:val="0030621F"/>
    <w:rsid w:val="003064EA"/>
    <w:rsid w:val="00306864"/>
    <w:rsid w:val="003068DA"/>
    <w:rsid w:val="0030691C"/>
    <w:rsid w:val="00306B7F"/>
    <w:rsid w:val="00306BBE"/>
    <w:rsid w:val="00306CAA"/>
    <w:rsid w:val="00306CFC"/>
    <w:rsid w:val="00306D11"/>
    <w:rsid w:val="00306E98"/>
    <w:rsid w:val="00306FAD"/>
    <w:rsid w:val="00307018"/>
    <w:rsid w:val="003072B6"/>
    <w:rsid w:val="003072BC"/>
    <w:rsid w:val="00307350"/>
    <w:rsid w:val="00307716"/>
    <w:rsid w:val="003077CD"/>
    <w:rsid w:val="003078CE"/>
    <w:rsid w:val="003078E9"/>
    <w:rsid w:val="00307923"/>
    <w:rsid w:val="00307940"/>
    <w:rsid w:val="00307AE5"/>
    <w:rsid w:val="00307B33"/>
    <w:rsid w:val="00307C00"/>
    <w:rsid w:val="00307EB4"/>
    <w:rsid w:val="00310157"/>
    <w:rsid w:val="00310198"/>
    <w:rsid w:val="00310538"/>
    <w:rsid w:val="0031070A"/>
    <w:rsid w:val="00310721"/>
    <w:rsid w:val="00310735"/>
    <w:rsid w:val="00310758"/>
    <w:rsid w:val="003108E1"/>
    <w:rsid w:val="00310969"/>
    <w:rsid w:val="00310CEA"/>
    <w:rsid w:val="00310DCD"/>
    <w:rsid w:val="00310FA8"/>
    <w:rsid w:val="003110C6"/>
    <w:rsid w:val="00311116"/>
    <w:rsid w:val="003111D7"/>
    <w:rsid w:val="003112C3"/>
    <w:rsid w:val="00311615"/>
    <w:rsid w:val="00311638"/>
    <w:rsid w:val="00311830"/>
    <w:rsid w:val="0031188C"/>
    <w:rsid w:val="00311949"/>
    <w:rsid w:val="00311AB7"/>
    <w:rsid w:val="00311DE9"/>
    <w:rsid w:val="00311E6C"/>
    <w:rsid w:val="00311E78"/>
    <w:rsid w:val="00312162"/>
    <w:rsid w:val="003122B0"/>
    <w:rsid w:val="00312331"/>
    <w:rsid w:val="003124D4"/>
    <w:rsid w:val="003124D8"/>
    <w:rsid w:val="003126E5"/>
    <w:rsid w:val="00312703"/>
    <w:rsid w:val="0031272B"/>
    <w:rsid w:val="003128E6"/>
    <w:rsid w:val="00312AB1"/>
    <w:rsid w:val="00312C1C"/>
    <w:rsid w:val="00312CB4"/>
    <w:rsid w:val="00312E8F"/>
    <w:rsid w:val="00312FD3"/>
    <w:rsid w:val="0031310C"/>
    <w:rsid w:val="003132A1"/>
    <w:rsid w:val="003132D2"/>
    <w:rsid w:val="0031332D"/>
    <w:rsid w:val="003134C1"/>
    <w:rsid w:val="0031356A"/>
    <w:rsid w:val="00313583"/>
    <w:rsid w:val="003136E8"/>
    <w:rsid w:val="00313951"/>
    <w:rsid w:val="00313BAF"/>
    <w:rsid w:val="00313BC9"/>
    <w:rsid w:val="00313CAA"/>
    <w:rsid w:val="00313D2E"/>
    <w:rsid w:val="00313E08"/>
    <w:rsid w:val="00313E49"/>
    <w:rsid w:val="0031414F"/>
    <w:rsid w:val="00314459"/>
    <w:rsid w:val="00314525"/>
    <w:rsid w:val="0031475D"/>
    <w:rsid w:val="003148FC"/>
    <w:rsid w:val="0031498B"/>
    <w:rsid w:val="00314B43"/>
    <w:rsid w:val="00314CBB"/>
    <w:rsid w:val="00314CFC"/>
    <w:rsid w:val="00314E6C"/>
    <w:rsid w:val="00314F13"/>
    <w:rsid w:val="00314F9B"/>
    <w:rsid w:val="003150AF"/>
    <w:rsid w:val="00315130"/>
    <w:rsid w:val="0031522A"/>
    <w:rsid w:val="003152AB"/>
    <w:rsid w:val="00315336"/>
    <w:rsid w:val="00315515"/>
    <w:rsid w:val="00315572"/>
    <w:rsid w:val="003155B7"/>
    <w:rsid w:val="003155B9"/>
    <w:rsid w:val="003156A8"/>
    <w:rsid w:val="00315772"/>
    <w:rsid w:val="003159EF"/>
    <w:rsid w:val="00315AA2"/>
    <w:rsid w:val="00315C24"/>
    <w:rsid w:val="00315CED"/>
    <w:rsid w:val="00316137"/>
    <w:rsid w:val="00316216"/>
    <w:rsid w:val="00316388"/>
    <w:rsid w:val="00316750"/>
    <w:rsid w:val="00316971"/>
    <w:rsid w:val="00316A5E"/>
    <w:rsid w:val="00316A6F"/>
    <w:rsid w:val="00316A9B"/>
    <w:rsid w:val="00316DF2"/>
    <w:rsid w:val="00316E0C"/>
    <w:rsid w:val="00316E22"/>
    <w:rsid w:val="00316FAB"/>
    <w:rsid w:val="003173F6"/>
    <w:rsid w:val="00317824"/>
    <w:rsid w:val="00317915"/>
    <w:rsid w:val="00317B13"/>
    <w:rsid w:val="00317C90"/>
    <w:rsid w:val="00317D64"/>
    <w:rsid w:val="00317F41"/>
    <w:rsid w:val="00317F60"/>
    <w:rsid w:val="003200C3"/>
    <w:rsid w:val="003200CB"/>
    <w:rsid w:val="00320192"/>
    <w:rsid w:val="00320443"/>
    <w:rsid w:val="00320497"/>
    <w:rsid w:val="003204AF"/>
    <w:rsid w:val="00320533"/>
    <w:rsid w:val="00320624"/>
    <w:rsid w:val="003206E7"/>
    <w:rsid w:val="0032079F"/>
    <w:rsid w:val="003207C1"/>
    <w:rsid w:val="00320897"/>
    <w:rsid w:val="00320B49"/>
    <w:rsid w:val="00320B95"/>
    <w:rsid w:val="00320CC8"/>
    <w:rsid w:val="00320DAD"/>
    <w:rsid w:val="00320E49"/>
    <w:rsid w:val="003212F0"/>
    <w:rsid w:val="00321336"/>
    <w:rsid w:val="003213BF"/>
    <w:rsid w:val="00321438"/>
    <w:rsid w:val="00321497"/>
    <w:rsid w:val="003214F8"/>
    <w:rsid w:val="00321573"/>
    <w:rsid w:val="00321679"/>
    <w:rsid w:val="0032174D"/>
    <w:rsid w:val="00321B6A"/>
    <w:rsid w:val="00321BBC"/>
    <w:rsid w:val="00321C08"/>
    <w:rsid w:val="00321C82"/>
    <w:rsid w:val="00321CF8"/>
    <w:rsid w:val="00321DEF"/>
    <w:rsid w:val="00321E2C"/>
    <w:rsid w:val="00321E96"/>
    <w:rsid w:val="00321F2A"/>
    <w:rsid w:val="00321FF0"/>
    <w:rsid w:val="00322024"/>
    <w:rsid w:val="00322119"/>
    <w:rsid w:val="003221AC"/>
    <w:rsid w:val="003224CC"/>
    <w:rsid w:val="003224DB"/>
    <w:rsid w:val="003225A0"/>
    <w:rsid w:val="00322619"/>
    <w:rsid w:val="003226D8"/>
    <w:rsid w:val="0032271D"/>
    <w:rsid w:val="003228E4"/>
    <w:rsid w:val="00322932"/>
    <w:rsid w:val="00322960"/>
    <w:rsid w:val="00322A81"/>
    <w:rsid w:val="00322E2D"/>
    <w:rsid w:val="00322FE1"/>
    <w:rsid w:val="0032313B"/>
    <w:rsid w:val="00323222"/>
    <w:rsid w:val="003233EA"/>
    <w:rsid w:val="003235B3"/>
    <w:rsid w:val="0032368B"/>
    <w:rsid w:val="0032371A"/>
    <w:rsid w:val="0032381D"/>
    <w:rsid w:val="00323841"/>
    <w:rsid w:val="00323947"/>
    <w:rsid w:val="00323A0F"/>
    <w:rsid w:val="00323AE8"/>
    <w:rsid w:val="00323D60"/>
    <w:rsid w:val="00323DF1"/>
    <w:rsid w:val="0032403D"/>
    <w:rsid w:val="003240FE"/>
    <w:rsid w:val="00324264"/>
    <w:rsid w:val="003243AB"/>
    <w:rsid w:val="00324706"/>
    <w:rsid w:val="003247AA"/>
    <w:rsid w:val="00324937"/>
    <w:rsid w:val="003249FA"/>
    <w:rsid w:val="00324A53"/>
    <w:rsid w:val="00324ABB"/>
    <w:rsid w:val="00324BDE"/>
    <w:rsid w:val="00324C5F"/>
    <w:rsid w:val="00324C95"/>
    <w:rsid w:val="00324DB6"/>
    <w:rsid w:val="00324EC7"/>
    <w:rsid w:val="00324F36"/>
    <w:rsid w:val="00324F9B"/>
    <w:rsid w:val="00324FE3"/>
    <w:rsid w:val="00325144"/>
    <w:rsid w:val="003251A0"/>
    <w:rsid w:val="00325305"/>
    <w:rsid w:val="00325338"/>
    <w:rsid w:val="00325385"/>
    <w:rsid w:val="0032539C"/>
    <w:rsid w:val="003254F3"/>
    <w:rsid w:val="00325710"/>
    <w:rsid w:val="00325718"/>
    <w:rsid w:val="003257B5"/>
    <w:rsid w:val="003257C0"/>
    <w:rsid w:val="00325855"/>
    <w:rsid w:val="0032592E"/>
    <w:rsid w:val="00325995"/>
    <w:rsid w:val="00325A43"/>
    <w:rsid w:val="00325A66"/>
    <w:rsid w:val="00325ABB"/>
    <w:rsid w:val="00325AE1"/>
    <w:rsid w:val="00325DB2"/>
    <w:rsid w:val="00325DCF"/>
    <w:rsid w:val="00325F9F"/>
    <w:rsid w:val="003262D0"/>
    <w:rsid w:val="003263AA"/>
    <w:rsid w:val="00326515"/>
    <w:rsid w:val="003265B6"/>
    <w:rsid w:val="003265CF"/>
    <w:rsid w:val="003267E3"/>
    <w:rsid w:val="003267EE"/>
    <w:rsid w:val="00326976"/>
    <w:rsid w:val="00326B37"/>
    <w:rsid w:val="00326B3A"/>
    <w:rsid w:val="00326CF9"/>
    <w:rsid w:val="00326D6B"/>
    <w:rsid w:val="00326D70"/>
    <w:rsid w:val="00327450"/>
    <w:rsid w:val="003274A9"/>
    <w:rsid w:val="003275EC"/>
    <w:rsid w:val="00327632"/>
    <w:rsid w:val="0032765B"/>
    <w:rsid w:val="00327817"/>
    <w:rsid w:val="003278D2"/>
    <w:rsid w:val="00327956"/>
    <w:rsid w:val="0032795E"/>
    <w:rsid w:val="00327997"/>
    <w:rsid w:val="00327B0C"/>
    <w:rsid w:val="00327B28"/>
    <w:rsid w:val="00327C0A"/>
    <w:rsid w:val="00327CC3"/>
    <w:rsid w:val="00327D97"/>
    <w:rsid w:val="003300BC"/>
    <w:rsid w:val="003302B7"/>
    <w:rsid w:val="00330680"/>
    <w:rsid w:val="003306C8"/>
    <w:rsid w:val="0033072C"/>
    <w:rsid w:val="003307C2"/>
    <w:rsid w:val="00330864"/>
    <w:rsid w:val="00330A41"/>
    <w:rsid w:val="00330ADA"/>
    <w:rsid w:val="00330D0F"/>
    <w:rsid w:val="00330D1C"/>
    <w:rsid w:val="00330F1C"/>
    <w:rsid w:val="003311B1"/>
    <w:rsid w:val="003313F0"/>
    <w:rsid w:val="00331655"/>
    <w:rsid w:val="0033173B"/>
    <w:rsid w:val="003317FC"/>
    <w:rsid w:val="00331918"/>
    <w:rsid w:val="00331942"/>
    <w:rsid w:val="00331AF7"/>
    <w:rsid w:val="00331AFA"/>
    <w:rsid w:val="00331C0D"/>
    <w:rsid w:val="00331CCC"/>
    <w:rsid w:val="00331D5D"/>
    <w:rsid w:val="00331EBA"/>
    <w:rsid w:val="00331F63"/>
    <w:rsid w:val="00332008"/>
    <w:rsid w:val="00332162"/>
    <w:rsid w:val="0033236C"/>
    <w:rsid w:val="00332527"/>
    <w:rsid w:val="0033259C"/>
    <w:rsid w:val="003325C7"/>
    <w:rsid w:val="00332642"/>
    <w:rsid w:val="003326F1"/>
    <w:rsid w:val="00332752"/>
    <w:rsid w:val="00332847"/>
    <w:rsid w:val="003329A6"/>
    <w:rsid w:val="00332BC1"/>
    <w:rsid w:val="00332BFF"/>
    <w:rsid w:val="00332C0B"/>
    <w:rsid w:val="00332C58"/>
    <w:rsid w:val="00332C93"/>
    <w:rsid w:val="00332D3A"/>
    <w:rsid w:val="00332D58"/>
    <w:rsid w:val="00332FBE"/>
    <w:rsid w:val="003331C3"/>
    <w:rsid w:val="00333336"/>
    <w:rsid w:val="0033345D"/>
    <w:rsid w:val="0033347F"/>
    <w:rsid w:val="003334D4"/>
    <w:rsid w:val="00333624"/>
    <w:rsid w:val="00333676"/>
    <w:rsid w:val="00333A9C"/>
    <w:rsid w:val="00333CE2"/>
    <w:rsid w:val="00333EA7"/>
    <w:rsid w:val="003341B7"/>
    <w:rsid w:val="003341E5"/>
    <w:rsid w:val="00334371"/>
    <w:rsid w:val="0033446B"/>
    <w:rsid w:val="003346C1"/>
    <w:rsid w:val="0033480A"/>
    <w:rsid w:val="00334928"/>
    <w:rsid w:val="00334930"/>
    <w:rsid w:val="003349CF"/>
    <w:rsid w:val="00334AA9"/>
    <w:rsid w:val="00334AFC"/>
    <w:rsid w:val="00334B60"/>
    <w:rsid w:val="00334B81"/>
    <w:rsid w:val="00334CC0"/>
    <w:rsid w:val="00334EC5"/>
    <w:rsid w:val="00334F2A"/>
    <w:rsid w:val="00334FB0"/>
    <w:rsid w:val="003350C2"/>
    <w:rsid w:val="00335113"/>
    <w:rsid w:val="003351DA"/>
    <w:rsid w:val="00335479"/>
    <w:rsid w:val="00335589"/>
    <w:rsid w:val="003355CF"/>
    <w:rsid w:val="0033563E"/>
    <w:rsid w:val="003357DA"/>
    <w:rsid w:val="003358E3"/>
    <w:rsid w:val="0033590E"/>
    <w:rsid w:val="00335A80"/>
    <w:rsid w:val="00335A97"/>
    <w:rsid w:val="00335AEC"/>
    <w:rsid w:val="00335BA5"/>
    <w:rsid w:val="00335C7B"/>
    <w:rsid w:val="00335DAA"/>
    <w:rsid w:val="00335DB0"/>
    <w:rsid w:val="00335E11"/>
    <w:rsid w:val="00335FCA"/>
    <w:rsid w:val="00336166"/>
    <w:rsid w:val="003362BB"/>
    <w:rsid w:val="003364D8"/>
    <w:rsid w:val="00336512"/>
    <w:rsid w:val="00336777"/>
    <w:rsid w:val="00336812"/>
    <w:rsid w:val="00336954"/>
    <w:rsid w:val="0033696C"/>
    <w:rsid w:val="00336B0E"/>
    <w:rsid w:val="00336E8A"/>
    <w:rsid w:val="003372FA"/>
    <w:rsid w:val="003374FB"/>
    <w:rsid w:val="0033755A"/>
    <w:rsid w:val="00337569"/>
    <w:rsid w:val="00337855"/>
    <w:rsid w:val="00337A1F"/>
    <w:rsid w:val="00337B15"/>
    <w:rsid w:val="00337B94"/>
    <w:rsid w:val="00337E00"/>
    <w:rsid w:val="00337E10"/>
    <w:rsid w:val="00337E8F"/>
    <w:rsid w:val="00337EF6"/>
    <w:rsid w:val="00340066"/>
    <w:rsid w:val="00340131"/>
    <w:rsid w:val="003401D5"/>
    <w:rsid w:val="00340327"/>
    <w:rsid w:val="003405D8"/>
    <w:rsid w:val="00340614"/>
    <w:rsid w:val="00340672"/>
    <w:rsid w:val="003406F0"/>
    <w:rsid w:val="003407DD"/>
    <w:rsid w:val="0034085A"/>
    <w:rsid w:val="00340BD2"/>
    <w:rsid w:val="00340BED"/>
    <w:rsid w:val="00340D5B"/>
    <w:rsid w:val="00340EAD"/>
    <w:rsid w:val="003410C9"/>
    <w:rsid w:val="003410CE"/>
    <w:rsid w:val="00341191"/>
    <w:rsid w:val="003412B0"/>
    <w:rsid w:val="00341406"/>
    <w:rsid w:val="00341599"/>
    <w:rsid w:val="00341600"/>
    <w:rsid w:val="0034168B"/>
    <w:rsid w:val="00341721"/>
    <w:rsid w:val="003417FD"/>
    <w:rsid w:val="0034189D"/>
    <w:rsid w:val="00341942"/>
    <w:rsid w:val="00341964"/>
    <w:rsid w:val="00341994"/>
    <w:rsid w:val="00341A02"/>
    <w:rsid w:val="00341AF1"/>
    <w:rsid w:val="00341B1E"/>
    <w:rsid w:val="00341B24"/>
    <w:rsid w:val="00341BE4"/>
    <w:rsid w:val="00341C52"/>
    <w:rsid w:val="00341CAE"/>
    <w:rsid w:val="00341CED"/>
    <w:rsid w:val="00341D66"/>
    <w:rsid w:val="00341DEF"/>
    <w:rsid w:val="00341FAA"/>
    <w:rsid w:val="00342052"/>
    <w:rsid w:val="0034210F"/>
    <w:rsid w:val="00342299"/>
    <w:rsid w:val="003425F2"/>
    <w:rsid w:val="00342663"/>
    <w:rsid w:val="00342717"/>
    <w:rsid w:val="00342759"/>
    <w:rsid w:val="0034291F"/>
    <w:rsid w:val="00342996"/>
    <w:rsid w:val="00342A1D"/>
    <w:rsid w:val="00342AA0"/>
    <w:rsid w:val="00342DF3"/>
    <w:rsid w:val="00342E02"/>
    <w:rsid w:val="00343039"/>
    <w:rsid w:val="00343202"/>
    <w:rsid w:val="0034323B"/>
    <w:rsid w:val="00343344"/>
    <w:rsid w:val="003433BF"/>
    <w:rsid w:val="003433E9"/>
    <w:rsid w:val="003434B2"/>
    <w:rsid w:val="003434BC"/>
    <w:rsid w:val="003434D2"/>
    <w:rsid w:val="003436CD"/>
    <w:rsid w:val="0034379D"/>
    <w:rsid w:val="0034379E"/>
    <w:rsid w:val="00343822"/>
    <w:rsid w:val="003439E0"/>
    <w:rsid w:val="003439EF"/>
    <w:rsid w:val="00343B33"/>
    <w:rsid w:val="00344112"/>
    <w:rsid w:val="00344192"/>
    <w:rsid w:val="00344197"/>
    <w:rsid w:val="00344378"/>
    <w:rsid w:val="00344445"/>
    <w:rsid w:val="003445AB"/>
    <w:rsid w:val="003445BF"/>
    <w:rsid w:val="00344658"/>
    <w:rsid w:val="0034470E"/>
    <w:rsid w:val="00344785"/>
    <w:rsid w:val="003447ED"/>
    <w:rsid w:val="00344852"/>
    <w:rsid w:val="00344AEF"/>
    <w:rsid w:val="00344BC0"/>
    <w:rsid w:val="00344DC9"/>
    <w:rsid w:val="0034500E"/>
    <w:rsid w:val="0034511F"/>
    <w:rsid w:val="00345180"/>
    <w:rsid w:val="00345534"/>
    <w:rsid w:val="00345556"/>
    <w:rsid w:val="003455F4"/>
    <w:rsid w:val="0034569B"/>
    <w:rsid w:val="00345828"/>
    <w:rsid w:val="00345AA7"/>
    <w:rsid w:val="00345D82"/>
    <w:rsid w:val="00345FC5"/>
    <w:rsid w:val="0034626F"/>
    <w:rsid w:val="00346291"/>
    <w:rsid w:val="003464BE"/>
    <w:rsid w:val="003464E3"/>
    <w:rsid w:val="00346546"/>
    <w:rsid w:val="00346589"/>
    <w:rsid w:val="003465CE"/>
    <w:rsid w:val="003467AB"/>
    <w:rsid w:val="003467E6"/>
    <w:rsid w:val="00346815"/>
    <w:rsid w:val="00346945"/>
    <w:rsid w:val="00347075"/>
    <w:rsid w:val="003472DE"/>
    <w:rsid w:val="00347542"/>
    <w:rsid w:val="00347806"/>
    <w:rsid w:val="00347865"/>
    <w:rsid w:val="00347951"/>
    <w:rsid w:val="00347C58"/>
    <w:rsid w:val="00347E1D"/>
    <w:rsid w:val="00347F1A"/>
    <w:rsid w:val="00347F34"/>
    <w:rsid w:val="00347F45"/>
    <w:rsid w:val="0035007E"/>
    <w:rsid w:val="00350120"/>
    <w:rsid w:val="00350180"/>
    <w:rsid w:val="003505D4"/>
    <w:rsid w:val="003505F5"/>
    <w:rsid w:val="00350665"/>
    <w:rsid w:val="003506F0"/>
    <w:rsid w:val="00350751"/>
    <w:rsid w:val="0035082C"/>
    <w:rsid w:val="00350869"/>
    <w:rsid w:val="003508DC"/>
    <w:rsid w:val="00350B3B"/>
    <w:rsid w:val="00350CA0"/>
    <w:rsid w:val="00350D16"/>
    <w:rsid w:val="00350D2B"/>
    <w:rsid w:val="00350E69"/>
    <w:rsid w:val="00350E95"/>
    <w:rsid w:val="00351006"/>
    <w:rsid w:val="0035106A"/>
    <w:rsid w:val="00351284"/>
    <w:rsid w:val="003512DE"/>
    <w:rsid w:val="00351418"/>
    <w:rsid w:val="003517C9"/>
    <w:rsid w:val="0035183F"/>
    <w:rsid w:val="003518FF"/>
    <w:rsid w:val="00351925"/>
    <w:rsid w:val="003519FF"/>
    <w:rsid w:val="00351A26"/>
    <w:rsid w:val="00351B91"/>
    <w:rsid w:val="00351BEE"/>
    <w:rsid w:val="00351CB6"/>
    <w:rsid w:val="00351E78"/>
    <w:rsid w:val="00352004"/>
    <w:rsid w:val="00352043"/>
    <w:rsid w:val="00352134"/>
    <w:rsid w:val="003521F3"/>
    <w:rsid w:val="00352428"/>
    <w:rsid w:val="00352489"/>
    <w:rsid w:val="003524C0"/>
    <w:rsid w:val="0035251B"/>
    <w:rsid w:val="003525B7"/>
    <w:rsid w:val="003525BD"/>
    <w:rsid w:val="00352858"/>
    <w:rsid w:val="00352ABD"/>
    <w:rsid w:val="00352E57"/>
    <w:rsid w:val="00352E69"/>
    <w:rsid w:val="00352F4F"/>
    <w:rsid w:val="0035304E"/>
    <w:rsid w:val="003531E2"/>
    <w:rsid w:val="003533B6"/>
    <w:rsid w:val="003533CE"/>
    <w:rsid w:val="00353467"/>
    <w:rsid w:val="00353559"/>
    <w:rsid w:val="003535B8"/>
    <w:rsid w:val="003539EF"/>
    <w:rsid w:val="00354059"/>
    <w:rsid w:val="00354086"/>
    <w:rsid w:val="00354234"/>
    <w:rsid w:val="00354679"/>
    <w:rsid w:val="00354823"/>
    <w:rsid w:val="00354884"/>
    <w:rsid w:val="003548AB"/>
    <w:rsid w:val="003548AF"/>
    <w:rsid w:val="00354924"/>
    <w:rsid w:val="00354957"/>
    <w:rsid w:val="003549D0"/>
    <w:rsid w:val="00354A41"/>
    <w:rsid w:val="00354B32"/>
    <w:rsid w:val="00354CE7"/>
    <w:rsid w:val="0035517C"/>
    <w:rsid w:val="003558C9"/>
    <w:rsid w:val="003559B0"/>
    <w:rsid w:val="00355B50"/>
    <w:rsid w:val="00355BE1"/>
    <w:rsid w:val="00355D08"/>
    <w:rsid w:val="00355F75"/>
    <w:rsid w:val="00355FA8"/>
    <w:rsid w:val="00356356"/>
    <w:rsid w:val="0035642A"/>
    <w:rsid w:val="00356787"/>
    <w:rsid w:val="003568B3"/>
    <w:rsid w:val="00356AA6"/>
    <w:rsid w:val="00356C2A"/>
    <w:rsid w:val="00356C5D"/>
    <w:rsid w:val="00356E2F"/>
    <w:rsid w:val="00356F78"/>
    <w:rsid w:val="00356FA1"/>
    <w:rsid w:val="00357375"/>
    <w:rsid w:val="00357417"/>
    <w:rsid w:val="00357535"/>
    <w:rsid w:val="00357611"/>
    <w:rsid w:val="00357673"/>
    <w:rsid w:val="003576A2"/>
    <w:rsid w:val="00357879"/>
    <w:rsid w:val="00357A5E"/>
    <w:rsid w:val="00357B98"/>
    <w:rsid w:val="00357C7E"/>
    <w:rsid w:val="00357CC3"/>
    <w:rsid w:val="00357D6F"/>
    <w:rsid w:val="00357FD6"/>
    <w:rsid w:val="003600BB"/>
    <w:rsid w:val="003603A9"/>
    <w:rsid w:val="003604DB"/>
    <w:rsid w:val="0036064C"/>
    <w:rsid w:val="003606C2"/>
    <w:rsid w:val="003607D3"/>
    <w:rsid w:val="00360AEA"/>
    <w:rsid w:val="00360C35"/>
    <w:rsid w:val="00360DBA"/>
    <w:rsid w:val="00360EE8"/>
    <w:rsid w:val="00360FD6"/>
    <w:rsid w:val="00361029"/>
    <w:rsid w:val="0036127E"/>
    <w:rsid w:val="00361505"/>
    <w:rsid w:val="00361560"/>
    <w:rsid w:val="00361966"/>
    <w:rsid w:val="003619B4"/>
    <w:rsid w:val="00361A23"/>
    <w:rsid w:val="00361BB1"/>
    <w:rsid w:val="00361C64"/>
    <w:rsid w:val="00361CC2"/>
    <w:rsid w:val="00361F11"/>
    <w:rsid w:val="00362066"/>
    <w:rsid w:val="00362081"/>
    <w:rsid w:val="003621A2"/>
    <w:rsid w:val="00362223"/>
    <w:rsid w:val="00362448"/>
    <w:rsid w:val="00362571"/>
    <w:rsid w:val="003625DE"/>
    <w:rsid w:val="00362846"/>
    <w:rsid w:val="003628A7"/>
    <w:rsid w:val="003628F2"/>
    <w:rsid w:val="00362C73"/>
    <w:rsid w:val="00362CB6"/>
    <w:rsid w:val="00363177"/>
    <w:rsid w:val="00363640"/>
    <w:rsid w:val="0036372A"/>
    <w:rsid w:val="00363745"/>
    <w:rsid w:val="003638E2"/>
    <w:rsid w:val="00363BE7"/>
    <w:rsid w:val="00363C12"/>
    <w:rsid w:val="00363E2F"/>
    <w:rsid w:val="00363E9D"/>
    <w:rsid w:val="00363F7C"/>
    <w:rsid w:val="00364072"/>
    <w:rsid w:val="00364254"/>
    <w:rsid w:val="003642E9"/>
    <w:rsid w:val="003642F5"/>
    <w:rsid w:val="0036437D"/>
    <w:rsid w:val="003643EF"/>
    <w:rsid w:val="0036455D"/>
    <w:rsid w:val="0036469A"/>
    <w:rsid w:val="00364790"/>
    <w:rsid w:val="00364929"/>
    <w:rsid w:val="00364AE9"/>
    <w:rsid w:val="00364BC8"/>
    <w:rsid w:val="00364BE9"/>
    <w:rsid w:val="00364C2C"/>
    <w:rsid w:val="00364FF0"/>
    <w:rsid w:val="00365074"/>
    <w:rsid w:val="003650A4"/>
    <w:rsid w:val="0036512B"/>
    <w:rsid w:val="003651D5"/>
    <w:rsid w:val="00365486"/>
    <w:rsid w:val="00365489"/>
    <w:rsid w:val="003655A4"/>
    <w:rsid w:val="00365607"/>
    <w:rsid w:val="0036563C"/>
    <w:rsid w:val="00365680"/>
    <w:rsid w:val="003658B3"/>
    <w:rsid w:val="00365991"/>
    <w:rsid w:val="00365B7C"/>
    <w:rsid w:val="00365BA4"/>
    <w:rsid w:val="00365BE8"/>
    <w:rsid w:val="003661F9"/>
    <w:rsid w:val="0036632D"/>
    <w:rsid w:val="00366470"/>
    <w:rsid w:val="003667C0"/>
    <w:rsid w:val="0036684E"/>
    <w:rsid w:val="003668BE"/>
    <w:rsid w:val="00366951"/>
    <w:rsid w:val="00366CAC"/>
    <w:rsid w:val="00366EEB"/>
    <w:rsid w:val="00366EF4"/>
    <w:rsid w:val="00366F07"/>
    <w:rsid w:val="003671B3"/>
    <w:rsid w:val="003672A8"/>
    <w:rsid w:val="003676D4"/>
    <w:rsid w:val="003676DD"/>
    <w:rsid w:val="00367727"/>
    <w:rsid w:val="00367742"/>
    <w:rsid w:val="003677DD"/>
    <w:rsid w:val="00367826"/>
    <w:rsid w:val="00367F4B"/>
    <w:rsid w:val="00367F9D"/>
    <w:rsid w:val="00370053"/>
    <w:rsid w:val="003700A2"/>
    <w:rsid w:val="0037013E"/>
    <w:rsid w:val="00370251"/>
    <w:rsid w:val="00370291"/>
    <w:rsid w:val="003704EA"/>
    <w:rsid w:val="00370572"/>
    <w:rsid w:val="003705B3"/>
    <w:rsid w:val="00370B62"/>
    <w:rsid w:val="00370C3D"/>
    <w:rsid w:val="00370E59"/>
    <w:rsid w:val="00370FE3"/>
    <w:rsid w:val="00371103"/>
    <w:rsid w:val="00371140"/>
    <w:rsid w:val="0037118B"/>
    <w:rsid w:val="00371211"/>
    <w:rsid w:val="003712AD"/>
    <w:rsid w:val="003712D3"/>
    <w:rsid w:val="0037135B"/>
    <w:rsid w:val="003713A6"/>
    <w:rsid w:val="00371489"/>
    <w:rsid w:val="0037150A"/>
    <w:rsid w:val="0037163E"/>
    <w:rsid w:val="0037168E"/>
    <w:rsid w:val="00371825"/>
    <w:rsid w:val="0037183B"/>
    <w:rsid w:val="0037186E"/>
    <w:rsid w:val="00371AD8"/>
    <w:rsid w:val="00371B19"/>
    <w:rsid w:val="00371F2C"/>
    <w:rsid w:val="00371FB3"/>
    <w:rsid w:val="0037210B"/>
    <w:rsid w:val="003722E7"/>
    <w:rsid w:val="00372837"/>
    <w:rsid w:val="003729DF"/>
    <w:rsid w:val="00372B6C"/>
    <w:rsid w:val="00372BC7"/>
    <w:rsid w:val="00372E32"/>
    <w:rsid w:val="00372EC5"/>
    <w:rsid w:val="00373301"/>
    <w:rsid w:val="0037358B"/>
    <w:rsid w:val="00373597"/>
    <w:rsid w:val="00373A1C"/>
    <w:rsid w:val="00373AAB"/>
    <w:rsid w:val="00373AE1"/>
    <w:rsid w:val="0037404E"/>
    <w:rsid w:val="00374247"/>
    <w:rsid w:val="0037429D"/>
    <w:rsid w:val="003742F3"/>
    <w:rsid w:val="0037437E"/>
    <w:rsid w:val="00374387"/>
    <w:rsid w:val="00374487"/>
    <w:rsid w:val="00374494"/>
    <w:rsid w:val="003744FE"/>
    <w:rsid w:val="003747D3"/>
    <w:rsid w:val="003748C5"/>
    <w:rsid w:val="00374A7D"/>
    <w:rsid w:val="00374E6B"/>
    <w:rsid w:val="003750A2"/>
    <w:rsid w:val="00375192"/>
    <w:rsid w:val="003752BB"/>
    <w:rsid w:val="003752FD"/>
    <w:rsid w:val="003753F7"/>
    <w:rsid w:val="003757AC"/>
    <w:rsid w:val="00375C34"/>
    <w:rsid w:val="00375EFD"/>
    <w:rsid w:val="00376067"/>
    <w:rsid w:val="0037618B"/>
    <w:rsid w:val="00376342"/>
    <w:rsid w:val="003767C9"/>
    <w:rsid w:val="003768FB"/>
    <w:rsid w:val="003769AE"/>
    <w:rsid w:val="003769CC"/>
    <w:rsid w:val="003769DC"/>
    <w:rsid w:val="00376A4C"/>
    <w:rsid w:val="00376A65"/>
    <w:rsid w:val="00376CFD"/>
    <w:rsid w:val="00376D6A"/>
    <w:rsid w:val="00376F96"/>
    <w:rsid w:val="00376FA4"/>
    <w:rsid w:val="003770C3"/>
    <w:rsid w:val="003770D4"/>
    <w:rsid w:val="003772EE"/>
    <w:rsid w:val="0037739C"/>
    <w:rsid w:val="00377525"/>
    <w:rsid w:val="003776A8"/>
    <w:rsid w:val="003776DC"/>
    <w:rsid w:val="00377759"/>
    <w:rsid w:val="003778FC"/>
    <w:rsid w:val="00377A2B"/>
    <w:rsid w:val="00377A3C"/>
    <w:rsid w:val="00377AD6"/>
    <w:rsid w:val="00377B12"/>
    <w:rsid w:val="00377B8D"/>
    <w:rsid w:val="00377DBC"/>
    <w:rsid w:val="00380185"/>
    <w:rsid w:val="00380310"/>
    <w:rsid w:val="00380714"/>
    <w:rsid w:val="00380735"/>
    <w:rsid w:val="00380736"/>
    <w:rsid w:val="00380795"/>
    <w:rsid w:val="00380835"/>
    <w:rsid w:val="003809FB"/>
    <w:rsid w:val="00380A14"/>
    <w:rsid w:val="00380B02"/>
    <w:rsid w:val="00380D6C"/>
    <w:rsid w:val="00380DEB"/>
    <w:rsid w:val="00380DF8"/>
    <w:rsid w:val="00380EC8"/>
    <w:rsid w:val="00380EE1"/>
    <w:rsid w:val="00380FD5"/>
    <w:rsid w:val="00381082"/>
    <w:rsid w:val="003812D9"/>
    <w:rsid w:val="00381458"/>
    <w:rsid w:val="0038148D"/>
    <w:rsid w:val="00381660"/>
    <w:rsid w:val="00381AFC"/>
    <w:rsid w:val="00381BC6"/>
    <w:rsid w:val="00381CD0"/>
    <w:rsid w:val="00381D2C"/>
    <w:rsid w:val="00381DE7"/>
    <w:rsid w:val="00381E4C"/>
    <w:rsid w:val="00381E72"/>
    <w:rsid w:val="00381F3F"/>
    <w:rsid w:val="0038230C"/>
    <w:rsid w:val="00382668"/>
    <w:rsid w:val="00382681"/>
    <w:rsid w:val="00382820"/>
    <w:rsid w:val="003828DB"/>
    <w:rsid w:val="00382994"/>
    <w:rsid w:val="003829FC"/>
    <w:rsid w:val="00382B0D"/>
    <w:rsid w:val="00382DB8"/>
    <w:rsid w:val="00382EB8"/>
    <w:rsid w:val="00382F3F"/>
    <w:rsid w:val="00382F79"/>
    <w:rsid w:val="00382FCD"/>
    <w:rsid w:val="0038303B"/>
    <w:rsid w:val="003830EE"/>
    <w:rsid w:val="0038319F"/>
    <w:rsid w:val="003832CF"/>
    <w:rsid w:val="0038346E"/>
    <w:rsid w:val="003834D5"/>
    <w:rsid w:val="0038389D"/>
    <w:rsid w:val="003839C5"/>
    <w:rsid w:val="003839F3"/>
    <w:rsid w:val="003840AA"/>
    <w:rsid w:val="00384204"/>
    <w:rsid w:val="00384209"/>
    <w:rsid w:val="00384347"/>
    <w:rsid w:val="00384358"/>
    <w:rsid w:val="0038447A"/>
    <w:rsid w:val="00384630"/>
    <w:rsid w:val="003846A2"/>
    <w:rsid w:val="0038480E"/>
    <w:rsid w:val="00384A39"/>
    <w:rsid w:val="00384B5C"/>
    <w:rsid w:val="00384BCE"/>
    <w:rsid w:val="00384C0D"/>
    <w:rsid w:val="00384C41"/>
    <w:rsid w:val="00384D28"/>
    <w:rsid w:val="00384EB0"/>
    <w:rsid w:val="00384F7D"/>
    <w:rsid w:val="00384FC0"/>
    <w:rsid w:val="0038524C"/>
    <w:rsid w:val="003852E4"/>
    <w:rsid w:val="00385406"/>
    <w:rsid w:val="00385409"/>
    <w:rsid w:val="003854E8"/>
    <w:rsid w:val="003854E9"/>
    <w:rsid w:val="0038566E"/>
    <w:rsid w:val="003856BF"/>
    <w:rsid w:val="003859BB"/>
    <w:rsid w:val="00385A22"/>
    <w:rsid w:val="00385B07"/>
    <w:rsid w:val="00385BBD"/>
    <w:rsid w:val="00385BFE"/>
    <w:rsid w:val="00385CDD"/>
    <w:rsid w:val="003860EC"/>
    <w:rsid w:val="00386181"/>
    <w:rsid w:val="00386229"/>
    <w:rsid w:val="0038635B"/>
    <w:rsid w:val="00386507"/>
    <w:rsid w:val="0038653A"/>
    <w:rsid w:val="003865E2"/>
    <w:rsid w:val="0038665D"/>
    <w:rsid w:val="003866FD"/>
    <w:rsid w:val="003867AB"/>
    <w:rsid w:val="003867DC"/>
    <w:rsid w:val="0038695F"/>
    <w:rsid w:val="0038697C"/>
    <w:rsid w:val="003869C0"/>
    <w:rsid w:val="00386C3D"/>
    <w:rsid w:val="00386DF3"/>
    <w:rsid w:val="00386E34"/>
    <w:rsid w:val="00387032"/>
    <w:rsid w:val="003872F1"/>
    <w:rsid w:val="0038742C"/>
    <w:rsid w:val="003874DD"/>
    <w:rsid w:val="003876A2"/>
    <w:rsid w:val="003876C1"/>
    <w:rsid w:val="00387825"/>
    <w:rsid w:val="00387CA9"/>
    <w:rsid w:val="00387DE7"/>
    <w:rsid w:val="003900EF"/>
    <w:rsid w:val="0039019C"/>
    <w:rsid w:val="003902AD"/>
    <w:rsid w:val="00390610"/>
    <w:rsid w:val="00390629"/>
    <w:rsid w:val="00390747"/>
    <w:rsid w:val="003909D4"/>
    <w:rsid w:val="00390A14"/>
    <w:rsid w:val="00390BA1"/>
    <w:rsid w:val="00390CDE"/>
    <w:rsid w:val="00390E30"/>
    <w:rsid w:val="00390E63"/>
    <w:rsid w:val="00390FCD"/>
    <w:rsid w:val="00390FED"/>
    <w:rsid w:val="00391021"/>
    <w:rsid w:val="00391080"/>
    <w:rsid w:val="003914D7"/>
    <w:rsid w:val="003914DA"/>
    <w:rsid w:val="003914FE"/>
    <w:rsid w:val="00391577"/>
    <w:rsid w:val="00391639"/>
    <w:rsid w:val="00391674"/>
    <w:rsid w:val="003916B4"/>
    <w:rsid w:val="003917BD"/>
    <w:rsid w:val="003917E8"/>
    <w:rsid w:val="003918CC"/>
    <w:rsid w:val="003918FE"/>
    <w:rsid w:val="00391AE2"/>
    <w:rsid w:val="00391C66"/>
    <w:rsid w:val="00391E2D"/>
    <w:rsid w:val="00391EDF"/>
    <w:rsid w:val="00391FA6"/>
    <w:rsid w:val="00391FEF"/>
    <w:rsid w:val="003920D6"/>
    <w:rsid w:val="00392132"/>
    <w:rsid w:val="003921CF"/>
    <w:rsid w:val="0039226D"/>
    <w:rsid w:val="0039231B"/>
    <w:rsid w:val="00392450"/>
    <w:rsid w:val="003924B7"/>
    <w:rsid w:val="0039266D"/>
    <w:rsid w:val="0039268F"/>
    <w:rsid w:val="00392767"/>
    <w:rsid w:val="003927D1"/>
    <w:rsid w:val="00392884"/>
    <w:rsid w:val="00392893"/>
    <w:rsid w:val="00392979"/>
    <w:rsid w:val="00392980"/>
    <w:rsid w:val="00392B70"/>
    <w:rsid w:val="00392BDA"/>
    <w:rsid w:val="00392BF4"/>
    <w:rsid w:val="00392D2C"/>
    <w:rsid w:val="00392DA8"/>
    <w:rsid w:val="00392DE7"/>
    <w:rsid w:val="003931C1"/>
    <w:rsid w:val="0039347E"/>
    <w:rsid w:val="003936C9"/>
    <w:rsid w:val="00393899"/>
    <w:rsid w:val="00393904"/>
    <w:rsid w:val="0039395E"/>
    <w:rsid w:val="003939CF"/>
    <w:rsid w:val="00393D9B"/>
    <w:rsid w:val="00393F50"/>
    <w:rsid w:val="003940C2"/>
    <w:rsid w:val="0039411F"/>
    <w:rsid w:val="00394149"/>
    <w:rsid w:val="00394165"/>
    <w:rsid w:val="003941E1"/>
    <w:rsid w:val="00394624"/>
    <w:rsid w:val="00394748"/>
    <w:rsid w:val="0039491C"/>
    <w:rsid w:val="00394A82"/>
    <w:rsid w:val="00394AE6"/>
    <w:rsid w:val="00394D8D"/>
    <w:rsid w:val="00394E12"/>
    <w:rsid w:val="00395078"/>
    <w:rsid w:val="003950BC"/>
    <w:rsid w:val="003950FB"/>
    <w:rsid w:val="0039537E"/>
    <w:rsid w:val="00395387"/>
    <w:rsid w:val="0039549B"/>
    <w:rsid w:val="0039555F"/>
    <w:rsid w:val="0039561E"/>
    <w:rsid w:val="00395718"/>
    <w:rsid w:val="0039575E"/>
    <w:rsid w:val="00395799"/>
    <w:rsid w:val="00395C04"/>
    <w:rsid w:val="00395F2D"/>
    <w:rsid w:val="00396053"/>
    <w:rsid w:val="00396091"/>
    <w:rsid w:val="003960B9"/>
    <w:rsid w:val="00396271"/>
    <w:rsid w:val="0039645F"/>
    <w:rsid w:val="00396474"/>
    <w:rsid w:val="00396AE1"/>
    <w:rsid w:val="00396B4C"/>
    <w:rsid w:val="00396BF9"/>
    <w:rsid w:val="00396C3D"/>
    <w:rsid w:val="00396C3E"/>
    <w:rsid w:val="00396E04"/>
    <w:rsid w:val="00396ECC"/>
    <w:rsid w:val="00396F45"/>
    <w:rsid w:val="0039710B"/>
    <w:rsid w:val="0039719C"/>
    <w:rsid w:val="003971A4"/>
    <w:rsid w:val="0039725F"/>
    <w:rsid w:val="00397323"/>
    <w:rsid w:val="0039751A"/>
    <w:rsid w:val="00397664"/>
    <w:rsid w:val="00397775"/>
    <w:rsid w:val="003977C3"/>
    <w:rsid w:val="0039787B"/>
    <w:rsid w:val="003978A5"/>
    <w:rsid w:val="00397A5D"/>
    <w:rsid w:val="00397D0B"/>
    <w:rsid w:val="00397F25"/>
    <w:rsid w:val="003A043F"/>
    <w:rsid w:val="003A04F4"/>
    <w:rsid w:val="003A0678"/>
    <w:rsid w:val="003A07A6"/>
    <w:rsid w:val="003A08FE"/>
    <w:rsid w:val="003A0936"/>
    <w:rsid w:val="003A0A33"/>
    <w:rsid w:val="003A0A4B"/>
    <w:rsid w:val="003A0BBD"/>
    <w:rsid w:val="003A0C3C"/>
    <w:rsid w:val="003A0E94"/>
    <w:rsid w:val="003A1178"/>
    <w:rsid w:val="003A12E7"/>
    <w:rsid w:val="003A1375"/>
    <w:rsid w:val="003A13E2"/>
    <w:rsid w:val="003A161B"/>
    <w:rsid w:val="003A1661"/>
    <w:rsid w:val="003A16F6"/>
    <w:rsid w:val="003A18D3"/>
    <w:rsid w:val="003A1969"/>
    <w:rsid w:val="003A1993"/>
    <w:rsid w:val="003A1AD6"/>
    <w:rsid w:val="003A1AE4"/>
    <w:rsid w:val="003A1B46"/>
    <w:rsid w:val="003A1C40"/>
    <w:rsid w:val="003A1D6A"/>
    <w:rsid w:val="003A2042"/>
    <w:rsid w:val="003A20A9"/>
    <w:rsid w:val="003A2241"/>
    <w:rsid w:val="003A250C"/>
    <w:rsid w:val="003A254B"/>
    <w:rsid w:val="003A2565"/>
    <w:rsid w:val="003A2653"/>
    <w:rsid w:val="003A27B5"/>
    <w:rsid w:val="003A27DF"/>
    <w:rsid w:val="003A29F8"/>
    <w:rsid w:val="003A2A6D"/>
    <w:rsid w:val="003A2E31"/>
    <w:rsid w:val="003A2EE0"/>
    <w:rsid w:val="003A304D"/>
    <w:rsid w:val="003A3169"/>
    <w:rsid w:val="003A32B7"/>
    <w:rsid w:val="003A336D"/>
    <w:rsid w:val="003A3612"/>
    <w:rsid w:val="003A3739"/>
    <w:rsid w:val="003A3A40"/>
    <w:rsid w:val="003A3A47"/>
    <w:rsid w:val="003A3D73"/>
    <w:rsid w:val="003A411D"/>
    <w:rsid w:val="003A4243"/>
    <w:rsid w:val="003A4389"/>
    <w:rsid w:val="003A4423"/>
    <w:rsid w:val="003A44B3"/>
    <w:rsid w:val="003A499F"/>
    <w:rsid w:val="003A4A19"/>
    <w:rsid w:val="003A4A9C"/>
    <w:rsid w:val="003A4B7B"/>
    <w:rsid w:val="003A4BC2"/>
    <w:rsid w:val="003A4E9B"/>
    <w:rsid w:val="003A4EDE"/>
    <w:rsid w:val="003A4F05"/>
    <w:rsid w:val="003A509E"/>
    <w:rsid w:val="003A50A1"/>
    <w:rsid w:val="003A50DB"/>
    <w:rsid w:val="003A5357"/>
    <w:rsid w:val="003A5398"/>
    <w:rsid w:val="003A5488"/>
    <w:rsid w:val="003A566B"/>
    <w:rsid w:val="003A572E"/>
    <w:rsid w:val="003A583E"/>
    <w:rsid w:val="003A588F"/>
    <w:rsid w:val="003A5C71"/>
    <w:rsid w:val="003A5C7E"/>
    <w:rsid w:val="003A5CE3"/>
    <w:rsid w:val="003A5E67"/>
    <w:rsid w:val="003A5E89"/>
    <w:rsid w:val="003A5F52"/>
    <w:rsid w:val="003A600D"/>
    <w:rsid w:val="003A60E3"/>
    <w:rsid w:val="003A62FE"/>
    <w:rsid w:val="003A6597"/>
    <w:rsid w:val="003A6708"/>
    <w:rsid w:val="003A6981"/>
    <w:rsid w:val="003A6A73"/>
    <w:rsid w:val="003A6B77"/>
    <w:rsid w:val="003A6BE6"/>
    <w:rsid w:val="003A6C87"/>
    <w:rsid w:val="003A6F0F"/>
    <w:rsid w:val="003A6FED"/>
    <w:rsid w:val="003A7028"/>
    <w:rsid w:val="003A70F6"/>
    <w:rsid w:val="003A7233"/>
    <w:rsid w:val="003A73A2"/>
    <w:rsid w:val="003A7404"/>
    <w:rsid w:val="003A7457"/>
    <w:rsid w:val="003A7A35"/>
    <w:rsid w:val="003A7A41"/>
    <w:rsid w:val="003A7AB9"/>
    <w:rsid w:val="003A7B8A"/>
    <w:rsid w:val="003A7E38"/>
    <w:rsid w:val="003A7F3F"/>
    <w:rsid w:val="003B0118"/>
    <w:rsid w:val="003B01A3"/>
    <w:rsid w:val="003B0273"/>
    <w:rsid w:val="003B02C2"/>
    <w:rsid w:val="003B050C"/>
    <w:rsid w:val="003B0695"/>
    <w:rsid w:val="003B06DD"/>
    <w:rsid w:val="003B074B"/>
    <w:rsid w:val="003B078D"/>
    <w:rsid w:val="003B0B88"/>
    <w:rsid w:val="003B0B9F"/>
    <w:rsid w:val="003B0D11"/>
    <w:rsid w:val="003B0D2E"/>
    <w:rsid w:val="003B0E4F"/>
    <w:rsid w:val="003B0E9B"/>
    <w:rsid w:val="003B0EB2"/>
    <w:rsid w:val="003B0EDD"/>
    <w:rsid w:val="003B101C"/>
    <w:rsid w:val="003B10AD"/>
    <w:rsid w:val="003B10E2"/>
    <w:rsid w:val="003B1106"/>
    <w:rsid w:val="003B1113"/>
    <w:rsid w:val="003B12A2"/>
    <w:rsid w:val="003B12E8"/>
    <w:rsid w:val="003B13D0"/>
    <w:rsid w:val="003B1433"/>
    <w:rsid w:val="003B1462"/>
    <w:rsid w:val="003B15ED"/>
    <w:rsid w:val="003B164C"/>
    <w:rsid w:val="003B16F1"/>
    <w:rsid w:val="003B177F"/>
    <w:rsid w:val="003B188C"/>
    <w:rsid w:val="003B192F"/>
    <w:rsid w:val="003B1AC1"/>
    <w:rsid w:val="003B1AE7"/>
    <w:rsid w:val="003B1B27"/>
    <w:rsid w:val="003B1E6E"/>
    <w:rsid w:val="003B1F2E"/>
    <w:rsid w:val="003B1FB0"/>
    <w:rsid w:val="003B2130"/>
    <w:rsid w:val="003B21C7"/>
    <w:rsid w:val="003B220F"/>
    <w:rsid w:val="003B22A8"/>
    <w:rsid w:val="003B24F0"/>
    <w:rsid w:val="003B277B"/>
    <w:rsid w:val="003B27DC"/>
    <w:rsid w:val="003B27FF"/>
    <w:rsid w:val="003B2AB6"/>
    <w:rsid w:val="003B2AD5"/>
    <w:rsid w:val="003B2B43"/>
    <w:rsid w:val="003B2C55"/>
    <w:rsid w:val="003B2FC8"/>
    <w:rsid w:val="003B2FCE"/>
    <w:rsid w:val="003B311D"/>
    <w:rsid w:val="003B3156"/>
    <w:rsid w:val="003B3204"/>
    <w:rsid w:val="003B337E"/>
    <w:rsid w:val="003B3408"/>
    <w:rsid w:val="003B34DE"/>
    <w:rsid w:val="003B360A"/>
    <w:rsid w:val="003B36BE"/>
    <w:rsid w:val="003B3A95"/>
    <w:rsid w:val="003B3C14"/>
    <w:rsid w:val="003B3D09"/>
    <w:rsid w:val="003B3DE1"/>
    <w:rsid w:val="003B3E16"/>
    <w:rsid w:val="003B3F40"/>
    <w:rsid w:val="003B3FA6"/>
    <w:rsid w:val="003B4237"/>
    <w:rsid w:val="003B4327"/>
    <w:rsid w:val="003B4356"/>
    <w:rsid w:val="003B4373"/>
    <w:rsid w:val="003B43A1"/>
    <w:rsid w:val="003B43BF"/>
    <w:rsid w:val="003B4466"/>
    <w:rsid w:val="003B4643"/>
    <w:rsid w:val="003B47D6"/>
    <w:rsid w:val="003B47DA"/>
    <w:rsid w:val="003B4996"/>
    <w:rsid w:val="003B49B6"/>
    <w:rsid w:val="003B49C9"/>
    <w:rsid w:val="003B4B87"/>
    <w:rsid w:val="003B4CB5"/>
    <w:rsid w:val="003B4DEE"/>
    <w:rsid w:val="003B4EB8"/>
    <w:rsid w:val="003B5012"/>
    <w:rsid w:val="003B5108"/>
    <w:rsid w:val="003B5159"/>
    <w:rsid w:val="003B51C4"/>
    <w:rsid w:val="003B536B"/>
    <w:rsid w:val="003B53CA"/>
    <w:rsid w:val="003B540D"/>
    <w:rsid w:val="003B54D8"/>
    <w:rsid w:val="003B57A2"/>
    <w:rsid w:val="003B59AC"/>
    <w:rsid w:val="003B5A0D"/>
    <w:rsid w:val="003B5A43"/>
    <w:rsid w:val="003B5AA8"/>
    <w:rsid w:val="003B5B34"/>
    <w:rsid w:val="003B5BD7"/>
    <w:rsid w:val="003B5E17"/>
    <w:rsid w:val="003B5E2E"/>
    <w:rsid w:val="003B5E51"/>
    <w:rsid w:val="003B5E6E"/>
    <w:rsid w:val="003B626C"/>
    <w:rsid w:val="003B6383"/>
    <w:rsid w:val="003B6610"/>
    <w:rsid w:val="003B663E"/>
    <w:rsid w:val="003B670D"/>
    <w:rsid w:val="003B67C8"/>
    <w:rsid w:val="003B688D"/>
    <w:rsid w:val="003B6C02"/>
    <w:rsid w:val="003B7012"/>
    <w:rsid w:val="003B73A6"/>
    <w:rsid w:val="003B7449"/>
    <w:rsid w:val="003B7489"/>
    <w:rsid w:val="003B7492"/>
    <w:rsid w:val="003B7500"/>
    <w:rsid w:val="003B751F"/>
    <w:rsid w:val="003B7852"/>
    <w:rsid w:val="003B7A32"/>
    <w:rsid w:val="003B7C4E"/>
    <w:rsid w:val="003B7CB3"/>
    <w:rsid w:val="003C0072"/>
    <w:rsid w:val="003C016A"/>
    <w:rsid w:val="003C0221"/>
    <w:rsid w:val="003C02EE"/>
    <w:rsid w:val="003C04A7"/>
    <w:rsid w:val="003C04CE"/>
    <w:rsid w:val="003C04D0"/>
    <w:rsid w:val="003C06CA"/>
    <w:rsid w:val="003C079A"/>
    <w:rsid w:val="003C090D"/>
    <w:rsid w:val="003C09C6"/>
    <w:rsid w:val="003C0A6F"/>
    <w:rsid w:val="003C0BBD"/>
    <w:rsid w:val="003C0C18"/>
    <w:rsid w:val="003C0ED8"/>
    <w:rsid w:val="003C152B"/>
    <w:rsid w:val="003C16D3"/>
    <w:rsid w:val="003C1708"/>
    <w:rsid w:val="003C1747"/>
    <w:rsid w:val="003C181D"/>
    <w:rsid w:val="003C1A4C"/>
    <w:rsid w:val="003C2026"/>
    <w:rsid w:val="003C2082"/>
    <w:rsid w:val="003C21BD"/>
    <w:rsid w:val="003C21F5"/>
    <w:rsid w:val="003C2223"/>
    <w:rsid w:val="003C227E"/>
    <w:rsid w:val="003C23E4"/>
    <w:rsid w:val="003C25A6"/>
    <w:rsid w:val="003C2666"/>
    <w:rsid w:val="003C2684"/>
    <w:rsid w:val="003C2824"/>
    <w:rsid w:val="003C2990"/>
    <w:rsid w:val="003C2AFB"/>
    <w:rsid w:val="003C2BE0"/>
    <w:rsid w:val="003C2E3C"/>
    <w:rsid w:val="003C2EF0"/>
    <w:rsid w:val="003C2F9D"/>
    <w:rsid w:val="003C2FA2"/>
    <w:rsid w:val="003C32B4"/>
    <w:rsid w:val="003C3408"/>
    <w:rsid w:val="003C3458"/>
    <w:rsid w:val="003C3592"/>
    <w:rsid w:val="003C369A"/>
    <w:rsid w:val="003C37D7"/>
    <w:rsid w:val="003C3CA0"/>
    <w:rsid w:val="003C3DEA"/>
    <w:rsid w:val="003C3E62"/>
    <w:rsid w:val="003C3E9E"/>
    <w:rsid w:val="003C40FC"/>
    <w:rsid w:val="003C4130"/>
    <w:rsid w:val="003C413F"/>
    <w:rsid w:val="003C42BC"/>
    <w:rsid w:val="003C430A"/>
    <w:rsid w:val="003C430B"/>
    <w:rsid w:val="003C4504"/>
    <w:rsid w:val="003C4571"/>
    <w:rsid w:val="003C469C"/>
    <w:rsid w:val="003C4793"/>
    <w:rsid w:val="003C479E"/>
    <w:rsid w:val="003C4848"/>
    <w:rsid w:val="003C4944"/>
    <w:rsid w:val="003C4BDD"/>
    <w:rsid w:val="003C4C0A"/>
    <w:rsid w:val="003C4C68"/>
    <w:rsid w:val="003C4C7B"/>
    <w:rsid w:val="003C4DA8"/>
    <w:rsid w:val="003C4DC8"/>
    <w:rsid w:val="003C4DFF"/>
    <w:rsid w:val="003C4F49"/>
    <w:rsid w:val="003C509A"/>
    <w:rsid w:val="003C5138"/>
    <w:rsid w:val="003C52B0"/>
    <w:rsid w:val="003C5427"/>
    <w:rsid w:val="003C54F4"/>
    <w:rsid w:val="003C5504"/>
    <w:rsid w:val="003C554D"/>
    <w:rsid w:val="003C5571"/>
    <w:rsid w:val="003C56B6"/>
    <w:rsid w:val="003C5864"/>
    <w:rsid w:val="003C58A5"/>
    <w:rsid w:val="003C5955"/>
    <w:rsid w:val="003C5D35"/>
    <w:rsid w:val="003C5D83"/>
    <w:rsid w:val="003C5EDC"/>
    <w:rsid w:val="003C5F22"/>
    <w:rsid w:val="003C5FAF"/>
    <w:rsid w:val="003C61B6"/>
    <w:rsid w:val="003C61C6"/>
    <w:rsid w:val="003C628B"/>
    <w:rsid w:val="003C62FD"/>
    <w:rsid w:val="003C6394"/>
    <w:rsid w:val="003C654E"/>
    <w:rsid w:val="003C6794"/>
    <w:rsid w:val="003C6813"/>
    <w:rsid w:val="003C68C3"/>
    <w:rsid w:val="003C6CE1"/>
    <w:rsid w:val="003C6D3D"/>
    <w:rsid w:val="003C6EEA"/>
    <w:rsid w:val="003C6FA0"/>
    <w:rsid w:val="003C729D"/>
    <w:rsid w:val="003C7433"/>
    <w:rsid w:val="003C7516"/>
    <w:rsid w:val="003C7697"/>
    <w:rsid w:val="003C76C6"/>
    <w:rsid w:val="003C7AD8"/>
    <w:rsid w:val="003C7AFF"/>
    <w:rsid w:val="003C7BC2"/>
    <w:rsid w:val="003C7C75"/>
    <w:rsid w:val="003C7D67"/>
    <w:rsid w:val="003C7EAB"/>
    <w:rsid w:val="003D0059"/>
    <w:rsid w:val="003D0103"/>
    <w:rsid w:val="003D0211"/>
    <w:rsid w:val="003D03C4"/>
    <w:rsid w:val="003D04D4"/>
    <w:rsid w:val="003D054A"/>
    <w:rsid w:val="003D0648"/>
    <w:rsid w:val="003D0819"/>
    <w:rsid w:val="003D08C4"/>
    <w:rsid w:val="003D0929"/>
    <w:rsid w:val="003D09E1"/>
    <w:rsid w:val="003D0B14"/>
    <w:rsid w:val="003D0B70"/>
    <w:rsid w:val="003D0C69"/>
    <w:rsid w:val="003D0C73"/>
    <w:rsid w:val="003D0DC7"/>
    <w:rsid w:val="003D0DE9"/>
    <w:rsid w:val="003D0E15"/>
    <w:rsid w:val="003D0E6F"/>
    <w:rsid w:val="003D0ECB"/>
    <w:rsid w:val="003D0FDF"/>
    <w:rsid w:val="003D10C0"/>
    <w:rsid w:val="003D1256"/>
    <w:rsid w:val="003D127C"/>
    <w:rsid w:val="003D12C4"/>
    <w:rsid w:val="003D138A"/>
    <w:rsid w:val="003D159F"/>
    <w:rsid w:val="003D1645"/>
    <w:rsid w:val="003D16F0"/>
    <w:rsid w:val="003D17C4"/>
    <w:rsid w:val="003D1963"/>
    <w:rsid w:val="003D1A14"/>
    <w:rsid w:val="003D1C93"/>
    <w:rsid w:val="003D1ECA"/>
    <w:rsid w:val="003D21D7"/>
    <w:rsid w:val="003D21DB"/>
    <w:rsid w:val="003D24A0"/>
    <w:rsid w:val="003D25A3"/>
    <w:rsid w:val="003D26DD"/>
    <w:rsid w:val="003D2898"/>
    <w:rsid w:val="003D298B"/>
    <w:rsid w:val="003D29C7"/>
    <w:rsid w:val="003D2EEB"/>
    <w:rsid w:val="003D305B"/>
    <w:rsid w:val="003D326D"/>
    <w:rsid w:val="003D32BE"/>
    <w:rsid w:val="003D36E5"/>
    <w:rsid w:val="003D3830"/>
    <w:rsid w:val="003D38C1"/>
    <w:rsid w:val="003D3939"/>
    <w:rsid w:val="003D3AF7"/>
    <w:rsid w:val="003D3BD5"/>
    <w:rsid w:val="003D3CD7"/>
    <w:rsid w:val="003D3E79"/>
    <w:rsid w:val="003D3EEE"/>
    <w:rsid w:val="003D3F5C"/>
    <w:rsid w:val="003D3F6A"/>
    <w:rsid w:val="003D40AC"/>
    <w:rsid w:val="003D40B4"/>
    <w:rsid w:val="003D4197"/>
    <w:rsid w:val="003D42E6"/>
    <w:rsid w:val="003D4460"/>
    <w:rsid w:val="003D4628"/>
    <w:rsid w:val="003D493F"/>
    <w:rsid w:val="003D4A49"/>
    <w:rsid w:val="003D4A72"/>
    <w:rsid w:val="003D4B28"/>
    <w:rsid w:val="003D4BD0"/>
    <w:rsid w:val="003D4BEA"/>
    <w:rsid w:val="003D4DB2"/>
    <w:rsid w:val="003D4F31"/>
    <w:rsid w:val="003D51B9"/>
    <w:rsid w:val="003D52D7"/>
    <w:rsid w:val="003D53DE"/>
    <w:rsid w:val="003D5410"/>
    <w:rsid w:val="003D5447"/>
    <w:rsid w:val="003D5727"/>
    <w:rsid w:val="003D5839"/>
    <w:rsid w:val="003D5AE6"/>
    <w:rsid w:val="003D5C8D"/>
    <w:rsid w:val="003D5D9B"/>
    <w:rsid w:val="003D5F68"/>
    <w:rsid w:val="003D61B8"/>
    <w:rsid w:val="003D635F"/>
    <w:rsid w:val="003D6402"/>
    <w:rsid w:val="003D644F"/>
    <w:rsid w:val="003D6498"/>
    <w:rsid w:val="003D6698"/>
    <w:rsid w:val="003D68BA"/>
    <w:rsid w:val="003D6A69"/>
    <w:rsid w:val="003D6BF4"/>
    <w:rsid w:val="003D6C2E"/>
    <w:rsid w:val="003D6DF2"/>
    <w:rsid w:val="003D6E0F"/>
    <w:rsid w:val="003D6FA4"/>
    <w:rsid w:val="003D715A"/>
    <w:rsid w:val="003D71E5"/>
    <w:rsid w:val="003D721F"/>
    <w:rsid w:val="003D7231"/>
    <w:rsid w:val="003D72A4"/>
    <w:rsid w:val="003D72BD"/>
    <w:rsid w:val="003D75C2"/>
    <w:rsid w:val="003D76D5"/>
    <w:rsid w:val="003D7722"/>
    <w:rsid w:val="003D785A"/>
    <w:rsid w:val="003D78F8"/>
    <w:rsid w:val="003D7C35"/>
    <w:rsid w:val="003D7E54"/>
    <w:rsid w:val="003E00A3"/>
    <w:rsid w:val="003E00EB"/>
    <w:rsid w:val="003E0529"/>
    <w:rsid w:val="003E05A3"/>
    <w:rsid w:val="003E06A2"/>
    <w:rsid w:val="003E07B0"/>
    <w:rsid w:val="003E0883"/>
    <w:rsid w:val="003E0BA6"/>
    <w:rsid w:val="003E0BD7"/>
    <w:rsid w:val="003E0DD1"/>
    <w:rsid w:val="003E0DD7"/>
    <w:rsid w:val="003E106D"/>
    <w:rsid w:val="003E1368"/>
    <w:rsid w:val="003E1502"/>
    <w:rsid w:val="003E15DF"/>
    <w:rsid w:val="003E1706"/>
    <w:rsid w:val="003E185D"/>
    <w:rsid w:val="003E187B"/>
    <w:rsid w:val="003E196D"/>
    <w:rsid w:val="003E19B6"/>
    <w:rsid w:val="003E1B45"/>
    <w:rsid w:val="003E1C8B"/>
    <w:rsid w:val="003E1EBE"/>
    <w:rsid w:val="003E1F6F"/>
    <w:rsid w:val="003E21B0"/>
    <w:rsid w:val="003E2225"/>
    <w:rsid w:val="003E252E"/>
    <w:rsid w:val="003E25AD"/>
    <w:rsid w:val="003E25C3"/>
    <w:rsid w:val="003E2669"/>
    <w:rsid w:val="003E26DD"/>
    <w:rsid w:val="003E275D"/>
    <w:rsid w:val="003E29B8"/>
    <w:rsid w:val="003E2B95"/>
    <w:rsid w:val="003E2E45"/>
    <w:rsid w:val="003E2F7D"/>
    <w:rsid w:val="003E2FB9"/>
    <w:rsid w:val="003E3113"/>
    <w:rsid w:val="003E32BC"/>
    <w:rsid w:val="003E3499"/>
    <w:rsid w:val="003E35B7"/>
    <w:rsid w:val="003E35BD"/>
    <w:rsid w:val="003E36C6"/>
    <w:rsid w:val="003E36E4"/>
    <w:rsid w:val="003E37FA"/>
    <w:rsid w:val="003E391C"/>
    <w:rsid w:val="003E39BE"/>
    <w:rsid w:val="003E3A73"/>
    <w:rsid w:val="003E3BF7"/>
    <w:rsid w:val="003E3F21"/>
    <w:rsid w:val="003E3F40"/>
    <w:rsid w:val="003E3F5C"/>
    <w:rsid w:val="003E405D"/>
    <w:rsid w:val="003E40C1"/>
    <w:rsid w:val="003E4138"/>
    <w:rsid w:val="003E413E"/>
    <w:rsid w:val="003E420A"/>
    <w:rsid w:val="003E4283"/>
    <w:rsid w:val="003E4302"/>
    <w:rsid w:val="003E4533"/>
    <w:rsid w:val="003E47B3"/>
    <w:rsid w:val="003E4989"/>
    <w:rsid w:val="003E499C"/>
    <w:rsid w:val="003E4A32"/>
    <w:rsid w:val="003E4B5D"/>
    <w:rsid w:val="003E4CF9"/>
    <w:rsid w:val="003E4DAD"/>
    <w:rsid w:val="003E4E70"/>
    <w:rsid w:val="003E4F21"/>
    <w:rsid w:val="003E510D"/>
    <w:rsid w:val="003E51AB"/>
    <w:rsid w:val="003E5220"/>
    <w:rsid w:val="003E52FF"/>
    <w:rsid w:val="003E53B5"/>
    <w:rsid w:val="003E5405"/>
    <w:rsid w:val="003E543F"/>
    <w:rsid w:val="003E546B"/>
    <w:rsid w:val="003E5584"/>
    <w:rsid w:val="003E5636"/>
    <w:rsid w:val="003E5699"/>
    <w:rsid w:val="003E5771"/>
    <w:rsid w:val="003E57FA"/>
    <w:rsid w:val="003E581A"/>
    <w:rsid w:val="003E596F"/>
    <w:rsid w:val="003E5B6F"/>
    <w:rsid w:val="003E5C39"/>
    <w:rsid w:val="003E5F83"/>
    <w:rsid w:val="003E5FE4"/>
    <w:rsid w:val="003E6109"/>
    <w:rsid w:val="003E621D"/>
    <w:rsid w:val="003E62AC"/>
    <w:rsid w:val="003E63DA"/>
    <w:rsid w:val="003E6564"/>
    <w:rsid w:val="003E6835"/>
    <w:rsid w:val="003E689D"/>
    <w:rsid w:val="003E68B1"/>
    <w:rsid w:val="003E6AA8"/>
    <w:rsid w:val="003E6B60"/>
    <w:rsid w:val="003E6E92"/>
    <w:rsid w:val="003E6EDE"/>
    <w:rsid w:val="003E728F"/>
    <w:rsid w:val="003E7317"/>
    <w:rsid w:val="003E73B5"/>
    <w:rsid w:val="003E73C5"/>
    <w:rsid w:val="003E742A"/>
    <w:rsid w:val="003E7496"/>
    <w:rsid w:val="003E74D2"/>
    <w:rsid w:val="003E7674"/>
    <w:rsid w:val="003E771A"/>
    <w:rsid w:val="003E77AA"/>
    <w:rsid w:val="003E79FD"/>
    <w:rsid w:val="003E7A7A"/>
    <w:rsid w:val="003E7AA0"/>
    <w:rsid w:val="003E7AE3"/>
    <w:rsid w:val="003E7BE6"/>
    <w:rsid w:val="003E7E2D"/>
    <w:rsid w:val="003E7F2D"/>
    <w:rsid w:val="003F021E"/>
    <w:rsid w:val="003F026A"/>
    <w:rsid w:val="003F0301"/>
    <w:rsid w:val="003F0318"/>
    <w:rsid w:val="003F04CD"/>
    <w:rsid w:val="003F06B4"/>
    <w:rsid w:val="003F0974"/>
    <w:rsid w:val="003F0E1D"/>
    <w:rsid w:val="003F0E7D"/>
    <w:rsid w:val="003F0F8A"/>
    <w:rsid w:val="003F1223"/>
    <w:rsid w:val="003F12A1"/>
    <w:rsid w:val="003F12BA"/>
    <w:rsid w:val="003F1380"/>
    <w:rsid w:val="003F15C3"/>
    <w:rsid w:val="003F1748"/>
    <w:rsid w:val="003F17FF"/>
    <w:rsid w:val="003F1AAE"/>
    <w:rsid w:val="003F1AE6"/>
    <w:rsid w:val="003F1B8B"/>
    <w:rsid w:val="003F1C6C"/>
    <w:rsid w:val="003F1F58"/>
    <w:rsid w:val="003F1F82"/>
    <w:rsid w:val="003F2081"/>
    <w:rsid w:val="003F21D5"/>
    <w:rsid w:val="003F22B3"/>
    <w:rsid w:val="003F2749"/>
    <w:rsid w:val="003F2A1B"/>
    <w:rsid w:val="003F2A64"/>
    <w:rsid w:val="003F2A6F"/>
    <w:rsid w:val="003F2ADD"/>
    <w:rsid w:val="003F2CC1"/>
    <w:rsid w:val="003F2DEA"/>
    <w:rsid w:val="003F2F2C"/>
    <w:rsid w:val="003F2FAE"/>
    <w:rsid w:val="003F30E7"/>
    <w:rsid w:val="003F317E"/>
    <w:rsid w:val="003F33F6"/>
    <w:rsid w:val="003F34B9"/>
    <w:rsid w:val="003F34F1"/>
    <w:rsid w:val="003F3536"/>
    <w:rsid w:val="003F3762"/>
    <w:rsid w:val="003F37B4"/>
    <w:rsid w:val="003F3811"/>
    <w:rsid w:val="003F38BE"/>
    <w:rsid w:val="003F3A43"/>
    <w:rsid w:val="003F3A6B"/>
    <w:rsid w:val="003F3CF7"/>
    <w:rsid w:val="003F3DA5"/>
    <w:rsid w:val="003F3DF9"/>
    <w:rsid w:val="003F3EB6"/>
    <w:rsid w:val="003F3F81"/>
    <w:rsid w:val="003F4023"/>
    <w:rsid w:val="003F40FD"/>
    <w:rsid w:val="003F4170"/>
    <w:rsid w:val="003F43B6"/>
    <w:rsid w:val="003F43D5"/>
    <w:rsid w:val="003F4424"/>
    <w:rsid w:val="003F4577"/>
    <w:rsid w:val="003F4692"/>
    <w:rsid w:val="003F4ADE"/>
    <w:rsid w:val="003F4B3F"/>
    <w:rsid w:val="003F4B8C"/>
    <w:rsid w:val="003F4BC9"/>
    <w:rsid w:val="003F4DFD"/>
    <w:rsid w:val="003F4EA7"/>
    <w:rsid w:val="003F5050"/>
    <w:rsid w:val="003F51BA"/>
    <w:rsid w:val="003F51D5"/>
    <w:rsid w:val="003F54B3"/>
    <w:rsid w:val="003F54FF"/>
    <w:rsid w:val="003F561E"/>
    <w:rsid w:val="003F56CE"/>
    <w:rsid w:val="003F595D"/>
    <w:rsid w:val="003F5C17"/>
    <w:rsid w:val="003F5D2B"/>
    <w:rsid w:val="003F5DF6"/>
    <w:rsid w:val="003F5F06"/>
    <w:rsid w:val="003F5F4F"/>
    <w:rsid w:val="003F607E"/>
    <w:rsid w:val="003F60D5"/>
    <w:rsid w:val="003F60EC"/>
    <w:rsid w:val="003F6106"/>
    <w:rsid w:val="003F61AA"/>
    <w:rsid w:val="003F637B"/>
    <w:rsid w:val="003F64C4"/>
    <w:rsid w:val="003F65EE"/>
    <w:rsid w:val="003F66C9"/>
    <w:rsid w:val="003F6833"/>
    <w:rsid w:val="003F6B82"/>
    <w:rsid w:val="003F6BA4"/>
    <w:rsid w:val="003F6BCE"/>
    <w:rsid w:val="003F6D05"/>
    <w:rsid w:val="003F6D35"/>
    <w:rsid w:val="003F6D4E"/>
    <w:rsid w:val="003F6D8E"/>
    <w:rsid w:val="003F6EE5"/>
    <w:rsid w:val="003F6F27"/>
    <w:rsid w:val="003F7017"/>
    <w:rsid w:val="003F705D"/>
    <w:rsid w:val="003F7079"/>
    <w:rsid w:val="003F737C"/>
    <w:rsid w:val="003F73ED"/>
    <w:rsid w:val="003F7426"/>
    <w:rsid w:val="003F7683"/>
    <w:rsid w:val="003F7844"/>
    <w:rsid w:val="003F784C"/>
    <w:rsid w:val="003F78C8"/>
    <w:rsid w:val="003F7CEE"/>
    <w:rsid w:val="003F7FEF"/>
    <w:rsid w:val="004000BC"/>
    <w:rsid w:val="0040013E"/>
    <w:rsid w:val="004003C2"/>
    <w:rsid w:val="004003E9"/>
    <w:rsid w:val="0040057D"/>
    <w:rsid w:val="004006E2"/>
    <w:rsid w:val="0040074A"/>
    <w:rsid w:val="0040096D"/>
    <w:rsid w:val="00400B97"/>
    <w:rsid w:val="00400D3A"/>
    <w:rsid w:val="00400D65"/>
    <w:rsid w:val="00400E30"/>
    <w:rsid w:val="0040102D"/>
    <w:rsid w:val="00401099"/>
    <w:rsid w:val="00401246"/>
    <w:rsid w:val="0040129F"/>
    <w:rsid w:val="004013D6"/>
    <w:rsid w:val="00401508"/>
    <w:rsid w:val="004016D4"/>
    <w:rsid w:val="004016EA"/>
    <w:rsid w:val="0040174D"/>
    <w:rsid w:val="004017E6"/>
    <w:rsid w:val="00401807"/>
    <w:rsid w:val="0040183E"/>
    <w:rsid w:val="0040191A"/>
    <w:rsid w:val="0040197E"/>
    <w:rsid w:val="00401A0A"/>
    <w:rsid w:val="00401A2F"/>
    <w:rsid w:val="00401B27"/>
    <w:rsid w:val="00401BC3"/>
    <w:rsid w:val="00401BC5"/>
    <w:rsid w:val="00401CF5"/>
    <w:rsid w:val="00401D90"/>
    <w:rsid w:val="00401EAA"/>
    <w:rsid w:val="00401F99"/>
    <w:rsid w:val="00401FC7"/>
    <w:rsid w:val="00401FF0"/>
    <w:rsid w:val="00402018"/>
    <w:rsid w:val="00402055"/>
    <w:rsid w:val="0040205B"/>
    <w:rsid w:val="004020A5"/>
    <w:rsid w:val="004023D0"/>
    <w:rsid w:val="00402471"/>
    <w:rsid w:val="00402507"/>
    <w:rsid w:val="00402769"/>
    <w:rsid w:val="004027FB"/>
    <w:rsid w:val="00402935"/>
    <w:rsid w:val="00402973"/>
    <w:rsid w:val="00402A12"/>
    <w:rsid w:val="00402B07"/>
    <w:rsid w:val="00402B5B"/>
    <w:rsid w:val="00402D13"/>
    <w:rsid w:val="00402F2E"/>
    <w:rsid w:val="00402F6F"/>
    <w:rsid w:val="004031F1"/>
    <w:rsid w:val="00403211"/>
    <w:rsid w:val="00403377"/>
    <w:rsid w:val="004033AB"/>
    <w:rsid w:val="004033DB"/>
    <w:rsid w:val="00403441"/>
    <w:rsid w:val="004034F5"/>
    <w:rsid w:val="00403A0D"/>
    <w:rsid w:val="00403BB1"/>
    <w:rsid w:val="00403CBF"/>
    <w:rsid w:val="00403CDE"/>
    <w:rsid w:val="00403DEA"/>
    <w:rsid w:val="00403E01"/>
    <w:rsid w:val="00403E1D"/>
    <w:rsid w:val="00403EEB"/>
    <w:rsid w:val="00403FDA"/>
    <w:rsid w:val="00404065"/>
    <w:rsid w:val="00404105"/>
    <w:rsid w:val="00404647"/>
    <w:rsid w:val="0040476F"/>
    <w:rsid w:val="004048B2"/>
    <w:rsid w:val="00404939"/>
    <w:rsid w:val="00404D41"/>
    <w:rsid w:val="00404F17"/>
    <w:rsid w:val="00405076"/>
    <w:rsid w:val="00405124"/>
    <w:rsid w:val="004052D7"/>
    <w:rsid w:val="00405318"/>
    <w:rsid w:val="004053FE"/>
    <w:rsid w:val="00405942"/>
    <w:rsid w:val="00405A60"/>
    <w:rsid w:val="00405B11"/>
    <w:rsid w:val="00405B19"/>
    <w:rsid w:val="00405B83"/>
    <w:rsid w:val="00405D99"/>
    <w:rsid w:val="00405EC4"/>
    <w:rsid w:val="00405FDD"/>
    <w:rsid w:val="00405FE4"/>
    <w:rsid w:val="00406088"/>
    <w:rsid w:val="00406099"/>
    <w:rsid w:val="0040609B"/>
    <w:rsid w:val="0040646F"/>
    <w:rsid w:val="004065CF"/>
    <w:rsid w:val="004065F3"/>
    <w:rsid w:val="00406637"/>
    <w:rsid w:val="0040677A"/>
    <w:rsid w:val="004067EE"/>
    <w:rsid w:val="0040682D"/>
    <w:rsid w:val="00406A8D"/>
    <w:rsid w:val="00406AEF"/>
    <w:rsid w:val="00406B80"/>
    <w:rsid w:val="00406BA6"/>
    <w:rsid w:val="00406C69"/>
    <w:rsid w:val="00406DB0"/>
    <w:rsid w:val="00406FFB"/>
    <w:rsid w:val="004071B7"/>
    <w:rsid w:val="0040722A"/>
    <w:rsid w:val="00407246"/>
    <w:rsid w:val="00407252"/>
    <w:rsid w:val="004072BA"/>
    <w:rsid w:val="004072C9"/>
    <w:rsid w:val="00407375"/>
    <w:rsid w:val="004073F9"/>
    <w:rsid w:val="00407472"/>
    <w:rsid w:val="00407659"/>
    <w:rsid w:val="00407683"/>
    <w:rsid w:val="004077A6"/>
    <w:rsid w:val="00407923"/>
    <w:rsid w:val="00407A20"/>
    <w:rsid w:val="00407D49"/>
    <w:rsid w:val="00407EBD"/>
    <w:rsid w:val="00407FFA"/>
    <w:rsid w:val="004101DD"/>
    <w:rsid w:val="0041048E"/>
    <w:rsid w:val="00410661"/>
    <w:rsid w:val="0041067E"/>
    <w:rsid w:val="004106BE"/>
    <w:rsid w:val="004106D4"/>
    <w:rsid w:val="0041086C"/>
    <w:rsid w:val="00410E97"/>
    <w:rsid w:val="00410EA5"/>
    <w:rsid w:val="00410EA8"/>
    <w:rsid w:val="00411092"/>
    <w:rsid w:val="004110D9"/>
    <w:rsid w:val="004111FD"/>
    <w:rsid w:val="004112A6"/>
    <w:rsid w:val="004114CD"/>
    <w:rsid w:val="0041193C"/>
    <w:rsid w:val="00411A05"/>
    <w:rsid w:val="00411BD5"/>
    <w:rsid w:val="00411D01"/>
    <w:rsid w:val="00411D12"/>
    <w:rsid w:val="00411D5A"/>
    <w:rsid w:val="00411D5B"/>
    <w:rsid w:val="00411E37"/>
    <w:rsid w:val="00411F88"/>
    <w:rsid w:val="00411FB5"/>
    <w:rsid w:val="00411FE6"/>
    <w:rsid w:val="00412103"/>
    <w:rsid w:val="00412244"/>
    <w:rsid w:val="004125D1"/>
    <w:rsid w:val="00412A57"/>
    <w:rsid w:val="00412B39"/>
    <w:rsid w:val="00412C06"/>
    <w:rsid w:val="00412DDB"/>
    <w:rsid w:val="00412E40"/>
    <w:rsid w:val="00412F9F"/>
    <w:rsid w:val="00413060"/>
    <w:rsid w:val="0041316F"/>
    <w:rsid w:val="004131A5"/>
    <w:rsid w:val="004134D1"/>
    <w:rsid w:val="00413505"/>
    <w:rsid w:val="00413737"/>
    <w:rsid w:val="00413953"/>
    <w:rsid w:val="00413AC5"/>
    <w:rsid w:val="00413B0A"/>
    <w:rsid w:val="00413C6E"/>
    <w:rsid w:val="00413DE3"/>
    <w:rsid w:val="00413F36"/>
    <w:rsid w:val="00413F71"/>
    <w:rsid w:val="00413FC6"/>
    <w:rsid w:val="00414262"/>
    <w:rsid w:val="004142EE"/>
    <w:rsid w:val="00414879"/>
    <w:rsid w:val="0041488A"/>
    <w:rsid w:val="00414DCB"/>
    <w:rsid w:val="00414FFD"/>
    <w:rsid w:val="004150D0"/>
    <w:rsid w:val="00415303"/>
    <w:rsid w:val="004153C0"/>
    <w:rsid w:val="004153E7"/>
    <w:rsid w:val="00415591"/>
    <w:rsid w:val="0041564E"/>
    <w:rsid w:val="004159EF"/>
    <w:rsid w:val="00415C7A"/>
    <w:rsid w:val="00415C95"/>
    <w:rsid w:val="00415FE5"/>
    <w:rsid w:val="00416163"/>
    <w:rsid w:val="00416171"/>
    <w:rsid w:val="004162C1"/>
    <w:rsid w:val="00416389"/>
    <w:rsid w:val="0041638D"/>
    <w:rsid w:val="004164A6"/>
    <w:rsid w:val="004165B6"/>
    <w:rsid w:val="00416679"/>
    <w:rsid w:val="00416866"/>
    <w:rsid w:val="00416D69"/>
    <w:rsid w:val="00416E1E"/>
    <w:rsid w:val="00416F64"/>
    <w:rsid w:val="00417006"/>
    <w:rsid w:val="004170A6"/>
    <w:rsid w:val="004171EC"/>
    <w:rsid w:val="004172CE"/>
    <w:rsid w:val="004173EF"/>
    <w:rsid w:val="004174AE"/>
    <w:rsid w:val="0041751C"/>
    <w:rsid w:val="00417734"/>
    <w:rsid w:val="00417888"/>
    <w:rsid w:val="004178AB"/>
    <w:rsid w:val="00417A33"/>
    <w:rsid w:val="00417A8C"/>
    <w:rsid w:val="00417A93"/>
    <w:rsid w:val="00417AE3"/>
    <w:rsid w:val="00417C47"/>
    <w:rsid w:val="0042001B"/>
    <w:rsid w:val="004201A6"/>
    <w:rsid w:val="0042048D"/>
    <w:rsid w:val="004205F7"/>
    <w:rsid w:val="00420768"/>
    <w:rsid w:val="004207EB"/>
    <w:rsid w:val="004209E5"/>
    <w:rsid w:val="00420A02"/>
    <w:rsid w:val="00420A1F"/>
    <w:rsid w:val="00420A4A"/>
    <w:rsid w:val="00420DE0"/>
    <w:rsid w:val="00420E55"/>
    <w:rsid w:val="00420E58"/>
    <w:rsid w:val="00420E60"/>
    <w:rsid w:val="00421311"/>
    <w:rsid w:val="004213A6"/>
    <w:rsid w:val="0042165D"/>
    <w:rsid w:val="00421849"/>
    <w:rsid w:val="00421B84"/>
    <w:rsid w:val="00421C41"/>
    <w:rsid w:val="00421CEC"/>
    <w:rsid w:val="00421DB3"/>
    <w:rsid w:val="00422062"/>
    <w:rsid w:val="00422257"/>
    <w:rsid w:val="004223E0"/>
    <w:rsid w:val="0042255A"/>
    <w:rsid w:val="00422601"/>
    <w:rsid w:val="0042268B"/>
    <w:rsid w:val="00422818"/>
    <w:rsid w:val="00422A14"/>
    <w:rsid w:val="00422B01"/>
    <w:rsid w:val="0042306C"/>
    <w:rsid w:val="0042323A"/>
    <w:rsid w:val="004233A5"/>
    <w:rsid w:val="00423770"/>
    <w:rsid w:val="00423D4A"/>
    <w:rsid w:val="00423DF8"/>
    <w:rsid w:val="00423E46"/>
    <w:rsid w:val="00423F8B"/>
    <w:rsid w:val="00423FD8"/>
    <w:rsid w:val="00423FDA"/>
    <w:rsid w:val="0042400E"/>
    <w:rsid w:val="00424186"/>
    <w:rsid w:val="004243E6"/>
    <w:rsid w:val="0042449E"/>
    <w:rsid w:val="0042488A"/>
    <w:rsid w:val="00424897"/>
    <w:rsid w:val="004249CF"/>
    <w:rsid w:val="004249F2"/>
    <w:rsid w:val="00424A95"/>
    <w:rsid w:val="00424B7E"/>
    <w:rsid w:val="00424C39"/>
    <w:rsid w:val="00424CCD"/>
    <w:rsid w:val="00424E5B"/>
    <w:rsid w:val="00424E7B"/>
    <w:rsid w:val="00424FCC"/>
    <w:rsid w:val="004250E0"/>
    <w:rsid w:val="0042534B"/>
    <w:rsid w:val="004254BC"/>
    <w:rsid w:val="00425530"/>
    <w:rsid w:val="00425653"/>
    <w:rsid w:val="00425756"/>
    <w:rsid w:val="004258A4"/>
    <w:rsid w:val="00425D1E"/>
    <w:rsid w:val="00425D25"/>
    <w:rsid w:val="00425D68"/>
    <w:rsid w:val="00425DC4"/>
    <w:rsid w:val="00425E23"/>
    <w:rsid w:val="00425ED7"/>
    <w:rsid w:val="004261F8"/>
    <w:rsid w:val="00426263"/>
    <w:rsid w:val="00426283"/>
    <w:rsid w:val="00426453"/>
    <w:rsid w:val="004264F9"/>
    <w:rsid w:val="00426553"/>
    <w:rsid w:val="004265B1"/>
    <w:rsid w:val="004265C0"/>
    <w:rsid w:val="0042661D"/>
    <w:rsid w:val="00426684"/>
    <w:rsid w:val="004267BA"/>
    <w:rsid w:val="0042682F"/>
    <w:rsid w:val="004269BC"/>
    <w:rsid w:val="00426AA2"/>
    <w:rsid w:val="00426CC6"/>
    <w:rsid w:val="00426D59"/>
    <w:rsid w:val="00426D88"/>
    <w:rsid w:val="00426E67"/>
    <w:rsid w:val="00426EC0"/>
    <w:rsid w:val="00426FC5"/>
    <w:rsid w:val="004270E0"/>
    <w:rsid w:val="00427112"/>
    <w:rsid w:val="0042714E"/>
    <w:rsid w:val="00427267"/>
    <w:rsid w:val="004272E9"/>
    <w:rsid w:val="0042743E"/>
    <w:rsid w:val="0042746E"/>
    <w:rsid w:val="0042747B"/>
    <w:rsid w:val="0042748C"/>
    <w:rsid w:val="004277AA"/>
    <w:rsid w:val="004277CA"/>
    <w:rsid w:val="004277F1"/>
    <w:rsid w:val="004278D9"/>
    <w:rsid w:val="00427A87"/>
    <w:rsid w:val="00427BDA"/>
    <w:rsid w:val="00427BE3"/>
    <w:rsid w:val="00427C57"/>
    <w:rsid w:val="00427CAD"/>
    <w:rsid w:val="00427EE4"/>
    <w:rsid w:val="00427EF7"/>
    <w:rsid w:val="004301A4"/>
    <w:rsid w:val="00430263"/>
    <w:rsid w:val="0043048B"/>
    <w:rsid w:val="004304E7"/>
    <w:rsid w:val="00430578"/>
    <w:rsid w:val="00430672"/>
    <w:rsid w:val="00430743"/>
    <w:rsid w:val="00430792"/>
    <w:rsid w:val="004307E5"/>
    <w:rsid w:val="004307F5"/>
    <w:rsid w:val="00430875"/>
    <w:rsid w:val="004308B2"/>
    <w:rsid w:val="00430920"/>
    <w:rsid w:val="00431313"/>
    <w:rsid w:val="00431336"/>
    <w:rsid w:val="004313CC"/>
    <w:rsid w:val="0043140D"/>
    <w:rsid w:val="004317FA"/>
    <w:rsid w:val="004318FF"/>
    <w:rsid w:val="00431A3F"/>
    <w:rsid w:val="00431C8E"/>
    <w:rsid w:val="00431E25"/>
    <w:rsid w:val="00431E43"/>
    <w:rsid w:val="00431F5A"/>
    <w:rsid w:val="004320DA"/>
    <w:rsid w:val="0043213B"/>
    <w:rsid w:val="0043226D"/>
    <w:rsid w:val="004323DB"/>
    <w:rsid w:val="004324D6"/>
    <w:rsid w:val="00432675"/>
    <w:rsid w:val="004328C4"/>
    <w:rsid w:val="00432B0C"/>
    <w:rsid w:val="00432C68"/>
    <w:rsid w:val="00432D57"/>
    <w:rsid w:val="00432E4C"/>
    <w:rsid w:val="00433052"/>
    <w:rsid w:val="004330BB"/>
    <w:rsid w:val="00433138"/>
    <w:rsid w:val="004331C1"/>
    <w:rsid w:val="00433548"/>
    <w:rsid w:val="0043354A"/>
    <w:rsid w:val="004338B8"/>
    <w:rsid w:val="00433914"/>
    <w:rsid w:val="00433F9E"/>
    <w:rsid w:val="00434133"/>
    <w:rsid w:val="004341F1"/>
    <w:rsid w:val="0043423E"/>
    <w:rsid w:val="004342A1"/>
    <w:rsid w:val="0043441A"/>
    <w:rsid w:val="004344A8"/>
    <w:rsid w:val="00434659"/>
    <w:rsid w:val="00434751"/>
    <w:rsid w:val="00434A76"/>
    <w:rsid w:val="00434BEC"/>
    <w:rsid w:val="00434C5A"/>
    <w:rsid w:val="00434CBD"/>
    <w:rsid w:val="00434DA7"/>
    <w:rsid w:val="00434DCE"/>
    <w:rsid w:val="00434F38"/>
    <w:rsid w:val="00435090"/>
    <w:rsid w:val="004350F8"/>
    <w:rsid w:val="00435212"/>
    <w:rsid w:val="004352BB"/>
    <w:rsid w:val="004353EF"/>
    <w:rsid w:val="00435448"/>
    <w:rsid w:val="00435475"/>
    <w:rsid w:val="0043566C"/>
    <w:rsid w:val="0043576F"/>
    <w:rsid w:val="00435784"/>
    <w:rsid w:val="004358A4"/>
    <w:rsid w:val="00435A6E"/>
    <w:rsid w:val="00435BC7"/>
    <w:rsid w:val="00435C5D"/>
    <w:rsid w:val="00435EBB"/>
    <w:rsid w:val="00435EC2"/>
    <w:rsid w:val="00436216"/>
    <w:rsid w:val="0043633B"/>
    <w:rsid w:val="00436454"/>
    <w:rsid w:val="004365C2"/>
    <w:rsid w:val="004365F3"/>
    <w:rsid w:val="0043674C"/>
    <w:rsid w:val="00436844"/>
    <w:rsid w:val="004368D1"/>
    <w:rsid w:val="004368FA"/>
    <w:rsid w:val="00436D5E"/>
    <w:rsid w:val="00436DC2"/>
    <w:rsid w:val="00436F89"/>
    <w:rsid w:val="00436FB9"/>
    <w:rsid w:val="004370A1"/>
    <w:rsid w:val="00437366"/>
    <w:rsid w:val="004375E7"/>
    <w:rsid w:val="00437634"/>
    <w:rsid w:val="004376DE"/>
    <w:rsid w:val="00437B28"/>
    <w:rsid w:val="00437B9A"/>
    <w:rsid w:val="00437C47"/>
    <w:rsid w:val="00437DCE"/>
    <w:rsid w:val="00437DD5"/>
    <w:rsid w:val="00437EFE"/>
    <w:rsid w:val="00437F75"/>
    <w:rsid w:val="00437FF1"/>
    <w:rsid w:val="0044009E"/>
    <w:rsid w:val="00440102"/>
    <w:rsid w:val="0044019E"/>
    <w:rsid w:val="00440253"/>
    <w:rsid w:val="0044095B"/>
    <w:rsid w:val="00440A65"/>
    <w:rsid w:val="00440ADD"/>
    <w:rsid w:val="00440BAB"/>
    <w:rsid w:val="00440C91"/>
    <w:rsid w:val="00440D55"/>
    <w:rsid w:val="00440ECB"/>
    <w:rsid w:val="00440F27"/>
    <w:rsid w:val="00440FDF"/>
    <w:rsid w:val="0044102F"/>
    <w:rsid w:val="004411A1"/>
    <w:rsid w:val="00441216"/>
    <w:rsid w:val="004412E5"/>
    <w:rsid w:val="00441348"/>
    <w:rsid w:val="004413BD"/>
    <w:rsid w:val="004418F1"/>
    <w:rsid w:val="0044190D"/>
    <w:rsid w:val="00441BB3"/>
    <w:rsid w:val="00441C6B"/>
    <w:rsid w:val="00441DEC"/>
    <w:rsid w:val="00441E7E"/>
    <w:rsid w:val="004422DD"/>
    <w:rsid w:val="00442470"/>
    <w:rsid w:val="004426C3"/>
    <w:rsid w:val="0044278E"/>
    <w:rsid w:val="00442804"/>
    <w:rsid w:val="00442898"/>
    <w:rsid w:val="00442B59"/>
    <w:rsid w:val="00442D43"/>
    <w:rsid w:val="00442E22"/>
    <w:rsid w:val="00442E4C"/>
    <w:rsid w:val="00442F53"/>
    <w:rsid w:val="00442FD8"/>
    <w:rsid w:val="00443009"/>
    <w:rsid w:val="0044306C"/>
    <w:rsid w:val="00443373"/>
    <w:rsid w:val="0044337E"/>
    <w:rsid w:val="00443424"/>
    <w:rsid w:val="004436F2"/>
    <w:rsid w:val="00443B31"/>
    <w:rsid w:val="00443E10"/>
    <w:rsid w:val="00443ED0"/>
    <w:rsid w:val="00443F05"/>
    <w:rsid w:val="00443F08"/>
    <w:rsid w:val="00444067"/>
    <w:rsid w:val="00444076"/>
    <w:rsid w:val="00444080"/>
    <w:rsid w:val="0044421E"/>
    <w:rsid w:val="0044445B"/>
    <w:rsid w:val="004446B0"/>
    <w:rsid w:val="004447F4"/>
    <w:rsid w:val="00444826"/>
    <w:rsid w:val="0044483A"/>
    <w:rsid w:val="004448B4"/>
    <w:rsid w:val="004448EE"/>
    <w:rsid w:val="004449FA"/>
    <w:rsid w:val="00444B20"/>
    <w:rsid w:val="00444BA4"/>
    <w:rsid w:val="00444C23"/>
    <w:rsid w:val="00444E03"/>
    <w:rsid w:val="00444E7D"/>
    <w:rsid w:val="00444F17"/>
    <w:rsid w:val="00444F52"/>
    <w:rsid w:val="00444F62"/>
    <w:rsid w:val="00445195"/>
    <w:rsid w:val="004451B4"/>
    <w:rsid w:val="004452B1"/>
    <w:rsid w:val="00445339"/>
    <w:rsid w:val="00445342"/>
    <w:rsid w:val="00445473"/>
    <w:rsid w:val="004455EA"/>
    <w:rsid w:val="00445602"/>
    <w:rsid w:val="004459FA"/>
    <w:rsid w:val="00445AA8"/>
    <w:rsid w:val="00445C3A"/>
    <w:rsid w:val="00445E01"/>
    <w:rsid w:val="00445E92"/>
    <w:rsid w:val="0044610D"/>
    <w:rsid w:val="004461BA"/>
    <w:rsid w:val="004465E1"/>
    <w:rsid w:val="00446611"/>
    <w:rsid w:val="004466D3"/>
    <w:rsid w:val="00446762"/>
    <w:rsid w:val="00446770"/>
    <w:rsid w:val="004468CB"/>
    <w:rsid w:val="00446998"/>
    <w:rsid w:val="00446B1C"/>
    <w:rsid w:val="00446BCF"/>
    <w:rsid w:val="00446CA4"/>
    <w:rsid w:val="00446EF2"/>
    <w:rsid w:val="00446F44"/>
    <w:rsid w:val="00446F88"/>
    <w:rsid w:val="00446FD7"/>
    <w:rsid w:val="0044714B"/>
    <w:rsid w:val="0044723E"/>
    <w:rsid w:val="00447435"/>
    <w:rsid w:val="00447585"/>
    <w:rsid w:val="004475C8"/>
    <w:rsid w:val="004476D4"/>
    <w:rsid w:val="00447812"/>
    <w:rsid w:val="00447958"/>
    <w:rsid w:val="0044797D"/>
    <w:rsid w:val="00447A9C"/>
    <w:rsid w:val="00447AD9"/>
    <w:rsid w:val="00447AED"/>
    <w:rsid w:val="00447B69"/>
    <w:rsid w:val="00447BB0"/>
    <w:rsid w:val="00447BFB"/>
    <w:rsid w:val="00447C8E"/>
    <w:rsid w:val="00447CF1"/>
    <w:rsid w:val="00447FFA"/>
    <w:rsid w:val="004501F8"/>
    <w:rsid w:val="00450342"/>
    <w:rsid w:val="00450674"/>
    <w:rsid w:val="00450727"/>
    <w:rsid w:val="004508DB"/>
    <w:rsid w:val="0045096C"/>
    <w:rsid w:val="00450B2D"/>
    <w:rsid w:val="00450E5D"/>
    <w:rsid w:val="00450E94"/>
    <w:rsid w:val="00450F0C"/>
    <w:rsid w:val="00450F0D"/>
    <w:rsid w:val="0045103C"/>
    <w:rsid w:val="00451263"/>
    <w:rsid w:val="004513D5"/>
    <w:rsid w:val="0045145B"/>
    <w:rsid w:val="00451653"/>
    <w:rsid w:val="00451913"/>
    <w:rsid w:val="00451958"/>
    <w:rsid w:val="00451976"/>
    <w:rsid w:val="00451990"/>
    <w:rsid w:val="0045199A"/>
    <w:rsid w:val="004519DA"/>
    <w:rsid w:val="00451CAD"/>
    <w:rsid w:val="00451D25"/>
    <w:rsid w:val="00451D89"/>
    <w:rsid w:val="00451EAF"/>
    <w:rsid w:val="00451FE4"/>
    <w:rsid w:val="004521FD"/>
    <w:rsid w:val="0045227D"/>
    <w:rsid w:val="00452465"/>
    <w:rsid w:val="004525C7"/>
    <w:rsid w:val="00452606"/>
    <w:rsid w:val="004529FD"/>
    <w:rsid w:val="00452D25"/>
    <w:rsid w:val="00452ED8"/>
    <w:rsid w:val="00452FA0"/>
    <w:rsid w:val="00453208"/>
    <w:rsid w:val="0045321D"/>
    <w:rsid w:val="00453360"/>
    <w:rsid w:val="004533D3"/>
    <w:rsid w:val="00453416"/>
    <w:rsid w:val="0045375D"/>
    <w:rsid w:val="00453859"/>
    <w:rsid w:val="004539AA"/>
    <w:rsid w:val="00453D37"/>
    <w:rsid w:val="00453D9C"/>
    <w:rsid w:val="00453F51"/>
    <w:rsid w:val="00454002"/>
    <w:rsid w:val="00454108"/>
    <w:rsid w:val="00454214"/>
    <w:rsid w:val="00454380"/>
    <w:rsid w:val="0045441C"/>
    <w:rsid w:val="0045451D"/>
    <w:rsid w:val="004546A0"/>
    <w:rsid w:val="0045495B"/>
    <w:rsid w:val="00454A52"/>
    <w:rsid w:val="00454B1A"/>
    <w:rsid w:val="00454B8A"/>
    <w:rsid w:val="00454BFF"/>
    <w:rsid w:val="00454C1E"/>
    <w:rsid w:val="00454CD8"/>
    <w:rsid w:val="00454DAF"/>
    <w:rsid w:val="00454E2A"/>
    <w:rsid w:val="00454EF5"/>
    <w:rsid w:val="00454F2E"/>
    <w:rsid w:val="00455270"/>
    <w:rsid w:val="00455344"/>
    <w:rsid w:val="00455415"/>
    <w:rsid w:val="00455520"/>
    <w:rsid w:val="004555E5"/>
    <w:rsid w:val="0045565E"/>
    <w:rsid w:val="00455714"/>
    <w:rsid w:val="0045593F"/>
    <w:rsid w:val="00455A2F"/>
    <w:rsid w:val="00455A3C"/>
    <w:rsid w:val="00455B42"/>
    <w:rsid w:val="00455BDA"/>
    <w:rsid w:val="00455C87"/>
    <w:rsid w:val="00455C9A"/>
    <w:rsid w:val="00455D12"/>
    <w:rsid w:val="00455DCD"/>
    <w:rsid w:val="00455E10"/>
    <w:rsid w:val="00455EF5"/>
    <w:rsid w:val="00456052"/>
    <w:rsid w:val="004560B6"/>
    <w:rsid w:val="00456113"/>
    <w:rsid w:val="0045612B"/>
    <w:rsid w:val="00456422"/>
    <w:rsid w:val="00456477"/>
    <w:rsid w:val="0045662E"/>
    <w:rsid w:val="00456660"/>
    <w:rsid w:val="00456A23"/>
    <w:rsid w:val="00456A6E"/>
    <w:rsid w:val="00456AAA"/>
    <w:rsid w:val="00456D72"/>
    <w:rsid w:val="00456DF9"/>
    <w:rsid w:val="00456E24"/>
    <w:rsid w:val="00456F65"/>
    <w:rsid w:val="00456FB9"/>
    <w:rsid w:val="004571E0"/>
    <w:rsid w:val="00457269"/>
    <w:rsid w:val="00457A1D"/>
    <w:rsid w:val="00457C88"/>
    <w:rsid w:val="00457CDB"/>
    <w:rsid w:val="00457D45"/>
    <w:rsid w:val="00457ED6"/>
    <w:rsid w:val="004600B8"/>
    <w:rsid w:val="004600D3"/>
    <w:rsid w:val="0046014F"/>
    <w:rsid w:val="0046023F"/>
    <w:rsid w:val="004603BE"/>
    <w:rsid w:val="004603CD"/>
    <w:rsid w:val="004603E3"/>
    <w:rsid w:val="00460454"/>
    <w:rsid w:val="0046054D"/>
    <w:rsid w:val="0046061A"/>
    <w:rsid w:val="00460642"/>
    <w:rsid w:val="0046072D"/>
    <w:rsid w:val="0046084E"/>
    <w:rsid w:val="0046088E"/>
    <w:rsid w:val="00460A55"/>
    <w:rsid w:val="00460ADF"/>
    <w:rsid w:val="00460B42"/>
    <w:rsid w:val="00460C54"/>
    <w:rsid w:val="00460CD1"/>
    <w:rsid w:val="00460CEF"/>
    <w:rsid w:val="00460D25"/>
    <w:rsid w:val="00460DF7"/>
    <w:rsid w:val="0046154A"/>
    <w:rsid w:val="00461911"/>
    <w:rsid w:val="0046193F"/>
    <w:rsid w:val="00461A39"/>
    <w:rsid w:val="00461C7F"/>
    <w:rsid w:val="00461E11"/>
    <w:rsid w:val="00461E62"/>
    <w:rsid w:val="00461EC6"/>
    <w:rsid w:val="0046208F"/>
    <w:rsid w:val="004621D8"/>
    <w:rsid w:val="004622A0"/>
    <w:rsid w:val="0046235E"/>
    <w:rsid w:val="004624C8"/>
    <w:rsid w:val="00462583"/>
    <w:rsid w:val="004627BA"/>
    <w:rsid w:val="00462830"/>
    <w:rsid w:val="00462A67"/>
    <w:rsid w:val="00462B64"/>
    <w:rsid w:val="00462CFA"/>
    <w:rsid w:val="00462DA0"/>
    <w:rsid w:val="00462FBA"/>
    <w:rsid w:val="00463065"/>
    <w:rsid w:val="0046312C"/>
    <w:rsid w:val="004631A4"/>
    <w:rsid w:val="00463358"/>
    <w:rsid w:val="004633DB"/>
    <w:rsid w:val="00463432"/>
    <w:rsid w:val="00463493"/>
    <w:rsid w:val="004634CA"/>
    <w:rsid w:val="004634D2"/>
    <w:rsid w:val="0046352B"/>
    <w:rsid w:val="0046374F"/>
    <w:rsid w:val="00463B20"/>
    <w:rsid w:val="00463CCE"/>
    <w:rsid w:val="00463D15"/>
    <w:rsid w:val="00463E9A"/>
    <w:rsid w:val="00463F45"/>
    <w:rsid w:val="00463F9C"/>
    <w:rsid w:val="00464090"/>
    <w:rsid w:val="004640B4"/>
    <w:rsid w:val="0046411B"/>
    <w:rsid w:val="0046416D"/>
    <w:rsid w:val="0046428B"/>
    <w:rsid w:val="0046430A"/>
    <w:rsid w:val="00464552"/>
    <w:rsid w:val="004645A5"/>
    <w:rsid w:val="00464607"/>
    <w:rsid w:val="004646E2"/>
    <w:rsid w:val="00464BB7"/>
    <w:rsid w:val="00464DD3"/>
    <w:rsid w:val="00464EF1"/>
    <w:rsid w:val="00464FE0"/>
    <w:rsid w:val="004650A0"/>
    <w:rsid w:val="004650E8"/>
    <w:rsid w:val="00465115"/>
    <w:rsid w:val="004653A6"/>
    <w:rsid w:val="004654C0"/>
    <w:rsid w:val="004656F5"/>
    <w:rsid w:val="0046575A"/>
    <w:rsid w:val="0046575B"/>
    <w:rsid w:val="0046586C"/>
    <w:rsid w:val="00465893"/>
    <w:rsid w:val="004659DE"/>
    <w:rsid w:val="00465BD9"/>
    <w:rsid w:val="00465BDE"/>
    <w:rsid w:val="00465C08"/>
    <w:rsid w:val="00465C3A"/>
    <w:rsid w:val="00465E86"/>
    <w:rsid w:val="00465EFC"/>
    <w:rsid w:val="0046616C"/>
    <w:rsid w:val="00466217"/>
    <w:rsid w:val="004662F3"/>
    <w:rsid w:val="00466423"/>
    <w:rsid w:val="00466517"/>
    <w:rsid w:val="00466540"/>
    <w:rsid w:val="0046655C"/>
    <w:rsid w:val="00466945"/>
    <w:rsid w:val="00466B42"/>
    <w:rsid w:val="00466B7C"/>
    <w:rsid w:val="00466C30"/>
    <w:rsid w:val="00466D4B"/>
    <w:rsid w:val="00466D70"/>
    <w:rsid w:val="00466ECD"/>
    <w:rsid w:val="0046707D"/>
    <w:rsid w:val="004671A1"/>
    <w:rsid w:val="00467397"/>
    <w:rsid w:val="004673B3"/>
    <w:rsid w:val="004674D3"/>
    <w:rsid w:val="00467675"/>
    <w:rsid w:val="00467B25"/>
    <w:rsid w:val="00467BA1"/>
    <w:rsid w:val="00467CDC"/>
    <w:rsid w:val="00467D34"/>
    <w:rsid w:val="00467DCF"/>
    <w:rsid w:val="00467F6F"/>
    <w:rsid w:val="00467FCF"/>
    <w:rsid w:val="0047003A"/>
    <w:rsid w:val="00470083"/>
    <w:rsid w:val="00470165"/>
    <w:rsid w:val="0047028F"/>
    <w:rsid w:val="00470290"/>
    <w:rsid w:val="00470343"/>
    <w:rsid w:val="00470380"/>
    <w:rsid w:val="004705C6"/>
    <w:rsid w:val="0047068E"/>
    <w:rsid w:val="00470705"/>
    <w:rsid w:val="004707AB"/>
    <w:rsid w:val="00470830"/>
    <w:rsid w:val="00470846"/>
    <w:rsid w:val="00470962"/>
    <w:rsid w:val="00470AC3"/>
    <w:rsid w:val="00470B3F"/>
    <w:rsid w:val="00470D44"/>
    <w:rsid w:val="00470DF3"/>
    <w:rsid w:val="00470E67"/>
    <w:rsid w:val="00470F24"/>
    <w:rsid w:val="00471120"/>
    <w:rsid w:val="00471122"/>
    <w:rsid w:val="004711F1"/>
    <w:rsid w:val="004713E4"/>
    <w:rsid w:val="00471570"/>
    <w:rsid w:val="00471572"/>
    <w:rsid w:val="00471590"/>
    <w:rsid w:val="00471837"/>
    <w:rsid w:val="0047185E"/>
    <w:rsid w:val="00471A1F"/>
    <w:rsid w:val="00471ADB"/>
    <w:rsid w:val="00471C4D"/>
    <w:rsid w:val="00471F2D"/>
    <w:rsid w:val="00471FDB"/>
    <w:rsid w:val="00472053"/>
    <w:rsid w:val="00472109"/>
    <w:rsid w:val="00472175"/>
    <w:rsid w:val="0047279D"/>
    <w:rsid w:val="00472881"/>
    <w:rsid w:val="00472AB5"/>
    <w:rsid w:val="00472C8C"/>
    <w:rsid w:val="00472D15"/>
    <w:rsid w:val="0047308A"/>
    <w:rsid w:val="00473296"/>
    <w:rsid w:val="0047344D"/>
    <w:rsid w:val="00473570"/>
    <w:rsid w:val="004735A0"/>
    <w:rsid w:val="00473723"/>
    <w:rsid w:val="00473736"/>
    <w:rsid w:val="004737F4"/>
    <w:rsid w:val="0047385A"/>
    <w:rsid w:val="004739BB"/>
    <w:rsid w:val="00473A7D"/>
    <w:rsid w:val="00473B32"/>
    <w:rsid w:val="00473BD7"/>
    <w:rsid w:val="00473DD1"/>
    <w:rsid w:val="00473DD3"/>
    <w:rsid w:val="0047407E"/>
    <w:rsid w:val="004740E1"/>
    <w:rsid w:val="00474125"/>
    <w:rsid w:val="0047426F"/>
    <w:rsid w:val="00474416"/>
    <w:rsid w:val="0047450C"/>
    <w:rsid w:val="00474511"/>
    <w:rsid w:val="00474721"/>
    <w:rsid w:val="00474723"/>
    <w:rsid w:val="004747EC"/>
    <w:rsid w:val="004748DC"/>
    <w:rsid w:val="0047492A"/>
    <w:rsid w:val="00474964"/>
    <w:rsid w:val="00474A37"/>
    <w:rsid w:val="00474A45"/>
    <w:rsid w:val="00474C98"/>
    <w:rsid w:val="00474D18"/>
    <w:rsid w:val="00474D23"/>
    <w:rsid w:val="00474E2B"/>
    <w:rsid w:val="00474E47"/>
    <w:rsid w:val="00474E82"/>
    <w:rsid w:val="00474F35"/>
    <w:rsid w:val="00475047"/>
    <w:rsid w:val="004754C0"/>
    <w:rsid w:val="0047550C"/>
    <w:rsid w:val="00475544"/>
    <w:rsid w:val="00475805"/>
    <w:rsid w:val="004758D5"/>
    <w:rsid w:val="00475A48"/>
    <w:rsid w:val="00475C61"/>
    <w:rsid w:val="00475D3B"/>
    <w:rsid w:val="00475E74"/>
    <w:rsid w:val="00475ECA"/>
    <w:rsid w:val="00475F77"/>
    <w:rsid w:val="00475FCC"/>
    <w:rsid w:val="00476014"/>
    <w:rsid w:val="00476186"/>
    <w:rsid w:val="00476429"/>
    <w:rsid w:val="00476510"/>
    <w:rsid w:val="004766E2"/>
    <w:rsid w:val="004767A3"/>
    <w:rsid w:val="004767D3"/>
    <w:rsid w:val="00476844"/>
    <w:rsid w:val="00476981"/>
    <w:rsid w:val="004769C3"/>
    <w:rsid w:val="00476A19"/>
    <w:rsid w:val="00476A29"/>
    <w:rsid w:val="00476B3D"/>
    <w:rsid w:val="00476C3B"/>
    <w:rsid w:val="00476D53"/>
    <w:rsid w:val="00476D79"/>
    <w:rsid w:val="00476E22"/>
    <w:rsid w:val="00476F63"/>
    <w:rsid w:val="004770CA"/>
    <w:rsid w:val="00477307"/>
    <w:rsid w:val="00477342"/>
    <w:rsid w:val="00477357"/>
    <w:rsid w:val="0047737A"/>
    <w:rsid w:val="004773DB"/>
    <w:rsid w:val="0047753F"/>
    <w:rsid w:val="00477545"/>
    <w:rsid w:val="004775D2"/>
    <w:rsid w:val="00477715"/>
    <w:rsid w:val="00477778"/>
    <w:rsid w:val="00477836"/>
    <w:rsid w:val="00477AC7"/>
    <w:rsid w:val="00477C07"/>
    <w:rsid w:val="00480269"/>
    <w:rsid w:val="00480348"/>
    <w:rsid w:val="00480554"/>
    <w:rsid w:val="0048058D"/>
    <w:rsid w:val="00480771"/>
    <w:rsid w:val="00480882"/>
    <w:rsid w:val="00480A41"/>
    <w:rsid w:val="00480A47"/>
    <w:rsid w:val="00480BDC"/>
    <w:rsid w:val="00480F59"/>
    <w:rsid w:val="00480FDE"/>
    <w:rsid w:val="004812FE"/>
    <w:rsid w:val="00481336"/>
    <w:rsid w:val="00481566"/>
    <w:rsid w:val="0048171F"/>
    <w:rsid w:val="00481A4B"/>
    <w:rsid w:val="00481B0C"/>
    <w:rsid w:val="00481B8D"/>
    <w:rsid w:val="00481BA7"/>
    <w:rsid w:val="00481BFD"/>
    <w:rsid w:val="00481FB0"/>
    <w:rsid w:val="00482027"/>
    <w:rsid w:val="00482082"/>
    <w:rsid w:val="004822A5"/>
    <w:rsid w:val="00482373"/>
    <w:rsid w:val="00482547"/>
    <w:rsid w:val="00482694"/>
    <w:rsid w:val="004826D7"/>
    <w:rsid w:val="004826FE"/>
    <w:rsid w:val="00482724"/>
    <w:rsid w:val="00482738"/>
    <w:rsid w:val="004827DE"/>
    <w:rsid w:val="00482B51"/>
    <w:rsid w:val="00482CFA"/>
    <w:rsid w:val="00482D02"/>
    <w:rsid w:val="00482E6A"/>
    <w:rsid w:val="00483026"/>
    <w:rsid w:val="0048309E"/>
    <w:rsid w:val="004830CB"/>
    <w:rsid w:val="004831A3"/>
    <w:rsid w:val="00483321"/>
    <w:rsid w:val="00483443"/>
    <w:rsid w:val="004834B3"/>
    <w:rsid w:val="004834F7"/>
    <w:rsid w:val="0048355F"/>
    <w:rsid w:val="004835D9"/>
    <w:rsid w:val="00483876"/>
    <w:rsid w:val="00483927"/>
    <w:rsid w:val="00483CB6"/>
    <w:rsid w:val="00483DF7"/>
    <w:rsid w:val="00483E14"/>
    <w:rsid w:val="00483E64"/>
    <w:rsid w:val="0048466A"/>
    <w:rsid w:val="004846A4"/>
    <w:rsid w:val="00484729"/>
    <w:rsid w:val="00484B6A"/>
    <w:rsid w:val="00484BEB"/>
    <w:rsid w:val="00484C08"/>
    <w:rsid w:val="00484D11"/>
    <w:rsid w:val="00484D9B"/>
    <w:rsid w:val="0048508A"/>
    <w:rsid w:val="00485103"/>
    <w:rsid w:val="00485266"/>
    <w:rsid w:val="00485353"/>
    <w:rsid w:val="00485377"/>
    <w:rsid w:val="004853EB"/>
    <w:rsid w:val="0048555E"/>
    <w:rsid w:val="00485B0A"/>
    <w:rsid w:val="00485B52"/>
    <w:rsid w:val="00485CEA"/>
    <w:rsid w:val="00485D67"/>
    <w:rsid w:val="00485DB4"/>
    <w:rsid w:val="00485DE8"/>
    <w:rsid w:val="00485E9B"/>
    <w:rsid w:val="00485ED1"/>
    <w:rsid w:val="004860E6"/>
    <w:rsid w:val="00486151"/>
    <w:rsid w:val="004862C3"/>
    <w:rsid w:val="004863B9"/>
    <w:rsid w:val="00486504"/>
    <w:rsid w:val="0048655C"/>
    <w:rsid w:val="004866A5"/>
    <w:rsid w:val="0048675D"/>
    <w:rsid w:val="0048698A"/>
    <w:rsid w:val="004869AF"/>
    <w:rsid w:val="00486A7E"/>
    <w:rsid w:val="00486B47"/>
    <w:rsid w:val="00486C9E"/>
    <w:rsid w:val="00486D52"/>
    <w:rsid w:val="00486E17"/>
    <w:rsid w:val="00486E75"/>
    <w:rsid w:val="00486ECD"/>
    <w:rsid w:val="00486EF1"/>
    <w:rsid w:val="00486F2E"/>
    <w:rsid w:val="00486FAA"/>
    <w:rsid w:val="00487096"/>
    <w:rsid w:val="004870B2"/>
    <w:rsid w:val="00487219"/>
    <w:rsid w:val="004873B2"/>
    <w:rsid w:val="004874E2"/>
    <w:rsid w:val="00487512"/>
    <w:rsid w:val="004875B0"/>
    <w:rsid w:val="0048762C"/>
    <w:rsid w:val="004876AB"/>
    <w:rsid w:val="004876C5"/>
    <w:rsid w:val="004876CA"/>
    <w:rsid w:val="004878F0"/>
    <w:rsid w:val="0048798F"/>
    <w:rsid w:val="00487C83"/>
    <w:rsid w:val="00487CA6"/>
    <w:rsid w:val="00487D59"/>
    <w:rsid w:val="00487DF3"/>
    <w:rsid w:val="00487DFC"/>
    <w:rsid w:val="00487E51"/>
    <w:rsid w:val="00487F38"/>
    <w:rsid w:val="00487F7B"/>
    <w:rsid w:val="00487F91"/>
    <w:rsid w:val="004901B5"/>
    <w:rsid w:val="004903B9"/>
    <w:rsid w:val="004903CA"/>
    <w:rsid w:val="00490567"/>
    <w:rsid w:val="004907C1"/>
    <w:rsid w:val="00490834"/>
    <w:rsid w:val="00490887"/>
    <w:rsid w:val="004908B2"/>
    <w:rsid w:val="00490A2C"/>
    <w:rsid w:val="00490A4B"/>
    <w:rsid w:val="00490B09"/>
    <w:rsid w:val="00490BAD"/>
    <w:rsid w:val="00490FC6"/>
    <w:rsid w:val="00491063"/>
    <w:rsid w:val="0049112D"/>
    <w:rsid w:val="00491465"/>
    <w:rsid w:val="00491521"/>
    <w:rsid w:val="00491629"/>
    <w:rsid w:val="004916A7"/>
    <w:rsid w:val="004916C7"/>
    <w:rsid w:val="00491838"/>
    <w:rsid w:val="00491B7D"/>
    <w:rsid w:val="00491B9E"/>
    <w:rsid w:val="00491BF6"/>
    <w:rsid w:val="00491E31"/>
    <w:rsid w:val="00491F1D"/>
    <w:rsid w:val="00491F81"/>
    <w:rsid w:val="00491FDF"/>
    <w:rsid w:val="00492012"/>
    <w:rsid w:val="004920AB"/>
    <w:rsid w:val="004922A0"/>
    <w:rsid w:val="00492313"/>
    <w:rsid w:val="00492432"/>
    <w:rsid w:val="0049243D"/>
    <w:rsid w:val="0049249C"/>
    <w:rsid w:val="004924F1"/>
    <w:rsid w:val="00492559"/>
    <w:rsid w:val="004925ED"/>
    <w:rsid w:val="004927A3"/>
    <w:rsid w:val="00492874"/>
    <w:rsid w:val="00492979"/>
    <w:rsid w:val="00492B31"/>
    <w:rsid w:val="00492BB2"/>
    <w:rsid w:val="004930B2"/>
    <w:rsid w:val="004930C4"/>
    <w:rsid w:val="0049324D"/>
    <w:rsid w:val="004932AA"/>
    <w:rsid w:val="004932CE"/>
    <w:rsid w:val="0049334C"/>
    <w:rsid w:val="00493391"/>
    <w:rsid w:val="0049354A"/>
    <w:rsid w:val="004935FE"/>
    <w:rsid w:val="00493647"/>
    <w:rsid w:val="00493678"/>
    <w:rsid w:val="004936E7"/>
    <w:rsid w:val="004936F1"/>
    <w:rsid w:val="00493925"/>
    <w:rsid w:val="00493B55"/>
    <w:rsid w:val="00493BC8"/>
    <w:rsid w:val="00493D13"/>
    <w:rsid w:val="00493E6D"/>
    <w:rsid w:val="00494049"/>
    <w:rsid w:val="004940EA"/>
    <w:rsid w:val="004941C0"/>
    <w:rsid w:val="00494446"/>
    <w:rsid w:val="0049489F"/>
    <w:rsid w:val="00494957"/>
    <w:rsid w:val="004949BE"/>
    <w:rsid w:val="004949F7"/>
    <w:rsid w:val="00494A6C"/>
    <w:rsid w:val="00494AC7"/>
    <w:rsid w:val="00494B43"/>
    <w:rsid w:val="00494BC9"/>
    <w:rsid w:val="00494F69"/>
    <w:rsid w:val="0049501C"/>
    <w:rsid w:val="00495220"/>
    <w:rsid w:val="004956B8"/>
    <w:rsid w:val="004957A3"/>
    <w:rsid w:val="004958C6"/>
    <w:rsid w:val="0049596C"/>
    <w:rsid w:val="00495A17"/>
    <w:rsid w:val="00495C9E"/>
    <w:rsid w:val="00495D67"/>
    <w:rsid w:val="00495E12"/>
    <w:rsid w:val="0049609C"/>
    <w:rsid w:val="004965B0"/>
    <w:rsid w:val="004969A4"/>
    <w:rsid w:val="004969AB"/>
    <w:rsid w:val="00496B19"/>
    <w:rsid w:val="00496BAF"/>
    <w:rsid w:val="00496C63"/>
    <w:rsid w:val="00496D51"/>
    <w:rsid w:val="00496E18"/>
    <w:rsid w:val="00496E78"/>
    <w:rsid w:val="00497157"/>
    <w:rsid w:val="004971B2"/>
    <w:rsid w:val="0049731E"/>
    <w:rsid w:val="00497535"/>
    <w:rsid w:val="0049772B"/>
    <w:rsid w:val="004977F1"/>
    <w:rsid w:val="00497804"/>
    <w:rsid w:val="00497AE8"/>
    <w:rsid w:val="00497B19"/>
    <w:rsid w:val="00497D20"/>
    <w:rsid w:val="004A0320"/>
    <w:rsid w:val="004A0406"/>
    <w:rsid w:val="004A0624"/>
    <w:rsid w:val="004A06DE"/>
    <w:rsid w:val="004A0721"/>
    <w:rsid w:val="004A07EE"/>
    <w:rsid w:val="004A0B73"/>
    <w:rsid w:val="004A0B9D"/>
    <w:rsid w:val="004A0DE5"/>
    <w:rsid w:val="004A10EE"/>
    <w:rsid w:val="004A1345"/>
    <w:rsid w:val="004A13AD"/>
    <w:rsid w:val="004A1433"/>
    <w:rsid w:val="004A1481"/>
    <w:rsid w:val="004A1854"/>
    <w:rsid w:val="004A18B9"/>
    <w:rsid w:val="004A1A56"/>
    <w:rsid w:val="004A1BB2"/>
    <w:rsid w:val="004A1C20"/>
    <w:rsid w:val="004A1DB5"/>
    <w:rsid w:val="004A1F1F"/>
    <w:rsid w:val="004A209C"/>
    <w:rsid w:val="004A21AD"/>
    <w:rsid w:val="004A24D3"/>
    <w:rsid w:val="004A2645"/>
    <w:rsid w:val="004A266F"/>
    <w:rsid w:val="004A2A29"/>
    <w:rsid w:val="004A2AD5"/>
    <w:rsid w:val="004A2B3E"/>
    <w:rsid w:val="004A2B83"/>
    <w:rsid w:val="004A2BA4"/>
    <w:rsid w:val="004A2CCF"/>
    <w:rsid w:val="004A2D8E"/>
    <w:rsid w:val="004A2E81"/>
    <w:rsid w:val="004A2F50"/>
    <w:rsid w:val="004A3050"/>
    <w:rsid w:val="004A31AF"/>
    <w:rsid w:val="004A31D4"/>
    <w:rsid w:val="004A3369"/>
    <w:rsid w:val="004A34D5"/>
    <w:rsid w:val="004A36CB"/>
    <w:rsid w:val="004A3960"/>
    <w:rsid w:val="004A39A6"/>
    <w:rsid w:val="004A3AD9"/>
    <w:rsid w:val="004A3B4D"/>
    <w:rsid w:val="004A3F77"/>
    <w:rsid w:val="004A3FB0"/>
    <w:rsid w:val="004A3FF3"/>
    <w:rsid w:val="004A413C"/>
    <w:rsid w:val="004A42B1"/>
    <w:rsid w:val="004A44F9"/>
    <w:rsid w:val="004A46F3"/>
    <w:rsid w:val="004A46FD"/>
    <w:rsid w:val="004A4708"/>
    <w:rsid w:val="004A4727"/>
    <w:rsid w:val="004A47F2"/>
    <w:rsid w:val="004A4852"/>
    <w:rsid w:val="004A4877"/>
    <w:rsid w:val="004A4A71"/>
    <w:rsid w:val="004A4C38"/>
    <w:rsid w:val="004A4CAC"/>
    <w:rsid w:val="004A4CB8"/>
    <w:rsid w:val="004A4EB5"/>
    <w:rsid w:val="004A4F1A"/>
    <w:rsid w:val="004A5007"/>
    <w:rsid w:val="004A50BB"/>
    <w:rsid w:val="004A575A"/>
    <w:rsid w:val="004A5D39"/>
    <w:rsid w:val="004A5F52"/>
    <w:rsid w:val="004A5F56"/>
    <w:rsid w:val="004A6154"/>
    <w:rsid w:val="004A621D"/>
    <w:rsid w:val="004A63BC"/>
    <w:rsid w:val="004A6522"/>
    <w:rsid w:val="004A6592"/>
    <w:rsid w:val="004A659B"/>
    <w:rsid w:val="004A6749"/>
    <w:rsid w:val="004A6790"/>
    <w:rsid w:val="004A6965"/>
    <w:rsid w:val="004A69A8"/>
    <w:rsid w:val="004A69C1"/>
    <w:rsid w:val="004A6AE9"/>
    <w:rsid w:val="004A6AF8"/>
    <w:rsid w:val="004A6C5C"/>
    <w:rsid w:val="004A6DEA"/>
    <w:rsid w:val="004A6E03"/>
    <w:rsid w:val="004A6E2A"/>
    <w:rsid w:val="004A6E6D"/>
    <w:rsid w:val="004A6EB3"/>
    <w:rsid w:val="004A6FAE"/>
    <w:rsid w:val="004A7006"/>
    <w:rsid w:val="004A7114"/>
    <w:rsid w:val="004A7651"/>
    <w:rsid w:val="004A76A2"/>
    <w:rsid w:val="004A7B6E"/>
    <w:rsid w:val="004A7E3C"/>
    <w:rsid w:val="004A7F59"/>
    <w:rsid w:val="004A7F87"/>
    <w:rsid w:val="004B001F"/>
    <w:rsid w:val="004B00D8"/>
    <w:rsid w:val="004B023F"/>
    <w:rsid w:val="004B02F5"/>
    <w:rsid w:val="004B031E"/>
    <w:rsid w:val="004B0434"/>
    <w:rsid w:val="004B0686"/>
    <w:rsid w:val="004B0688"/>
    <w:rsid w:val="004B0813"/>
    <w:rsid w:val="004B0972"/>
    <w:rsid w:val="004B0B47"/>
    <w:rsid w:val="004B0B7A"/>
    <w:rsid w:val="004B0C85"/>
    <w:rsid w:val="004B0DBD"/>
    <w:rsid w:val="004B0E47"/>
    <w:rsid w:val="004B1156"/>
    <w:rsid w:val="004B1317"/>
    <w:rsid w:val="004B131F"/>
    <w:rsid w:val="004B139E"/>
    <w:rsid w:val="004B13E5"/>
    <w:rsid w:val="004B15C4"/>
    <w:rsid w:val="004B185E"/>
    <w:rsid w:val="004B195D"/>
    <w:rsid w:val="004B197D"/>
    <w:rsid w:val="004B1B1B"/>
    <w:rsid w:val="004B1C12"/>
    <w:rsid w:val="004B1D22"/>
    <w:rsid w:val="004B20F0"/>
    <w:rsid w:val="004B21E4"/>
    <w:rsid w:val="004B21FD"/>
    <w:rsid w:val="004B2299"/>
    <w:rsid w:val="004B2373"/>
    <w:rsid w:val="004B23BB"/>
    <w:rsid w:val="004B23D1"/>
    <w:rsid w:val="004B2426"/>
    <w:rsid w:val="004B2468"/>
    <w:rsid w:val="004B24A2"/>
    <w:rsid w:val="004B24D6"/>
    <w:rsid w:val="004B262F"/>
    <w:rsid w:val="004B26D4"/>
    <w:rsid w:val="004B2815"/>
    <w:rsid w:val="004B2C2A"/>
    <w:rsid w:val="004B3011"/>
    <w:rsid w:val="004B3068"/>
    <w:rsid w:val="004B308B"/>
    <w:rsid w:val="004B3210"/>
    <w:rsid w:val="004B3277"/>
    <w:rsid w:val="004B32E6"/>
    <w:rsid w:val="004B33DE"/>
    <w:rsid w:val="004B33FA"/>
    <w:rsid w:val="004B3633"/>
    <w:rsid w:val="004B374D"/>
    <w:rsid w:val="004B37C5"/>
    <w:rsid w:val="004B38A3"/>
    <w:rsid w:val="004B38EB"/>
    <w:rsid w:val="004B3996"/>
    <w:rsid w:val="004B3997"/>
    <w:rsid w:val="004B39AB"/>
    <w:rsid w:val="004B3AA3"/>
    <w:rsid w:val="004B3BF6"/>
    <w:rsid w:val="004B3CDC"/>
    <w:rsid w:val="004B3D5C"/>
    <w:rsid w:val="004B3ECF"/>
    <w:rsid w:val="004B3EED"/>
    <w:rsid w:val="004B3EFD"/>
    <w:rsid w:val="004B3F21"/>
    <w:rsid w:val="004B3F27"/>
    <w:rsid w:val="004B3F6E"/>
    <w:rsid w:val="004B3FB1"/>
    <w:rsid w:val="004B4174"/>
    <w:rsid w:val="004B4215"/>
    <w:rsid w:val="004B42BF"/>
    <w:rsid w:val="004B45C2"/>
    <w:rsid w:val="004B45FF"/>
    <w:rsid w:val="004B4638"/>
    <w:rsid w:val="004B46C9"/>
    <w:rsid w:val="004B495B"/>
    <w:rsid w:val="004B4BCD"/>
    <w:rsid w:val="004B4D6F"/>
    <w:rsid w:val="004B4DA1"/>
    <w:rsid w:val="004B5032"/>
    <w:rsid w:val="004B50A8"/>
    <w:rsid w:val="004B5126"/>
    <w:rsid w:val="004B5231"/>
    <w:rsid w:val="004B523F"/>
    <w:rsid w:val="004B5485"/>
    <w:rsid w:val="004B55A8"/>
    <w:rsid w:val="004B560C"/>
    <w:rsid w:val="004B5679"/>
    <w:rsid w:val="004B56B8"/>
    <w:rsid w:val="004B57B0"/>
    <w:rsid w:val="004B58FF"/>
    <w:rsid w:val="004B5C13"/>
    <w:rsid w:val="004B5D3E"/>
    <w:rsid w:val="004B5E10"/>
    <w:rsid w:val="004B5F13"/>
    <w:rsid w:val="004B5F96"/>
    <w:rsid w:val="004B5FEB"/>
    <w:rsid w:val="004B601D"/>
    <w:rsid w:val="004B64DB"/>
    <w:rsid w:val="004B653A"/>
    <w:rsid w:val="004B6699"/>
    <w:rsid w:val="004B69B3"/>
    <w:rsid w:val="004B6A11"/>
    <w:rsid w:val="004B6ADA"/>
    <w:rsid w:val="004B6C82"/>
    <w:rsid w:val="004B6CC3"/>
    <w:rsid w:val="004B6CEE"/>
    <w:rsid w:val="004B6D2B"/>
    <w:rsid w:val="004B6F8C"/>
    <w:rsid w:val="004B6F8F"/>
    <w:rsid w:val="004B7263"/>
    <w:rsid w:val="004B7568"/>
    <w:rsid w:val="004B79AA"/>
    <w:rsid w:val="004B79EF"/>
    <w:rsid w:val="004B7AB0"/>
    <w:rsid w:val="004B7B85"/>
    <w:rsid w:val="004B7BB0"/>
    <w:rsid w:val="004B7DC4"/>
    <w:rsid w:val="004B7FB3"/>
    <w:rsid w:val="004C00AC"/>
    <w:rsid w:val="004C0279"/>
    <w:rsid w:val="004C03B5"/>
    <w:rsid w:val="004C0560"/>
    <w:rsid w:val="004C0701"/>
    <w:rsid w:val="004C07A2"/>
    <w:rsid w:val="004C08B5"/>
    <w:rsid w:val="004C0B81"/>
    <w:rsid w:val="004C105B"/>
    <w:rsid w:val="004C12D3"/>
    <w:rsid w:val="004C12F7"/>
    <w:rsid w:val="004C1436"/>
    <w:rsid w:val="004C1542"/>
    <w:rsid w:val="004C162D"/>
    <w:rsid w:val="004C1938"/>
    <w:rsid w:val="004C1944"/>
    <w:rsid w:val="004C1ADC"/>
    <w:rsid w:val="004C1F65"/>
    <w:rsid w:val="004C22AC"/>
    <w:rsid w:val="004C2510"/>
    <w:rsid w:val="004C251C"/>
    <w:rsid w:val="004C25A9"/>
    <w:rsid w:val="004C26ED"/>
    <w:rsid w:val="004C2BF9"/>
    <w:rsid w:val="004C2C9C"/>
    <w:rsid w:val="004C2E78"/>
    <w:rsid w:val="004C3078"/>
    <w:rsid w:val="004C309F"/>
    <w:rsid w:val="004C326E"/>
    <w:rsid w:val="004C32DD"/>
    <w:rsid w:val="004C342D"/>
    <w:rsid w:val="004C3532"/>
    <w:rsid w:val="004C3770"/>
    <w:rsid w:val="004C3843"/>
    <w:rsid w:val="004C39A0"/>
    <w:rsid w:val="004C3B51"/>
    <w:rsid w:val="004C3B95"/>
    <w:rsid w:val="004C3BF9"/>
    <w:rsid w:val="004C3D8F"/>
    <w:rsid w:val="004C3EA0"/>
    <w:rsid w:val="004C3EF2"/>
    <w:rsid w:val="004C3F42"/>
    <w:rsid w:val="004C3F54"/>
    <w:rsid w:val="004C4259"/>
    <w:rsid w:val="004C4288"/>
    <w:rsid w:val="004C4721"/>
    <w:rsid w:val="004C479D"/>
    <w:rsid w:val="004C47D1"/>
    <w:rsid w:val="004C488C"/>
    <w:rsid w:val="004C4950"/>
    <w:rsid w:val="004C4AFD"/>
    <w:rsid w:val="004C4B61"/>
    <w:rsid w:val="004C4FE7"/>
    <w:rsid w:val="004C5058"/>
    <w:rsid w:val="004C50DC"/>
    <w:rsid w:val="004C5103"/>
    <w:rsid w:val="004C5114"/>
    <w:rsid w:val="004C52E7"/>
    <w:rsid w:val="004C5461"/>
    <w:rsid w:val="004C54E1"/>
    <w:rsid w:val="004C5508"/>
    <w:rsid w:val="004C5821"/>
    <w:rsid w:val="004C5930"/>
    <w:rsid w:val="004C5A9C"/>
    <w:rsid w:val="004C5D97"/>
    <w:rsid w:val="004C5F11"/>
    <w:rsid w:val="004C5F40"/>
    <w:rsid w:val="004C5F50"/>
    <w:rsid w:val="004C60D2"/>
    <w:rsid w:val="004C60FE"/>
    <w:rsid w:val="004C623E"/>
    <w:rsid w:val="004C64C5"/>
    <w:rsid w:val="004C653E"/>
    <w:rsid w:val="004C6558"/>
    <w:rsid w:val="004C658E"/>
    <w:rsid w:val="004C66B9"/>
    <w:rsid w:val="004C6788"/>
    <w:rsid w:val="004C68CF"/>
    <w:rsid w:val="004C697F"/>
    <w:rsid w:val="004C6AA7"/>
    <w:rsid w:val="004C6ADE"/>
    <w:rsid w:val="004C6CAF"/>
    <w:rsid w:val="004C6CD6"/>
    <w:rsid w:val="004C6D0C"/>
    <w:rsid w:val="004C6E82"/>
    <w:rsid w:val="004C6FC4"/>
    <w:rsid w:val="004C701D"/>
    <w:rsid w:val="004C70F1"/>
    <w:rsid w:val="004C713F"/>
    <w:rsid w:val="004C7202"/>
    <w:rsid w:val="004C726B"/>
    <w:rsid w:val="004C73F4"/>
    <w:rsid w:val="004C77CD"/>
    <w:rsid w:val="004C77D1"/>
    <w:rsid w:val="004C7947"/>
    <w:rsid w:val="004C7A17"/>
    <w:rsid w:val="004C7B1F"/>
    <w:rsid w:val="004C7D07"/>
    <w:rsid w:val="004C7FB6"/>
    <w:rsid w:val="004D05AA"/>
    <w:rsid w:val="004D07C7"/>
    <w:rsid w:val="004D091B"/>
    <w:rsid w:val="004D0F05"/>
    <w:rsid w:val="004D15FF"/>
    <w:rsid w:val="004D1687"/>
    <w:rsid w:val="004D1811"/>
    <w:rsid w:val="004D1958"/>
    <w:rsid w:val="004D19BE"/>
    <w:rsid w:val="004D1AC2"/>
    <w:rsid w:val="004D1B6C"/>
    <w:rsid w:val="004D1C3C"/>
    <w:rsid w:val="004D1D16"/>
    <w:rsid w:val="004D1E1F"/>
    <w:rsid w:val="004D1FEE"/>
    <w:rsid w:val="004D2084"/>
    <w:rsid w:val="004D21E1"/>
    <w:rsid w:val="004D2200"/>
    <w:rsid w:val="004D2215"/>
    <w:rsid w:val="004D22F0"/>
    <w:rsid w:val="004D22FB"/>
    <w:rsid w:val="004D248B"/>
    <w:rsid w:val="004D25A7"/>
    <w:rsid w:val="004D25E5"/>
    <w:rsid w:val="004D2642"/>
    <w:rsid w:val="004D26ED"/>
    <w:rsid w:val="004D2984"/>
    <w:rsid w:val="004D2B55"/>
    <w:rsid w:val="004D2CDB"/>
    <w:rsid w:val="004D2D7B"/>
    <w:rsid w:val="004D2DC3"/>
    <w:rsid w:val="004D2F57"/>
    <w:rsid w:val="004D2F9C"/>
    <w:rsid w:val="004D326D"/>
    <w:rsid w:val="004D3362"/>
    <w:rsid w:val="004D3366"/>
    <w:rsid w:val="004D348C"/>
    <w:rsid w:val="004D35D2"/>
    <w:rsid w:val="004D374E"/>
    <w:rsid w:val="004D3A96"/>
    <w:rsid w:val="004D3ACE"/>
    <w:rsid w:val="004D3BD4"/>
    <w:rsid w:val="004D3D5D"/>
    <w:rsid w:val="004D3F3F"/>
    <w:rsid w:val="004D3F94"/>
    <w:rsid w:val="004D40B2"/>
    <w:rsid w:val="004D4137"/>
    <w:rsid w:val="004D41B2"/>
    <w:rsid w:val="004D4246"/>
    <w:rsid w:val="004D430A"/>
    <w:rsid w:val="004D45C6"/>
    <w:rsid w:val="004D48E5"/>
    <w:rsid w:val="004D4909"/>
    <w:rsid w:val="004D49AE"/>
    <w:rsid w:val="004D4D17"/>
    <w:rsid w:val="004D4D2F"/>
    <w:rsid w:val="004D4E14"/>
    <w:rsid w:val="004D5149"/>
    <w:rsid w:val="004D5547"/>
    <w:rsid w:val="004D5732"/>
    <w:rsid w:val="004D5830"/>
    <w:rsid w:val="004D5DCA"/>
    <w:rsid w:val="004D5E86"/>
    <w:rsid w:val="004D5EAD"/>
    <w:rsid w:val="004D5F1E"/>
    <w:rsid w:val="004D6062"/>
    <w:rsid w:val="004D607E"/>
    <w:rsid w:val="004D61A1"/>
    <w:rsid w:val="004D6218"/>
    <w:rsid w:val="004D62E8"/>
    <w:rsid w:val="004D6367"/>
    <w:rsid w:val="004D640A"/>
    <w:rsid w:val="004D655C"/>
    <w:rsid w:val="004D6612"/>
    <w:rsid w:val="004D6669"/>
    <w:rsid w:val="004D673E"/>
    <w:rsid w:val="004D6781"/>
    <w:rsid w:val="004D67BF"/>
    <w:rsid w:val="004D6801"/>
    <w:rsid w:val="004D68BF"/>
    <w:rsid w:val="004D6AEE"/>
    <w:rsid w:val="004D6BA1"/>
    <w:rsid w:val="004D6C56"/>
    <w:rsid w:val="004D6C64"/>
    <w:rsid w:val="004D6C6E"/>
    <w:rsid w:val="004D6D82"/>
    <w:rsid w:val="004D6E34"/>
    <w:rsid w:val="004D6EEE"/>
    <w:rsid w:val="004D7237"/>
    <w:rsid w:val="004D72DE"/>
    <w:rsid w:val="004D7575"/>
    <w:rsid w:val="004D77C2"/>
    <w:rsid w:val="004D7857"/>
    <w:rsid w:val="004D795B"/>
    <w:rsid w:val="004D7CD9"/>
    <w:rsid w:val="004D7E3F"/>
    <w:rsid w:val="004E010E"/>
    <w:rsid w:val="004E0123"/>
    <w:rsid w:val="004E02F2"/>
    <w:rsid w:val="004E032F"/>
    <w:rsid w:val="004E05FD"/>
    <w:rsid w:val="004E06F4"/>
    <w:rsid w:val="004E07B4"/>
    <w:rsid w:val="004E07C9"/>
    <w:rsid w:val="004E082E"/>
    <w:rsid w:val="004E085C"/>
    <w:rsid w:val="004E09AD"/>
    <w:rsid w:val="004E09C7"/>
    <w:rsid w:val="004E09C9"/>
    <w:rsid w:val="004E0A81"/>
    <w:rsid w:val="004E0BC7"/>
    <w:rsid w:val="004E0CD8"/>
    <w:rsid w:val="004E0CEF"/>
    <w:rsid w:val="004E0ECA"/>
    <w:rsid w:val="004E119F"/>
    <w:rsid w:val="004E1313"/>
    <w:rsid w:val="004E1533"/>
    <w:rsid w:val="004E164F"/>
    <w:rsid w:val="004E176F"/>
    <w:rsid w:val="004E184C"/>
    <w:rsid w:val="004E18BA"/>
    <w:rsid w:val="004E1D49"/>
    <w:rsid w:val="004E1DE4"/>
    <w:rsid w:val="004E20B8"/>
    <w:rsid w:val="004E214E"/>
    <w:rsid w:val="004E21BA"/>
    <w:rsid w:val="004E2389"/>
    <w:rsid w:val="004E23F2"/>
    <w:rsid w:val="004E2547"/>
    <w:rsid w:val="004E25B9"/>
    <w:rsid w:val="004E298D"/>
    <w:rsid w:val="004E2C4E"/>
    <w:rsid w:val="004E2D3E"/>
    <w:rsid w:val="004E2E18"/>
    <w:rsid w:val="004E2E5A"/>
    <w:rsid w:val="004E2E6A"/>
    <w:rsid w:val="004E2F20"/>
    <w:rsid w:val="004E302A"/>
    <w:rsid w:val="004E326B"/>
    <w:rsid w:val="004E33A1"/>
    <w:rsid w:val="004E33AF"/>
    <w:rsid w:val="004E3432"/>
    <w:rsid w:val="004E3471"/>
    <w:rsid w:val="004E369B"/>
    <w:rsid w:val="004E36DC"/>
    <w:rsid w:val="004E3797"/>
    <w:rsid w:val="004E37CA"/>
    <w:rsid w:val="004E37FB"/>
    <w:rsid w:val="004E383F"/>
    <w:rsid w:val="004E399A"/>
    <w:rsid w:val="004E3ABE"/>
    <w:rsid w:val="004E3C26"/>
    <w:rsid w:val="004E3CF3"/>
    <w:rsid w:val="004E3F09"/>
    <w:rsid w:val="004E4030"/>
    <w:rsid w:val="004E42CF"/>
    <w:rsid w:val="004E4306"/>
    <w:rsid w:val="004E4423"/>
    <w:rsid w:val="004E44FC"/>
    <w:rsid w:val="004E450C"/>
    <w:rsid w:val="004E4583"/>
    <w:rsid w:val="004E4588"/>
    <w:rsid w:val="004E47AD"/>
    <w:rsid w:val="004E47C4"/>
    <w:rsid w:val="004E499D"/>
    <w:rsid w:val="004E4AC3"/>
    <w:rsid w:val="004E4B5F"/>
    <w:rsid w:val="004E4C40"/>
    <w:rsid w:val="004E4C82"/>
    <w:rsid w:val="004E4EE3"/>
    <w:rsid w:val="004E5079"/>
    <w:rsid w:val="004E518A"/>
    <w:rsid w:val="004E522F"/>
    <w:rsid w:val="004E534D"/>
    <w:rsid w:val="004E53C3"/>
    <w:rsid w:val="004E53CB"/>
    <w:rsid w:val="004E57C3"/>
    <w:rsid w:val="004E57DA"/>
    <w:rsid w:val="004E59E4"/>
    <w:rsid w:val="004E59EA"/>
    <w:rsid w:val="004E59F8"/>
    <w:rsid w:val="004E5B48"/>
    <w:rsid w:val="004E5BD5"/>
    <w:rsid w:val="004E5C11"/>
    <w:rsid w:val="004E5C42"/>
    <w:rsid w:val="004E5C69"/>
    <w:rsid w:val="004E5C8B"/>
    <w:rsid w:val="004E5EBD"/>
    <w:rsid w:val="004E60E1"/>
    <w:rsid w:val="004E622E"/>
    <w:rsid w:val="004E629A"/>
    <w:rsid w:val="004E6455"/>
    <w:rsid w:val="004E676C"/>
    <w:rsid w:val="004E680F"/>
    <w:rsid w:val="004E686E"/>
    <w:rsid w:val="004E6A65"/>
    <w:rsid w:val="004E6B53"/>
    <w:rsid w:val="004E6CFC"/>
    <w:rsid w:val="004E6D8C"/>
    <w:rsid w:val="004E7363"/>
    <w:rsid w:val="004E7418"/>
    <w:rsid w:val="004E747C"/>
    <w:rsid w:val="004E74D2"/>
    <w:rsid w:val="004E75A0"/>
    <w:rsid w:val="004E7750"/>
    <w:rsid w:val="004E7A33"/>
    <w:rsid w:val="004E7CC2"/>
    <w:rsid w:val="004E7D90"/>
    <w:rsid w:val="004E7E9A"/>
    <w:rsid w:val="004F00AD"/>
    <w:rsid w:val="004F0428"/>
    <w:rsid w:val="004F05E5"/>
    <w:rsid w:val="004F09EE"/>
    <w:rsid w:val="004F0BAD"/>
    <w:rsid w:val="004F0D7A"/>
    <w:rsid w:val="004F0F05"/>
    <w:rsid w:val="004F0FF6"/>
    <w:rsid w:val="004F11A6"/>
    <w:rsid w:val="004F1332"/>
    <w:rsid w:val="004F1432"/>
    <w:rsid w:val="004F15F6"/>
    <w:rsid w:val="004F1615"/>
    <w:rsid w:val="004F1696"/>
    <w:rsid w:val="004F16C2"/>
    <w:rsid w:val="004F1926"/>
    <w:rsid w:val="004F1A2E"/>
    <w:rsid w:val="004F1C1C"/>
    <w:rsid w:val="004F1DF2"/>
    <w:rsid w:val="004F1E31"/>
    <w:rsid w:val="004F1FE8"/>
    <w:rsid w:val="004F20D5"/>
    <w:rsid w:val="004F20E6"/>
    <w:rsid w:val="004F215E"/>
    <w:rsid w:val="004F22D9"/>
    <w:rsid w:val="004F259B"/>
    <w:rsid w:val="004F25DF"/>
    <w:rsid w:val="004F25FC"/>
    <w:rsid w:val="004F267E"/>
    <w:rsid w:val="004F280E"/>
    <w:rsid w:val="004F285A"/>
    <w:rsid w:val="004F288A"/>
    <w:rsid w:val="004F28FE"/>
    <w:rsid w:val="004F291F"/>
    <w:rsid w:val="004F29A6"/>
    <w:rsid w:val="004F2AA5"/>
    <w:rsid w:val="004F2BBA"/>
    <w:rsid w:val="004F2C99"/>
    <w:rsid w:val="004F2D26"/>
    <w:rsid w:val="004F2F8B"/>
    <w:rsid w:val="004F34F0"/>
    <w:rsid w:val="004F3606"/>
    <w:rsid w:val="004F3607"/>
    <w:rsid w:val="004F37D6"/>
    <w:rsid w:val="004F3ADC"/>
    <w:rsid w:val="004F3AFE"/>
    <w:rsid w:val="004F3B1E"/>
    <w:rsid w:val="004F3DBA"/>
    <w:rsid w:val="004F3E2E"/>
    <w:rsid w:val="004F3EB9"/>
    <w:rsid w:val="004F3EDB"/>
    <w:rsid w:val="004F3EFC"/>
    <w:rsid w:val="004F3F04"/>
    <w:rsid w:val="004F4122"/>
    <w:rsid w:val="004F41DD"/>
    <w:rsid w:val="004F429C"/>
    <w:rsid w:val="004F43B0"/>
    <w:rsid w:val="004F43D4"/>
    <w:rsid w:val="004F440A"/>
    <w:rsid w:val="004F4418"/>
    <w:rsid w:val="004F4473"/>
    <w:rsid w:val="004F46DB"/>
    <w:rsid w:val="004F4740"/>
    <w:rsid w:val="004F47F2"/>
    <w:rsid w:val="004F47F7"/>
    <w:rsid w:val="004F4822"/>
    <w:rsid w:val="004F4A26"/>
    <w:rsid w:val="004F4C7F"/>
    <w:rsid w:val="004F4F7B"/>
    <w:rsid w:val="004F4F94"/>
    <w:rsid w:val="004F50A9"/>
    <w:rsid w:val="004F51CC"/>
    <w:rsid w:val="004F52F5"/>
    <w:rsid w:val="004F5309"/>
    <w:rsid w:val="004F544A"/>
    <w:rsid w:val="004F555F"/>
    <w:rsid w:val="004F5604"/>
    <w:rsid w:val="004F585C"/>
    <w:rsid w:val="004F5897"/>
    <w:rsid w:val="004F590E"/>
    <w:rsid w:val="004F5960"/>
    <w:rsid w:val="004F5B01"/>
    <w:rsid w:val="004F5B12"/>
    <w:rsid w:val="004F5B15"/>
    <w:rsid w:val="004F5BB6"/>
    <w:rsid w:val="004F5BF1"/>
    <w:rsid w:val="004F5CB0"/>
    <w:rsid w:val="004F5D1B"/>
    <w:rsid w:val="004F5E0C"/>
    <w:rsid w:val="004F5E3E"/>
    <w:rsid w:val="004F5E62"/>
    <w:rsid w:val="004F6169"/>
    <w:rsid w:val="004F664F"/>
    <w:rsid w:val="004F6698"/>
    <w:rsid w:val="004F6836"/>
    <w:rsid w:val="004F69BE"/>
    <w:rsid w:val="004F6A97"/>
    <w:rsid w:val="004F6AD1"/>
    <w:rsid w:val="004F6C9F"/>
    <w:rsid w:val="004F6CE3"/>
    <w:rsid w:val="004F6F3C"/>
    <w:rsid w:val="004F7093"/>
    <w:rsid w:val="004F7169"/>
    <w:rsid w:val="004F7221"/>
    <w:rsid w:val="004F72F4"/>
    <w:rsid w:val="004F7340"/>
    <w:rsid w:val="004F7480"/>
    <w:rsid w:val="004F789D"/>
    <w:rsid w:val="004F7F25"/>
    <w:rsid w:val="005000F8"/>
    <w:rsid w:val="005001B2"/>
    <w:rsid w:val="005001CE"/>
    <w:rsid w:val="00500259"/>
    <w:rsid w:val="00500420"/>
    <w:rsid w:val="0050069C"/>
    <w:rsid w:val="00500734"/>
    <w:rsid w:val="00500738"/>
    <w:rsid w:val="005007EC"/>
    <w:rsid w:val="00500927"/>
    <w:rsid w:val="00500A70"/>
    <w:rsid w:val="00500B58"/>
    <w:rsid w:val="00500BB5"/>
    <w:rsid w:val="00500DBE"/>
    <w:rsid w:val="00500E08"/>
    <w:rsid w:val="00500E47"/>
    <w:rsid w:val="00500EE4"/>
    <w:rsid w:val="00501043"/>
    <w:rsid w:val="00501118"/>
    <w:rsid w:val="0050123E"/>
    <w:rsid w:val="00501566"/>
    <w:rsid w:val="005015A2"/>
    <w:rsid w:val="00501637"/>
    <w:rsid w:val="00501696"/>
    <w:rsid w:val="005016D0"/>
    <w:rsid w:val="00501A64"/>
    <w:rsid w:val="00501A67"/>
    <w:rsid w:val="00501B60"/>
    <w:rsid w:val="00501D82"/>
    <w:rsid w:val="00501E75"/>
    <w:rsid w:val="0050204D"/>
    <w:rsid w:val="005020D8"/>
    <w:rsid w:val="005020E1"/>
    <w:rsid w:val="00502140"/>
    <w:rsid w:val="005022B0"/>
    <w:rsid w:val="005023AA"/>
    <w:rsid w:val="005024DD"/>
    <w:rsid w:val="005026C1"/>
    <w:rsid w:val="00502898"/>
    <w:rsid w:val="005028C5"/>
    <w:rsid w:val="005028D5"/>
    <w:rsid w:val="00502920"/>
    <w:rsid w:val="00502BDA"/>
    <w:rsid w:val="00502D45"/>
    <w:rsid w:val="00502E74"/>
    <w:rsid w:val="00502F9D"/>
    <w:rsid w:val="005030A1"/>
    <w:rsid w:val="0050342B"/>
    <w:rsid w:val="00503448"/>
    <w:rsid w:val="00503573"/>
    <w:rsid w:val="005035FA"/>
    <w:rsid w:val="0050376F"/>
    <w:rsid w:val="005039CB"/>
    <w:rsid w:val="005039D0"/>
    <w:rsid w:val="00503A6A"/>
    <w:rsid w:val="00503A9D"/>
    <w:rsid w:val="00503BFE"/>
    <w:rsid w:val="00503CED"/>
    <w:rsid w:val="00503D05"/>
    <w:rsid w:val="00503F76"/>
    <w:rsid w:val="00504011"/>
    <w:rsid w:val="005040C5"/>
    <w:rsid w:val="005041EA"/>
    <w:rsid w:val="00504214"/>
    <w:rsid w:val="005043AD"/>
    <w:rsid w:val="0050446B"/>
    <w:rsid w:val="005044DE"/>
    <w:rsid w:val="005045E5"/>
    <w:rsid w:val="0050494C"/>
    <w:rsid w:val="00504AFD"/>
    <w:rsid w:val="00504BDE"/>
    <w:rsid w:val="00504DED"/>
    <w:rsid w:val="00504E72"/>
    <w:rsid w:val="00504EFC"/>
    <w:rsid w:val="00504EFD"/>
    <w:rsid w:val="00504FC9"/>
    <w:rsid w:val="00505094"/>
    <w:rsid w:val="005051A6"/>
    <w:rsid w:val="005051B3"/>
    <w:rsid w:val="0050538B"/>
    <w:rsid w:val="0050568B"/>
    <w:rsid w:val="00505819"/>
    <w:rsid w:val="00505A5C"/>
    <w:rsid w:val="00505B26"/>
    <w:rsid w:val="00505C4E"/>
    <w:rsid w:val="00505C76"/>
    <w:rsid w:val="00505DBA"/>
    <w:rsid w:val="00505E63"/>
    <w:rsid w:val="00505FAC"/>
    <w:rsid w:val="00506153"/>
    <w:rsid w:val="0050635D"/>
    <w:rsid w:val="00506373"/>
    <w:rsid w:val="00506566"/>
    <w:rsid w:val="00506614"/>
    <w:rsid w:val="00506663"/>
    <w:rsid w:val="00506715"/>
    <w:rsid w:val="0050676C"/>
    <w:rsid w:val="0050683C"/>
    <w:rsid w:val="005068C9"/>
    <w:rsid w:val="00506AFE"/>
    <w:rsid w:val="00506C03"/>
    <w:rsid w:val="00506CE4"/>
    <w:rsid w:val="00506DC5"/>
    <w:rsid w:val="00506F5A"/>
    <w:rsid w:val="00506FCB"/>
    <w:rsid w:val="00507022"/>
    <w:rsid w:val="0050713A"/>
    <w:rsid w:val="0050713B"/>
    <w:rsid w:val="005071D4"/>
    <w:rsid w:val="0050725C"/>
    <w:rsid w:val="00507280"/>
    <w:rsid w:val="005072BA"/>
    <w:rsid w:val="0050731D"/>
    <w:rsid w:val="00507325"/>
    <w:rsid w:val="00507584"/>
    <w:rsid w:val="005076A2"/>
    <w:rsid w:val="00507945"/>
    <w:rsid w:val="00507AFC"/>
    <w:rsid w:val="00507C50"/>
    <w:rsid w:val="00507CA7"/>
    <w:rsid w:val="00507D56"/>
    <w:rsid w:val="00507FDB"/>
    <w:rsid w:val="005102D7"/>
    <w:rsid w:val="0051054B"/>
    <w:rsid w:val="0051069E"/>
    <w:rsid w:val="00510700"/>
    <w:rsid w:val="00510796"/>
    <w:rsid w:val="00510827"/>
    <w:rsid w:val="0051092C"/>
    <w:rsid w:val="00510A01"/>
    <w:rsid w:val="00510ED0"/>
    <w:rsid w:val="00510FD6"/>
    <w:rsid w:val="00510FDF"/>
    <w:rsid w:val="00511167"/>
    <w:rsid w:val="005111F0"/>
    <w:rsid w:val="0051138B"/>
    <w:rsid w:val="005113C3"/>
    <w:rsid w:val="005114E1"/>
    <w:rsid w:val="00511853"/>
    <w:rsid w:val="005119D4"/>
    <w:rsid w:val="005119E7"/>
    <w:rsid w:val="00511AD2"/>
    <w:rsid w:val="00511D0D"/>
    <w:rsid w:val="00511DF4"/>
    <w:rsid w:val="00511F65"/>
    <w:rsid w:val="005122A9"/>
    <w:rsid w:val="0051234F"/>
    <w:rsid w:val="005123C7"/>
    <w:rsid w:val="005123F2"/>
    <w:rsid w:val="0051254B"/>
    <w:rsid w:val="00512550"/>
    <w:rsid w:val="005128D5"/>
    <w:rsid w:val="005128EE"/>
    <w:rsid w:val="00512BB0"/>
    <w:rsid w:val="00512C69"/>
    <w:rsid w:val="00512DC7"/>
    <w:rsid w:val="00512FA5"/>
    <w:rsid w:val="00513031"/>
    <w:rsid w:val="00513243"/>
    <w:rsid w:val="00513292"/>
    <w:rsid w:val="00513545"/>
    <w:rsid w:val="00513A3E"/>
    <w:rsid w:val="00513A60"/>
    <w:rsid w:val="00513AC7"/>
    <w:rsid w:val="00513B10"/>
    <w:rsid w:val="00513BBD"/>
    <w:rsid w:val="00513BED"/>
    <w:rsid w:val="00513EC6"/>
    <w:rsid w:val="00513EF5"/>
    <w:rsid w:val="005140FB"/>
    <w:rsid w:val="00514126"/>
    <w:rsid w:val="005141CA"/>
    <w:rsid w:val="005141F8"/>
    <w:rsid w:val="00514224"/>
    <w:rsid w:val="005143A8"/>
    <w:rsid w:val="005144CC"/>
    <w:rsid w:val="005144F0"/>
    <w:rsid w:val="0051461B"/>
    <w:rsid w:val="005146A4"/>
    <w:rsid w:val="00514888"/>
    <w:rsid w:val="00514907"/>
    <w:rsid w:val="005149CD"/>
    <w:rsid w:val="005149F9"/>
    <w:rsid w:val="00514A9C"/>
    <w:rsid w:val="00514B9F"/>
    <w:rsid w:val="00514C4C"/>
    <w:rsid w:val="00514C61"/>
    <w:rsid w:val="00514CE7"/>
    <w:rsid w:val="00514E18"/>
    <w:rsid w:val="00514F46"/>
    <w:rsid w:val="00514F86"/>
    <w:rsid w:val="00514FF1"/>
    <w:rsid w:val="00515078"/>
    <w:rsid w:val="00515286"/>
    <w:rsid w:val="005152DD"/>
    <w:rsid w:val="005154A5"/>
    <w:rsid w:val="0051565D"/>
    <w:rsid w:val="005157DF"/>
    <w:rsid w:val="005157E6"/>
    <w:rsid w:val="00515815"/>
    <w:rsid w:val="00515966"/>
    <w:rsid w:val="00515AEF"/>
    <w:rsid w:val="00515C65"/>
    <w:rsid w:val="00515D0B"/>
    <w:rsid w:val="00515D52"/>
    <w:rsid w:val="00515D67"/>
    <w:rsid w:val="0051602D"/>
    <w:rsid w:val="00516053"/>
    <w:rsid w:val="005162C3"/>
    <w:rsid w:val="00516343"/>
    <w:rsid w:val="0051644B"/>
    <w:rsid w:val="00516506"/>
    <w:rsid w:val="00516638"/>
    <w:rsid w:val="00516686"/>
    <w:rsid w:val="005166AD"/>
    <w:rsid w:val="005166E4"/>
    <w:rsid w:val="00516729"/>
    <w:rsid w:val="0051676A"/>
    <w:rsid w:val="00516914"/>
    <w:rsid w:val="005169C3"/>
    <w:rsid w:val="00516A1A"/>
    <w:rsid w:val="00516A9A"/>
    <w:rsid w:val="00516B10"/>
    <w:rsid w:val="00516BD1"/>
    <w:rsid w:val="00516F81"/>
    <w:rsid w:val="00517065"/>
    <w:rsid w:val="0051706E"/>
    <w:rsid w:val="0051715B"/>
    <w:rsid w:val="005171F2"/>
    <w:rsid w:val="00517353"/>
    <w:rsid w:val="005175B4"/>
    <w:rsid w:val="0051763D"/>
    <w:rsid w:val="005176E2"/>
    <w:rsid w:val="005177D6"/>
    <w:rsid w:val="00517920"/>
    <w:rsid w:val="0051799C"/>
    <w:rsid w:val="0051799F"/>
    <w:rsid w:val="00517A4E"/>
    <w:rsid w:val="00517ABC"/>
    <w:rsid w:val="00517DAC"/>
    <w:rsid w:val="00517E9A"/>
    <w:rsid w:val="00517EA4"/>
    <w:rsid w:val="00520092"/>
    <w:rsid w:val="00520097"/>
    <w:rsid w:val="005200C9"/>
    <w:rsid w:val="0052045D"/>
    <w:rsid w:val="005204E4"/>
    <w:rsid w:val="0052069D"/>
    <w:rsid w:val="005206E1"/>
    <w:rsid w:val="005206F7"/>
    <w:rsid w:val="00520786"/>
    <w:rsid w:val="0052087E"/>
    <w:rsid w:val="005208C7"/>
    <w:rsid w:val="00520960"/>
    <w:rsid w:val="00520B37"/>
    <w:rsid w:val="00520CDE"/>
    <w:rsid w:val="00520EF8"/>
    <w:rsid w:val="00520FD6"/>
    <w:rsid w:val="00521365"/>
    <w:rsid w:val="005214C5"/>
    <w:rsid w:val="0052177B"/>
    <w:rsid w:val="00521891"/>
    <w:rsid w:val="00521900"/>
    <w:rsid w:val="00521970"/>
    <w:rsid w:val="005219E1"/>
    <w:rsid w:val="00521A24"/>
    <w:rsid w:val="00521A7F"/>
    <w:rsid w:val="00521B60"/>
    <w:rsid w:val="00521E94"/>
    <w:rsid w:val="00521ED8"/>
    <w:rsid w:val="00522615"/>
    <w:rsid w:val="00522664"/>
    <w:rsid w:val="005226A8"/>
    <w:rsid w:val="0052284E"/>
    <w:rsid w:val="0052296B"/>
    <w:rsid w:val="005229D6"/>
    <w:rsid w:val="00522C1D"/>
    <w:rsid w:val="00522F48"/>
    <w:rsid w:val="0052306E"/>
    <w:rsid w:val="00523103"/>
    <w:rsid w:val="0052314F"/>
    <w:rsid w:val="005231A8"/>
    <w:rsid w:val="00523223"/>
    <w:rsid w:val="0052332F"/>
    <w:rsid w:val="0052342F"/>
    <w:rsid w:val="00523466"/>
    <w:rsid w:val="005238C3"/>
    <w:rsid w:val="005238F8"/>
    <w:rsid w:val="00523E5D"/>
    <w:rsid w:val="00523FC0"/>
    <w:rsid w:val="005240B6"/>
    <w:rsid w:val="005240C0"/>
    <w:rsid w:val="00524125"/>
    <w:rsid w:val="005243BD"/>
    <w:rsid w:val="0052445B"/>
    <w:rsid w:val="005245C0"/>
    <w:rsid w:val="00524645"/>
    <w:rsid w:val="005246CB"/>
    <w:rsid w:val="00524714"/>
    <w:rsid w:val="00524797"/>
    <w:rsid w:val="005247CA"/>
    <w:rsid w:val="00524A47"/>
    <w:rsid w:val="00524A9E"/>
    <w:rsid w:val="00524CAF"/>
    <w:rsid w:val="00524CD8"/>
    <w:rsid w:val="00524E01"/>
    <w:rsid w:val="00524E0F"/>
    <w:rsid w:val="00524F49"/>
    <w:rsid w:val="00524F57"/>
    <w:rsid w:val="00524FDB"/>
    <w:rsid w:val="00525097"/>
    <w:rsid w:val="005250BB"/>
    <w:rsid w:val="005251E1"/>
    <w:rsid w:val="005252E3"/>
    <w:rsid w:val="00525559"/>
    <w:rsid w:val="005256EF"/>
    <w:rsid w:val="0052570B"/>
    <w:rsid w:val="00525770"/>
    <w:rsid w:val="005258E0"/>
    <w:rsid w:val="00525A3A"/>
    <w:rsid w:val="00525BC5"/>
    <w:rsid w:val="00525D56"/>
    <w:rsid w:val="00525D7C"/>
    <w:rsid w:val="00525EEE"/>
    <w:rsid w:val="00526095"/>
    <w:rsid w:val="005261DB"/>
    <w:rsid w:val="00526212"/>
    <w:rsid w:val="005262FC"/>
    <w:rsid w:val="005264C3"/>
    <w:rsid w:val="00526A2E"/>
    <w:rsid w:val="00526AA0"/>
    <w:rsid w:val="00526BEF"/>
    <w:rsid w:val="00526C0E"/>
    <w:rsid w:val="00526E3C"/>
    <w:rsid w:val="00526E54"/>
    <w:rsid w:val="00526E71"/>
    <w:rsid w:val="00526E92"/>
    <w:rsid w:val="00526EDA"/>
    <w:rsid w:val="005270B1"/>
    <w:rsid w:val="005271FA"/>
    <w:rsid w:val="00527226"/>
    <w:rsid w:val="00527485"/>
    <w:rsid w:val="005274E9"/>
    <w:rsid w:val="00527824"/>
    <w:rsid w:val="0052799F"/>
    <w:rsid w:val="00527A72"/>
    <w:rsid w:val="00527A85"/>
    <w:rsid w:val="00527B09"/>
    <w:rsid w:val="00527DA3"/>
    <w:rsid w:val="00527E5A"/>
    <w:rsid w:val="00527F56"/>
    <w:rsid w:val="0053009C"/>
    <w:rsid w:val="0053011D"/>
    <w:rsid w:val="00530645"/>
    <w:rsid w:val="00530708"/>
    <w:rsid w:val="005307CC"/>
    <w:rsid w:val="00530C53"/>
    <w:rsid w:val="00530D36"/>
    <w:rsid w:val="00530D9F"/>
    <w:rsid w:val="00530EC4"/>
    <w:rsid w:val="0053137A"/>
    <w:rsid w:val="00531429"/>
    <w:rsid w:val="0053161A"/>
    <w:rsid w:val="0053180A"/>
    <w:rsid w:val="00531A6A"/>
    <w:rsid w:val="00531B9D"/>
    <w:rsid w:val="00531BB8"/>
    <w:rsid w:val="00531F05"/>
    <w:rsid w:val="00531FF0"/>
    <w:rsid w:val="0053202D"/>
    <w:rsid w:val="00532051"/>
    <w:rsid w:val="005320C5"/>
    <w:rsid w:val="0053223A"/>
    <w:rsid w:val="00532B97"/>
    <w:rsid w:val="00532BF2"/>
    <w:rsid w:val="00532C8E"/>
    <w:rsid w:val="00532CB7"/>
    <w:rsid w:val="00532DA6"/>
    <w:rsid w:val="005332CC"/>
    <w:rsid w:val="00533302"/>
    <w:rsid w:val="00533328"/>
    <w:rsid w:val="00533419"/>
    <w:rsid w:val="0053345F"/>
    <w:rsid w:val="005334A1"/>
    <w:rsid w:val="005335E9"/>
    <w:rsid w:val="00533644"/>
    <w:rsid w:val="00533805"/>
    <w:rsid w:val="00533870"/>
    <w:rsid w:val="00533A31"/>
    <w:rsid w:val="00533C05"/>
    <w:rsid w:val="00533CA3"/>
    <w:rsid w:val="00533D13"/>
    <w:rsid w:val="00533D2A"/>
    <w:rsid w:val="00533D4F"/>
    <w:rsid w:val="00533DA6"/>
    <w:rsid w:val="00533F6C"/>
    <w:rsid w:val="00534077"/>
    <w:rsid w:val="005341FE"/>
    <w:rsid w:val="00534417"/>
    <w:rsid w:val="00534422"/>
    <w:rsid w:val="0053444E"/>
    <w:rsid w:val="0053448A"/>
    <w:rsid w:val="00534682"/>
    <w:rsid w:val="00534770"/>
    <w:rsid w:val="0053496E"/>
    <w:rsid w:val="00534CC7"/>
    <w:rsid w:val="00534CD5"/>
    <w:rsid w:val="00534DE7"/>
    <w:rsid w:val="00535080"/>
    <w:rsid w:val="005350E7"/>
    <w:rsid w:val="0053511D"/>
    <w:rsid w:val="005351F6"/>
    <w:rsid w:val="0053522A"/>
    <w:rsid w:val="005354CE"/>
    <w:rsid w:val="0053552C"/>
    <w:rsid w:val="0053567A"/>
    <w:rsid w:val="005358DA"/>
    <w:rsid w:val="00535A96"/>
    <w:rsid w:val="00535E8E"/>
    <w:rsid w:val="0053611D"/>
    <w:rsid w:val="0053613D"/>
    <w:rsid w:val="005361D2"/>
    <w:rsid w:val="00536315"/>
    <w:rsid w:val="00536333"/>
    <w:rsid w:val="00536395"/>
    <w:rsid w:val="005363A1"/>
    <w:rsid w:val="00536591"/>
    <w:rsid w:val="005365AE"/>
    <w:rsid w:val="0053661C"/>
    <w:rsid w:val="0053663E"/>
    <w:rsid w:val="00536794"/>
    <w:rsid w:val="005367C6"/>
    <w:rsid w:val="005367E5"/>
    <w:rsid w:val="005367FA"/>
    <w:rsid w:val="005368B8"/>
    <w:rsid w:val="00536935"/>
    <w:rsid w:val="005369F2"/>
    <w:rsid w:val="00536C57"/>
    <w:rsid w:val="00536CD2"/>
    <w:rsid w:val="00536D3E"/>
    <w:rsid w:val="00536EC3"/>
    <w:rsid w:val="00536F51"/>
    <w:rsid w:val="00537073"/>
    <w:rsid w:val="005370A0"/>
    <w:rsid w:val="005376C9"/>
    <w:rsid w:val="005376D0"/>
    <w:rsid w:val="00537A02"/>
    <w:rsid w:val="00537D0D"/>
    <w:rsid w:val="00537F1B"/>
    <w:rsid w:val="00540102"/>
    <w:rsid w:val="005401EA"/>
    <w:rsid w:val="00540207"/>
    <w:rsid w:val="00540647"/>
    <w:rsid w:val="00540678"/>
    <w:rsid w:val="00540985"/>
    <w:rsid w:val="00540B12"/>
    <w:rsid w:val="00540BBD"/>
    <w:rsid w:val="00540BFE"/>
    <w:rsid w:val="00540F03"/>
    <w:rsid w:val="00540F48"/>
    <w:rsid w:val="00541026"/>
    <w:rsid w:val="00541107"/>
    <w:rsid w:val="005411EC"/>
    <w:rsid w:val="00541374"/>
    <w:rsid w:val="005413A6"/>
    <w:rsid w:val="005414CB"/>
    <w:rsid w:val="00541528"/>
    <w:rsid w:val="005415B5"/>
    <w:rsid w:val="005415E5"/>
    <w:rsid w:val="005415F7"/>
    <w:rsid w:val="0054192A"/>
    <w:rsid w:val="00541A67"/>
    <w:rsid w:val="00541B68"/>
    <w:rsid w:val="00541C47"/>
    <w:rsid w:val="00541C8D"/>
    <w:rsid w:val="00541F2D"/>
    <w:rsid w:val="00541F4C"/>
    <w:rsid w:val="00541F86"/>
    <w:rsid w:val="00542225"/>
    <w:rsid w:val="00542240"/>
    <w:rsid w:val="00542340"/>
    <w:rsid w:val="005424DE"/>
    <w:rsid w:val="005424E0"/>
    <w:rsid w:val="005425E7"/>
    <w:rsid w:val="00542713"/>
    <w:rsid w:val="00542736"/>
    <w:rsid w:val="0054275A"/>
    <w:rsid w:val="00542837"/>
    <w:rsid w:val="005429A4"/>
    <w:rsid w:val="00542AAD"/>
    <w:rsid w:val="005432C8"/>
    <w:rsid w:val="00543310"/>
    <w:rsid w:val="005438FF"/>
    <w:rsid w:val="00543A31"/>
    <w:rsid w:val="00543A46"/>
    <w:rsid w:val="00543AAF"/>
    <w:rsid w:val="00543D6F"/>
    <w:rsid w:val="00543F62"/>
    <w:rsid w:val="005442F6"/>
    <w:rsid w:val="00544336"/>
    <w:rsid w:val="0054475D"/>
    <w:rsid w:val="0054486D"/>
    <w:rsid w:val="00544FC6"/>
    <w:rsid w:val="00545033"/>
    <w:rsid w:val="00545171"/>
    <w:rsid w:val="00545259"/>
    <w:rsid w:val="00545269"/>
    <w:rsid w:val="005452A2"/>
    <w:rsid w:val="005452D6"/>
    <w:rsid w:val="00545304"/>
    <w:rsid w:val="005453A9"/>
    <w:rsid w:val="005453BC"/>
    <w:rsid w:val="005454B5"/>
    <w:rsid w:val="00545573"/>
    <w:rsid w:val="005455AC"/>
    <w:rsid w:val="005455B5"/>
    <w:rsid w:val="005455DE"/>
    <w:rsid w:val="0054579F"/>
    <w:rsid w:val="00545830"/>
    <w:rsid w:val="005458B4"/>
    <w:rsid w:val="00545AE3"/>
    <w:rsid w:val="00545B3E"/>
    <w:rsid w:val="00545C62"/>
    <w:rsid w:val="00545DBF"/>
    <w:rsid w:val="00545EB5"/>
    <w:rsid w:val="00546042"/>
    <w:rsid w:val="005460B0"/>
    <w:rsid w:val="0054610C"/>
    <w:rsid w:val="005461CF"/>
    <w:rsid w:val="00546312"/>
    <w:rsid w:val="00546398"/>
    <w:rsid w:val="005463D5"/>
    <w:rsid w:val="0054675D"/>
    <w:rsid w:val="00546A5D"/>
    <w:rsid w:val="00546B42"/>
    <w:rsid w:val="00546C33"/>
    <w:rsid w:val="00546DEA"/>
    <w:rsid w:val="00546E5D"/>
    <w:rsid w:val="00546E6F"/>
    <w:rsid w:val="00546FA8"/>
    <w:rsid w:val="00547198"/>
    <w:rsid w:val="00547476"/>
    <w:rsid w:val="00547702"/>
    <w:rsid w:val="00547738"/>
    <w:rsid w:val="005479B4"/>
    <w:rsid w:val="00547A50"/>
    <w:rsid w:val="00547AAF"/>
    <w:rsid w:val="00547BBB"/>
    <w:rsid w:val="00547BFC"/>
    <w:rsid w:val="00547C78"/>
    <w:rsid w:val="00547DC2"/>
    <w:rsid w:val="00550354"/>
    <w:rsid w:val="005504CB"/>
    <w:rsid w:val="005506D5"/>
    <w:rsid w:val="0055074B"/>
    <w:rsid w:val="00550A20"/>
    <w:rsid w:val="00550A3C"/>
    <w:rsid w:val="00550ABC"/>
    <w:rsid w:val="00550DFC"/>
    <w:rsid w:val="00550F76"/>
    <w:rsid w:val="00551085"/>
    <w:rsid w:val="00551137"/>
    <w:rsid w:val="0055134E"/>
    <w:rsid w:val="0055135C"/>
    <w:rsid w:val="00551410"/>
    <w:rsid w:val="0055155A"/>
    <w:rsid w:val="0055169A"/>
    <w:rsid w:val="005516D0"/>
    <w:rsid w:val="0055180E"/>
    <w:rsid w:val="00551959"/>
    <w:rsid w:val="00551A48"/>
    <w:rsid w:val="00551B03"/>
    <w:rsid w:val="00551B99"/>
    <w:rsid w:val="00551C3E"/>
    <w:rsid w:val="00551D54"/>
    <w:rsid w:val="00551E72"/>
    <w:rsid w:val="005520ED"/>
    <w:rsid w:val="0055227C"/>
    <w:rsid w:val="005522D5"/>
    <w:rsid w:val="0055242A"/>
    <w:rsid w:val="00552457"/>
    <w:rsid w:val="005525A0"/>
    <w:rsid w:val="0055294A"/>
    <w:rsid w:val="00552AC7"/>
    <w:rsid w:val="00552AD0"/>
    <w:rsid w:val="00552AEE"/>
    <w:rsid w:val="00552C58"/>
    <w:rsid w:val="00552CA2"/>
    <w:rsid w:val="00552D05"/>
    <w:rsid w:val="00552DB9"/>
    <w:rsid w:val="005531B7"/>
    <w:rsid w:val="005531FF"/>
    <w:rsid w:val="0055332A"/>
    <w:rsid w:val="005533D9"/>
    <w:rsid w:val="005534CD"/>
    <w:rsid w:val="00553594"/>
    <w:rsid w:val="005537A2"/>
    <w:rsid w:val="005537FF"/>
    <w:rsid w:val="0055388E"/>
    <w:rsid w:val="00553917"/>
    <w:rsid w:val="00553A43"/>
    <w:rsid w:val="00553A7F"/>
    <w:rsid w:val="00553B42"/>
    <w:rsid w:val="00553B83"/>
    <w:rsid w:val="00553B87"/>
    <w:rsid w:val="00553BC1"/>
    <w:rsid w:val="00553BF5"/>
    <w:rsid w:val="00553C49"/>
    <w:rsid w:val="00553CBA"/>
    <w:rsid w:val="00553E38"/>
    <w:rsid w:val="00553F32"/>
    <w:rsid w:val="00554058"/>
    <w:rsid w:val="005540BF"/>
    <w:rsid w:val="005540D2"/>
    <w:rsid w:val="00554110"/>
    <w:rsid w:val="00554118"/>
    <w:rsid w:val="0055429A"/>
    <w:rsid w:val="00554482"/>
    <w:rsid w:val="005544AD"/>
    <w:rsid w:val="005545BD"/>
    <w:rsid w:val="0055468A"/>
    <w:rsid w:val="005546A3"/>
    <w:rsid w:val="005547F4"/>
    <w:rsid w:val="00554A8D"/>
    <w:rsid w:val="00554AB0"/>
    <w:rsid w:val="00554CD8"/>
    <w:rsid w:val="00554DB4"/>
    <w:rsid w:val="00554E97"/>
    <w:rsid w:val="00554EBF"/>
    <w:rsid w:val="00554FB6"/>
    <w:rsid w:val="00554FED"/>
    <w:rsid w:val="00555041"/>
    <w:rsid w:val="005550C8"/>
    <w:rsid w:val="00555702"/>
    <w:rsid w:val="0055580E"/>
    <w:rsid w:val="00555889"/>
    <w:rsid w:val="00555966"/>
    <w:rsid w:val="00555ACB"/>
    <w:rsid w:val="00555D81"/>
    <w:rsid w:val="00555EBB"/>
    <w:rsid w:val="0055608B"/>
    <w:rsid w:val="0055615E"/>
    <w:rsid w:val="00556162"/>
    <w:rsid w:val="005562BD"/>
    <w:rsid w:val="005563A8"/>
    <w:rsid w:val="00556426"/>
    <w:rsid w:val="00556612"/>
    <w:rsid w:val="00556628"/>
    <w:rsid w:val="00556734"/>
    <w:rsid w:val="005568F6"/>
    <w:rsid w:val="005569A5"/>
    <w:rsid w:val="00556A7D"/>
    <w:rsid w:val="00556D0F"/>
    <w:rsid w:val="005571C3"/>
    <w:rsid w:val="005572AF"/>
    <w:rsid w:val="005572D7"/>
    <w:rsid w:val="00557472"/>
    <w:rsid w:val="005574F2"/>
    <w:rsid w:val="00557561"/>
    <w:rsid w:val="0055756D"/>
    <w:rsid w:val="005575BB"/>
    <w:rsid w:val="005575D1"/>
    <w:rsid w:val="005575E0"/>
    <w:rsid w:val="00557619"/>
    <w:rsid w:val="0055767E"/>
    <w:rsid w:val="005576C8"/>
    <w:rsid w:val="005578EA"/>
    <w:rsid w:val="0055793F"/>
    <w:rsid w:val="00557999"/>
    <w:rsid w:val="00557A79"/>
    <w:rsid w:val="00557DF2"/>
    <w:rsid w:val="00557E1C"/>
    <w:rsid w:val="00557E58"/>
    <w:rsid w:val="00557E8B"/>
    <w:rsid w:val="00557F1A"/>
    <w:rsid w:val="00557F38"/>
    <w:rsid w:val="00560259"/>
    <w:rsid w:val="00560266"/>
    <w:rsid w:val="0056037C"/>
    <w:rsid w:val="00560657"/>
    <w:rsid w:val="00560681"/>
    <w:rsid w:val="005607F6"/>
    <w:rsid w:val="0056083C"/>
    <w:rsid w:val="00560B35"/>
    <w:rsid w:val="00560CDA"/>
    <w:rsid w:val="00560D3C"/>
    <w:rsid w:val="00560E8E"/>
    <w:rsid w:val="00560E90"/>
    <w:rsid w:val="00560EFA"/>
    <w:rsid w:val="0056100E"/>
    <w:rsid w:val="005610E0"/>
    <w:rsid w:val="005611F9"/>
    <w:rsid w:val="0056122F"/>
    <w:rsid w:val="005613BF"/>
    <w:rsid w:val="00561593"/>
    <w:rsid w:val="00561707"/>
    <w:rsid w:val="00561977"/>
    <w:rsid w:val="005619E8"/>
    <w:rsid w:val="00561A20"/>
    <w:rsid w:val="00561BD3"/>
    <w:rsid w:val="00561D25"/>
    <w:rsid w:val="00561EA1"/>
    <w:rsid w:val="00562198"/>
    <w:rsid w:val="005623B5"/>
    <w:rsid w:val="005626B1"/>
    <w:rsid w:val="005627D3"/>
    <w:rsid w:val="005627EB"/>
    <w:rsid w:val="00562879"/>
    <w:rsid w:val="005628B4"/>
    <w:rsid w:val="00562993"/>
    <w:rsid w:val="00562BA8"/>
    <w:rsid w:val="00562BC4"/>
    <w:rsid w:val="00562CE7"/>
    <w:rsid w:val="00562D75"/>
    <w:rsid w:val="00562E12"/>
    <w:rsid w:val="00562ED5"/>
    <w:rsid w:val="0056308B"/>
    <w:rsid w:val="005630D3"/>
    <w:rsid w:val="00563166"/>
    <w:rsid w:val="00563222"/>
    <w:rsid w:val="00563241"/>
    <w:rsid w:val="00563536"/>
    <w:rsid w:val="00563801"/>
    <w:rsid w:val="0056397B"/>
    <w:rsid w:val="00563995"/>
    <w:rsid w:val="005639B0"/>
    <w:rsid w:val="005639B9"/>
    <w:rsid w:val="00563AB8"/>
    <w:rsid w:val="00563E9C"/>
    <w:rsid w:val="00563F1E"/>
    <w:rsid w:val="00563F93"/>
    <w:rsid w:val="0056404E"/>
    <w:rsid w:val="005640CB"/>
    <w:rsid w:val="005640FC"/>
    <w:rsid w:val="00564127"/>
    <w:rsid w:val="0056415A"/>
    <w:rsid w:val="005641EE"/>
    <w:rsid w:val="005642AD"/>
    <w:rsid w:val="00564383"/>
    <w:rsid w:val="005645D9"/>
    <w:rsid w:val="00564718"/>
    <w:rsid w:val="005648AF"/>
    <w:rsid w:val="00564979"/>
    <w:rsid w:val="00564BFE"/>
    <w:rsid w:val="00564CA2"/>
    <w:rsid w:val="00564CB1"/>
    <w:rsid w:val="00564D67"/>
    <w:rsid w:val="00564E35"/>
    <w:rsid w:val="00564E88"/>
    <w:rsid w:val="00564E8D"/>
    <w:rsid w:val="00564EE8"/>
    <w:rsid w:val="00565015"/>
    <w:rsid w:val="005650DB"/>
    <w:rsid w:val="005651E4"/>
    <w:rsid w:val="00565254"/>
    <w:rsid w:val="00565372"/>
    <w:rsid w:val="0056552A"/>
    <w:rsid w:val="00565535"/>
    <w:rsid w:val="005655B2"/>
    <w:rsid w:val="0056568B"/>
    <w:rsid w:val="005656BE"/>
    <w:rsid w:val="00565747"/>
    <w:rsid w:val="005658DA"/>
    <w:rsid w:val="00565A17"/>
    <w:rsid w:val="00565A40"/>
    <w:rsid w:val="00565C86"/>
    <w:rsid w:val="00565EF2"/>
    <w:rsid w:val="00565F8A"/>
    <w:rsid w:val="00565FD8"/>
    <w:rsid w:val="00566059"/>
    <w:rsid w:val="00566076"/>
    <w:rsid w:val="0056609F"/>
    <w:rsid w:val="005660A3"/>
    <w:rsid w:val="005660E8"/>
    <w:rsid w:val="00566211"/>
    <w:rsid w:val="00566261"/>
    <w:rsid w:val="00566432"/>
    <w:rsid w:val="005666A7"/>
    <w:rsid w:val="0056674A"/>
    <w:rsid w:val="0056681A"/>
    <w:rsid w:val="005669E3"/>
    <w:rsid w:val="00566B2B"/>
    <w:rsid w:val="00566B6B"/>
    <w:rsid w:val="00566CB1"/>
    <w:rsid w:val="00566D9F"/>
    <w:rsid w:val="00566F8E"/>
    <w:rsid w:val="00566FDB"/>
    <w:rsid w:val="005671F9"/>
    <w:rsid w:val="005672B7"/>
    <w:rsid w:val="0056732B"/>
    <w:rsid w:val="005674B8"/>
    <w:rsid w:val="0056773E"/>
    <w:rsid w:val="0056774E"/>
    <w:rsid w:val="00567786"/>
    <w:rsid w:val="0056793E"/>
    <w:rsid w:val="005679A2"/>
    <w:rsid w:val="005679E2"/>
    <w:rsid w:val="00567AA6"/>
    <w:rsid w:val="00567AD3"/>
    <w:rsid w:val="00567B20"/>
    <w:rsid w:val="00567B43"/>
    <w:rsid w:val="00567E61"/>
    <w:rsid w:val="00567F78"/>
    <w:rsid w:val="0057005B"/>
    <w:rsid w:val="005700DE"/>
    <w:rsid w:val="005701FF"/>
    <w:rsid w:val="0057026E"/>
    <w:rsid w:val="00570276"/>
    <w:rsid w:val="005703D0"/>
    <w:rsid w:val="005707A5"/>
    <w:rsid w:val="00570864"/>
    <w:rsid w:val="005709CF"/>
    <w:rsid w:val="00570ACC"/>
    <w:rsid w:val="00570B2E"/>
    <w:rsid w:val="00570BAF"/>
    <w:rsid w:val="00570C1A"/>
    <w:rsid w:val="00570DA2"/>
    <w:rsid w:val="00570E7F"/>
    <w:rsid w:val="0057121F"/>
    <w:rsid w:val="00571300"/>
    <w:rsid w:val="00571386"/>
    <w:rsid w:val="005713EC"/>
    <w:rsid w:val="00571449"/>
    <w:rsid w:val="005714DC"/>
    <w:rsid w:val="00571665"/>
    <w:rsid w:val="0057169B"/>
    <w:rsid w:val="005717F1"/>
    <w:rsid w:val="0057185F"/>
    <w:rsid w:val="005718B2"/>
    <w:rsid w:val="00571A86"/>
    <w:rsid w:val="00571C90"/>
    <w:rsid w:val="00571CA3"/>
    <w:rsid w:val="00571DE6"/>
    <w:rsid w:val="00571E6C"/>
    <w:rsid w:val="00571ED4"/>
    <w:rsid w:val="00572304"/>
    <w:rsid w:val="00572329"/>
    <w:rsid w:val="005725F8"/>
    <w:rsid w:val="00572609"/>
    <w:rsid w:val="00572625"/>
    <w:rsid w:val="00572677"/>
    <w:rsid w:val="00572793"/>
    <w:rsid w:val="005728F2"/>
    <w:rsid w:val="00572A1E"/>
    <w:rsid w:val="00572AA8"/>
    <w:rsid w:val="00572AD9"/>
    <w:rsid w:val="00572AE8"/>
    <w:rsid w:val="00572BEB"/>
    <w:rsid w:val="00572C58"/>
    <w:rsid w:val="00572E96"/>
    <w:rsid w:val="005731B5"/>
    <w:rsid w:val="005732CE"/>
    <w:rsid w:val="00573345"/>
    <w:rsid w:val="00573443"/>
    <w:rsid w:val="0057355F"/>
    <w:rsid w:val="005736C5"/>
    <w:rsid w:val="00573804"/>
    <w:rsid w:val="00573A0B"/>
    <w:rsid w:val="00573B38"/>
    <w:rsid w:val="00573B64"/>
    <w:rsid w:val="00573B8A"/>
    <w:rsid w:val="00573C4F"/>
    <w:rsid w:val="00573CE7"/>
    <w:rsid w:val="00573E46"/>
    <w:rsid w:val="00573EB9"/>
    <w:rsid w:val="00573F7C"/>
    <w:rsid w:val="00573FD8"/>
    <w:rsid w:val="005740B5"/>
    <w:rsid w:val="005740E8"/>
    <w:rsid w:val="00574129"/>
    <w:rsid w:val="0057418C"/>
    <w:rsid w:val="005741A1"/>
    <w:rsid w:val="005743F8"/>
    <w:rsid w:val="0057448C"/>
    <w:rsid w:val="0057471E"/>
    <w:rsid w:val="0057491F"/>
    <w:rsid w:val="00574949"/>
    <w:rsid w:val="00574AC5"/>
    <w:rsid w:val="00574C00"/>
    <w:rsid w:val="00574C20"/>
    <w:rsid w:val="00574C89"/>
    <w:rsid w:val="00574EF4"/>
    <w:rsid w:val="0057513C"/>
    <w:rsid w:val="005751E5"/>
    <w:rsid w:val="00575571"/>
    <w:rsid w:val="005756A2"/>
    <w:rsid w:val="00575980"/>
    <w:rsid w:val="00575A2C"/>
    <w:rsid w:val="00575B19"/>
    <w:rsid w:val="005760C2"/>
    <w:rsid w:val="005761C4"/>
    <w:rsid w:val="00576251"/>
    <w:rsid w:val="00576356"/>
    <w:rsid w:val="00576854"/>
    <w:rsid w:val="005769DE"/>
    <w:rsid w:val="00576CF7"/>
    <w:rsid w:val="00576DDF"/>
    <w:rsid w:val="00576EA7"/>
    <w:rsid w:val="00576F70"/>
    <w:rsid w:val="00576FE4"/>
    <w:rsid w:val="005770B7"/>
    <w:rsid w:val="0057711E"/>
    <w:rsid w:val="00577460"/>
    <w:rsid w:val="005774E9"/>
    <w:rsid w:val="005774ED"/>
    <w:rsid w:val="00577689"/>
    <w:rsid w:val="0057782E"/>
    <w:rsid w:val="00577937"/>
    <w:rsid w:val="005779F2"/>
    <w:rsid w:val="00577D80"/>
    <w:rsid w:val="00577FA4"/>
    <w:rsid w:val="005800D4"/>
    <w:rsid w:val="0058015C"/>
    <w:rsid w:val="00580190"/>
    <w:rsid w:val="0058020F"/>
    <w:rsid w:val="0058044E"/>
    <w:rsid w:val="00580574"/>
    <w:rsid w:val="00580717"/>
    <w:rsid w:val="00580844"/>
    <w:rsid w:val="00580941"/>
    <w:rsid w:val="00580999"/>
    <w:rsid w:val="005809B3"/>
    <w:rsid w:val="00580BEA"/>
    <w:rsid w:val="00580DAB"/>
    <w:rsid w:val="00580F60"/>
    <w:rsid w:val="00581007"/>
    <w:rsid w:val="00581278"/>
    <w:rsid w:val="00581329"/>
    <w:rsid w:val="00581461"/>
    <w:rsid w:val="00581558"/>
    <w:rsid w:val="00581650"/>
    <w:rsid w:val="005816C3"/>
    <w:rsid w:val="005817A7"/>
    <w:rsid w:val="005817BA"/>
    <w:rsid w:val="005817FC"/>
    <w:rsid w:val="005819D1"/>
    <w:rsid w:val="00581B98"/>
    <w:rsid w:val="00581CA7"/>
    <w:rsid w:val="00581CFE"/>
    <w:rsid w:val="00581D75"/>
    <w:rsid w:val="00581E10"/>
    <w:rsid w:val="00582014"/>
    <w:rsid w:val="00582190"/>
    <w:rsid w:val="0058223F"/>
    <w:rsid w:val="00582496"/>
    <w:rsid w:val="00582505"/>
    <w:rsid w:val="0058256B"/>
    <w:rsid w:val="0058293C"/>
    <w:rsid w:val="00582D01"/>
    <w:rsid w:val="00582FA6"/>
    <w:rsid w:val="00583029"/>
    <w:rsid w:val="005830C0"/>
    <w:rsid w:val="0058314E"/>
    <w:rsid w:val="00583235"/>
    <w:rsid w:val="005832B7"/>
    <w:rsid w:val="00583329"/>
    <w:rsid w:val="00583425"/>
    <w:rsid w:val="005834A0"/>
    <w:rsid w:val="00583657"/>
    <w:rsid w:val="00583734"/>
    <w:rsid w:val="0058382E"/>
    <w:rsid w:val="00583993"/>
    <w:rsid w:val="00583AD1"/>
    <w:rsid w:val="00583AE5"/>
    <w:rsid w:val="00583BDC"/>
    <w:rsid w:val="00583C1D"/>
    <w:rsid w:val="00583D97"/>
    <w:rsid w:val="00583E00"/>
    <w:rsid w:val="00583E1B"/>
    <w:rsid w:val="00583E8B"/>
    <w:rsid w:val="00583EC3"/>
    <w:rsid w:val="00583F03"/>
    <w:rsid w:val="00583F44"/>
    <w:rsid w:val="00583FD2"/>
    <w:rsid w:val="0058409E"/>
    <w:rsid w:val="00584322"/>
    <w:rsid w:val="0058446F"/>
    <w:rsid w:val="00584517"/>
    <w:rsid w:val="00584747"/>
    <w:rsid w:val="00584799"/>
    <w:rsid w:val="00584815"/>
    <w:rsid w:val="00584912"/>
    <w:rsid w:val="0058494D"/>
    <w:rsid w:val="005849D0"/>
    <w:rsid w:val="00584D8C"/>
    <w:rsid w:val="00584EA3"/>
    <w:rsid w:val="00584EAA"/>
    <w:rsid w:val="00584EB8"/>
    <w:rsid w:val="00584F3E"/>
    <w:rsid w:val="00584F5B"/>
    <w:rsid w:val="005850DE"/>
    <w:rsid w:val="00585136"/>
    <w:rsid w:val="0058514A"/>
    <w:rsid w:val="00585287"/>
    <w:rsid w:val="005852DC"/>
    <w:rsid w:val="00585336"/>
    <w:rsid w:val="00585350"/>
    <w:rsid w:val="005854AF"/>
    <w:rsid w:val="0058558C"/>
    <w:rsid w:val="005855BD"/>
    <w:rsid w:val="005856AB"/>
    <w:rsid w:val="0058573A"/>
    <w:rsid w:val="00585815"/>
    <w:rsid w:val="0058590C"/>
    <w:rsid w:val="00585AA5"/>
    <w:rsid w:val="00585BA2"/>
    <w:rsid w:val="00585D03"/>
    <w:rsid w:val="00585F22"/>
    <w:rsid w:val="00586036"/>
    <w:rsid w:val="0058607E"/>
    <w:rsid w:val="00586203"/>
    <w:rsid w:val="0058627B"/>
    <w:rsid w:val="005862D4"/>
    <w:rsid w:val="005865DF"/>
    <w:rsid w:val="005866AD"/>
    <w:rsid w:val="00586AB9"/>
    <w:rsid w:val="00586B36"/>
    <w:rsid w:val="00586CB2"/>
    <w:rsid w:val="00587011"/>
    <w:rsid w:val="00587217"/>
    <w:rsid w:val="00587263"/>
    <w:rsid w:val="00587318"/>
    <w:rsid w:val="005873AF"/>
    <w:rsid w:val="00587428"/>
    <w:rsid w:val="00587591"/>
    <w:rsid w:val="005875FA"/>
    <w:rsid w:val="00587648"/>
    <w:rsid w:val="00587827"/>
    <w:rsid w:val="00587978"/>
    <w:rsid w:val="00587AE4"/>
    <w:rsid w:val="00587AF8"/>
    <w:rsid w:val="00587D95"/>
    <w:rsid w:val="00587DFD"/>
    <w:rsid w:val="0059016C"/>
    <w:rsid w:val="005901C2"/>
    <w:rsid w:val="00590206"/>
    <w:rsid w:val="00590488"/>
    <w:rsid w:val="0059056C"/>
    <w:rsid w:val="005905AA"/>
    <w:rsid w:val="005907D0"/>
    <w:rsid w:val="00590866"/>
    <w:rsid w:val="005909C6"/>
    <w:rsid w:val="00590A14"/>
    <w:rsid w:val="00590AC5"/>
    <w:rsid w:val="00590C0E"/>
    <w:rsid w:val="00590D11"/>
    <w:rsid w:val="00590DB3"/>
    <w:rsid w:val="00590E8D"/>
    <w:rsid w:val="00590F13"/>
    <w:rsid w:val="00590F9D"/>
    <w:rsid w:val="005911A1"/>
    <w:rsid w:val="005911F2"/>
    <w:rsid w:val="0059130B"/>
    <w:rsid w:val="00591392"/>
    <w:rsid w:val="005913B4"/>
    <w:rsid w:val="005915BF"/>
    <w:rsid w:val="00591856"/>
    <w:rsid w:val="0059194E"/>
    <w:rsid w:val="00591954"/>
    <w:rsid w:val="00591B14"/>
    <w:rsid w:val="00591D0B"/>
    <w:rsid w:val="00591E84"/>
    <w:rsid w:val="00591F42"/>
    <w:rsid w:val="00592147"/>
    <w:rsid w:val="00592158"/>
    <w:rsid w:val="0059239D"/>
    <w:rsid w:val="005923B8"/>
    <w:rsid w:val="005924C0"/>
    <w:rsid w:val="00592502"/>
    <w:rsid w:val="00592522"/>
    <w:rsid w:val="005925E9"/>
    <w:rsid w:val="005925F0"/>
    <w:rsid w:val="00592841"/>
    <w:rsid w:val="005928BB"/>
    <w:rsid w:val="005928D9"/>
    <w:rsid w:val="00592928"/>
    <w:rsid w:val="00592973"/>
    <w:rsid w:val="00592D72"/>
    <w:rsid w:val="0059307A"/>
    <w:rsid w:val="00593142"/>
    <w:rsid w:val="00593665"/>
    <w:rsid w:val="00593784"/>
    <w:rsid w:val="005938A4"/>
    <w:rsid w:val="00593CD1"/>
    <w:rsid w:val="00593DE3"/>
    <w:rsid w:val="00593E8A"/>
    <w:rsid w:val="00593FAD"/>
    <w:rsid w:val="005940DB"/>
    <w:rsid w:val="0059426A"/>
    <w:rsid w:val="005943C1"/>
    <w:rsid w:val="005943EE"/>
    <w:rsid w:val="0059482D"/>
    <w:rsid w:val="0059486D"/>
    <w:rsid w:val="005948A6"/>
    <w:rsid w:val="0059499D"/>
    <w:rsid w:val="00594C42"/>
    <w:rsid w:val="00594CD8"/>
    <w:rsid w:val="00595028"/>
    <w:rsid w:val="005950EC"/>
    <w:rsid w:val="00595249"/>
    <w:rsid w:val="00595310"/>
    <w:rsid w:val="0059533C"/>
    <w:rsid w:val="0059533F"/>
    <w:rsid w:val="00595402"/>
    <w:rsid w:val="005954D6"/>
    <w:rsid w:val="005956DC"/>
    <w:rsid w:val="0059571C"/>
    <w:rsid w:val="00595805"/>
    <w:rsid w:val="005959DE"/>
    <w:rsid w:val="00595A4F"/>
    <w:rsid w:val="00595CEC"/>
    <w:rsid w:val="00595D88"/>
    <w:rsid w:val="00595DBB"/>
    <w:rsid w:val="00595E04"/>
    <w:rsid w:val="00595ED5"/>
    <w:rsid w:val="0059601A"/>
    <w:rsid w:val="0059601E"/>
    <w:rsid w:val="00596127"/>
    <w:rsid w:val="005963D7"/>
    <w:rsid w:val="005963D9"/>
    <w:rsid w:val="00596490"/>
    <w:rsid w:val="005964EC"/>
    <w:rsid w:val="0059652D"/>
    <w:rsid w:val="0059653C"/>
    <w:rsid w:val="00596557"/>
    <w:rsid w:val="005965AF"/>
    <w:rsid w:val="0059675F"/>
    <w:rsid w:val="005969AD"/>
    <w:rsid w:val="005969DD"/>
    <w:rsid w:val="00596A87"/>
    <w:rsid w:val="00596ABC"/>
    <w:rsid w:val="00596ADE"/>
    <w:rsid w:val="00596B74"/>
    <w:rsid w:val="00597085"/>
    <w:rsid w:val="0059747F"/>
    <w:rsid w:val="00597560"/>
    <w:rsid w:val="005975DD"/>
    <w:rsid w:val="00597705"/>
    <w:rsid w:val="0059773D"/>
    <w:rsid w:val="00597857"/>
    <w:rsid w:val="005979AE"/>
    <w:rsid w:val="00597ADF"/>
    <w:rsid w:val="00597B93"/>
    <w:rsid w:val="00597BBD"/>
    <w:rsid w:val="00597F05"/>
    <w:rsid w:val="00597F34"/>
    <w:rsid w:val="005A0176"/>
    <w:rsid w:val="005A01C3"/>
    <w:rsid w:val="005A02A6"/>
    <w:rsid w:val="005A03CA"/>
    <w:rsid w:val="005A056F"/>
    <w:rsid w:val="005A0649"/>
    <w:rsid w:val="005A06A1"/>
    <w:rsid w:val="005A0855"/>
    <w:rsid w:val="005A08F8"/>
    <w:rsid w:val="005A0A6A"/>
    <w:rsid w:val="005A0B57"/>
    <w:rsid w:val="005A0D9A"/>
    <w:rsid w:val="005A0EF6"/>
    <w:rsid w:val="005A0F06"/>
    <w:rsid w:val="005A0F4F"/>
    <w:rsid w:val="005A10BD"/>
    <w:rsid w:val="005A1181"/>
    <w:rsid w:val="005A12A4"/>
    <w:rsid w:val="005A1344"/>
    <w:rsid w:val="005A135B"/>
    <w:rsid w:val="005A14A6"/>
    <w:rsid w:val="005A15B0"/>
    <w:rsid w:val="005A1668"/>
    <w:rsid w:val="005A170D"/>
    <w:rsid w:val="005A17EA"/>
    <w:rsid w:val="005A20CB"/>
    <w:rsid w:val="005A23B7"/>
    <w:rsid w:val="005A2478"/>
    <w:rsid w:val="005A24BC"/>
    <w:rsid w:val="005A282C"/>
    <w:rsid w:val="005A286F"/>
    <w:rsid w:val="005A28B7"/>
    <w:rsid w:val="005A2BB8"/>
    <w:rsid w:val="005A2C19"/>
    <w:rsid w:val="005A2CF5"/>
    <w:rsid w:val="005A2DA9"/>
    <w:rsid w:val="005A2FC0"/>
    <w:rsid w:val="005A3045"/>
    <w:rsid w:val="005A30CC"/>
    <w:rsid w:val="005A3430"/>
    <w:rsid w:val="005A3676"/>
    <w:rsid w:val="005A3765"/>
    <w:rsid w:val="005A37C8"/>
    <w:rsid w:val="005A3936"/>
    <w:rsid w:val="005A3A37"/>
    <w:rsid w:val="005A3A9C"/>
    <w:rsid w:val="005A3AAF"/>
    <w:rsid w:val="005A3AB4"/>
    <w:rsid w:val="005A3C41"/>
    <w:rsid w:val="005A3D9B"/>
    <w:rsid w:val="005A3F44"/>
    <w:rsid w:val="005A3F86"/>
    <w:rsid w:val="005A3FCB"/>
    <w:rsid w:val="005A4065"/>
    <w:rsid w:val="005A41E2"/>
    <w:rsid w:val="005A4236"/>
    <w:rsid w:val="005A461A"/>
    <w:rsid w:val="005A480F"/>
    <w:rsid w:val="005A4814"/>
    <w:rsid w:val="005A4998"/>
    <w:rsid w:val="005A49E9"/>
    <w:rsid w:val="005A4E84"/>
    <w:rsid w:val="005A4FE7"/>
    <w:rsid w:val="005A5274"/>
    <w:rsid w:val="005A5376"/>
    <w:rsid w:val="005A53D6"/>
    <w:rsid w:val="005A542B"/>
    <w:rsid w:val="005A5492"/>
    <w:rsid w:val="005A54D2"/>
    <w:rsid w:val="005A57F6"/>
    <w:rsid w:val="005A5959"/>
    <w:rsid w:val="005A5B79"/>
    <w:rsid w:val="005A5BE8"/>
    <w:rsid w:val="005A5C68"/>
    <w:rsid w:val="005A5DD2"/>
    <w:rsid w:val="005A612E"/>
    <w:rsid w:val="005A627D"/>
    <w:rsid w:val="005A62CE"/>
    <w:rsid w:val="005A6335"/>
    <w:rsid w:val="005A6347"/>
    <w:rsid w:val="005A642B"/>
    <w:rsid w:val="005A6530"/>
    <w:rsid w:val="005A659E"/>
    <w:rsid w:val="005A65C2"/>
    <w:rsid w:val="005A6600"/>
    <w:rsid w:val="005A66EA"/>
    <w:rsid w:val="005A69B2"/>
    <w:rsid w:val="005A69B4"/>
    <w:rsid w:val="005A6A28"/>
    <w:rsid w:val="005A6A79"/>
    <w:rsid w:val="005A6A93"/>
    <w:rsid w:val="005A6E86"/>
    <w:rsid w:val="005A6EAB"/>
    <w:rsid w:val="005A7155"/>
    <w:rsid w:val="005A71B9"/>
    <w:rsid w:val="005A71C7"/>
    <w:rsid w:val="005A725F"/>
    <w:rsid w:val="005A736A"/>
    <w:rsid w:val="005A73A8"/>
    <w:rsid w:val="005A75CC"/>
    <w:rsid w:val="005A7636"/>
    <w:rsid w:val="005A7723"/>
    <w:rsid w:val="005A772C"/>
    <w:rsid w:val="005A785B"/>
    <w:rsid w:val="005A78D7"/>
    <w:rsid w:val="005A7BB4"/>
    <w:rsid w:val="005B020C"/>
    <w:rsid w:val="005B022A"/>
    <w:rsid w:val="005B03BC"/>
    <w:rsid w:val="005B043D"/>
    <w:rsid w:val="005B0487"/>
    <w:rsid w:val="005B0930"/>
    <w:rsid w:val="005B09FA"/>
    <w:rsid w:val="005B0D4E"/>
    <w:rsid w:val="005B11BB"/>
    <w:rsid w:val="005B1308"/>
    <w:rsid w:val="005B16A8"/>
    <w:rsid w:val="005B1CE2"/>
    <w:rsid w:val="005B1EFD"/>
    <w:rsid w:val="005B1F23"/>
    <w:rsid w:val="005B1F7F"/>
    <w:rsid w:val="005B2028"/>
    <w:rsid w:val="005B20FF"/>
    <w:rsid w:val="005B226C"/>
    <w:rsid w:val="005B2304"/>
    <w:rsid w:val="005B2436"/>
    <w:rsid w:val="005B249E"/>
    <w:rsid w:val="005B25B0"/>
    <w:rsid w:val="005B26CD"/>
    <w:rsid w:val="005B2740"/>
    <w:rsid w:val="005B2742"/>
    <w:rsid w:val="005B2770"/>
    <w:rsid w:val="005B283C"/>
    <w:rsid w:val="005B288F"/>
    <w:rsid w:val="005B28AA"/>
    <w:rsid w:val="005B2A2B"/>
    <w:rsid w:val="005B2A71"/>
    <w:rsid w:val="005B2E97"/>
    <w:rsid w:val="005B30CB"/>
    <w:rsid w:val="005B32B8"/>
    <w:rsid w:val="005B32C1"/>
    <w:rsid w:val="005B336C"/>
    <w:rsid w:val="005B355D"/>
    <w:rsid w:val="005B35AD"/>
    <w:rsid w:val="005B36F3"/>
    <w:rsid w:val="005B37AD"/>
    <w:rsid w:val="005B3A09"/>
    <w:rsid w:val="005B3B3F"/>
    <w:rsid w:val="005B3C3B"/>
    <w:rsid w:val="005B3CA3"/>
    <w:rsid w:val="005B3D6C"/>
    <w:rsid w:val="005B3FA2"/>
    <w:rsid w:val="005B3FD9"/>
    <w:rsid w:val="005B4071"/>
    <w:rsid w:val="005B42DC"/>
    <w:rsid w:val="005B43CC"/>
    <w:rsid w:val="005B48E4"/>
    <w:rsid w:val="005B49F9"/>
    <w:rsid w:val="005B4BB2"/>
    <w:rsid w:val="005B4C4F"/>
    <w:rsid w:val="005B4C7D"/>
    <w:rsid w:val="005B4C83"/>
    <w:rsid w:val="005B4D61"/>
    <w:rsid w:val="005B4DCB"/>
    <w:rsid w:val="005B4DDA"/>
    <w:rsid w:val="005B4E86"/>
    <w:rsid w:val="005B4E92"/>
    <w:rsid w:val="005B4F2B"/>
    <w:rsid w:val="005B4F5D"/>
    <w:rsid w:val="005B51BD"/>
    <w:rsid w:val="005B53DA"/>
    <w:rsid w:val="005B5598"/>
    <w:rsid w:val="005B5759"/>
    <w:rsid w:val="005B5783"/>
    <w:rsid w:val="005B5989"/>
    <w:rsid w:val="005B59C1"/>
    <w:rsid w:val="005B5F27"/>
    <w:rsid w:val="005B6002"/>
    <w:rsid w:val="005B60C0"/>
    <w:rsid w:val="005B634F"/>
    <w:rsid w:val="005B63CC"/>
    <w:rsid w:val="005B6475"/>
    <w:rsid w:val="005B65F9"/>
    <w:rsid w:val="005B6615"/>
    <w:rsid w:val="005B6878"/>
    <w:rsid w:val="005B68EB"/>
    <w:rsid w:val="005B68FD"/>
    <w:rsid w:val="005B69D1"/>
    <w:rsid w:val="005B6B8D"/>
    <w:rsid w:val="005B6BB6"/>
    <w:rsid w:val="005B6D04"/>
    <w:rsid w:val="005B6E58"/>
    <w:rsid w:val="005B6FF4"/>
    <w:rsid w:val="005B7002"/>
    <w:rsid w:val="005B7112"/>
    <w:rsid w:val="005B7152"/>
    <w:rsid w:val="005B71A2"/>
    <w:rsid w:val="005B71F9"/>
    <w:rsid w:val="005B7214"/>
    <w:rsid w:val="005B730E"/>
    <w:rsid w:val="005B74CA"/>
    <w:rsid w:val="005B7604"/>
    <w:rsid w:val="005B77D8"/>
    <w:rsid w:val="005B7883"/>
    <w:rsid w:val="005B7987"/>
    <w:rsid w:val="005B7A47"/>
    <w:rsid w:val="005B7B10"/>
    <w:rsid w:val="005B7BED"/>
    <w:rsid w:val="005B7CCE"/>
    <w:rsid w:val="005B7F6B"/>
    <w:rsid w:val="005C03A8"/>
    <w:rsid w:val="005C06B2"/>
    <w:rsid w:val="005C0806"/>
    <w:rsid w:val="005C0828"/>
    <w:rsid w:val="005C085D"/>
    <w:rsid w:val="005C0E9F"/>
    <w:rsid w:val="005C0F45"/>
    <w:rsid w:val="005C112C"/>
    <w:rsid w:val="005C1453"/>
    <w:rsid w:val="005C14D0"/>
    <w:rsid w:val="005C157E"/>
    <w:rsid w:val="005C17A3"/>
    <w:rsid w:val="005C18DF"/>
    <w:rsid w:val="005C1A32"/>
    <w:rsid w:val="005C1BD4"/>
    <w:rsid w:val="005C1CBF"/>
    <w:rsid w:val="005C1D46"/>
    <w:rsid w:val="005C1E7C"/>
    <w:rsid w:val="005C20B2"/>
    <w:rsid w:val="005C2236"/>
    <w:rsid w:val="005C2274"/>
    <w:rsid w:val="005C22CB"/>
    <w:rsid w:val="005C25FE"/>
    <w:rsid w:val="005C2699"/>
    <w:rsid w:val="005C2751"/>
    <w:rsid w:val="005C27BD"/>
    <w:rsid w:val="005C27CE"/>
    <w:rsid w:val="005C2918"/>
    <w:rsid w:val="005C2A23"/>
    <w:rsid w:val="005C2AB9"/>
    <w:rsid w:val="005C2BC6"/>
    <w:rsid w:val="005C2C55"/>
    <w:rsid w:val="005C2CF4"/>
    <w:rsid w:val="005C2D0F"/>
    <w:rsid w:val="005C2F2A"/>
    <w:rsid w:val="005C2F35"/>
    <w:rsid w:val="005C303D"/>
    <w:rsid w:val="005C31FB"/>
    <w:rsid w:val="005C341C"/>
    <w:rsid w:val="005C36AD"/>
    <w:rsid w:val="005C3719"/>
    <w:rsid w:val="005C3787"/>
    <w:rsid w:val="005C3A4F"/>
    <w:rsid w:val="005C3B80"/>
    <w:rsid w:val="005C3BFE"/>
    <w:rsid w:val="005C3D58"/>
    <w:rsid w:val="005C3EF7"/>
    <w:rsid w:val="005C4052"/>
    <w:rsid w:val="005C409A"/>
    <w:rsid w:val="005C452B"/>
    <w:rsid w:val="005C4575"/>
    <w:rsid w:val="005C46EF"/>
    <w:rsid w:val="005C46FE"/>
    <w:rsid w:val="005C48E2"/>
    <w:rsid w:val="005C4B10"/>
    <w:rsid w:val="005C4B23"/>
    <w:rsid w:val="005C4C17"/>
    <w:rsid w:val="005C4C77"/>
    <w:rsid w:val="005C4C78"/>
    <w:rsid w:val="005C4C7B"/>
    <w:rsid w:val="005C4E6B"/>
    <w:rsid w:val="005C505B"/>
    <w:rsid w:val="005C5068"/>
    <w:rsid w:val="005C50CC"/>
    <w:rsid w:val="005C50D1"/>
    <w:rsid w:val="005C51A4"/>
    <w:rsid w:val="005C5268"/>
    <w:rsid w:val="005C53AF"/>
    <w:rsid w:val="005C5A87"/>
    <w:rsid w:val="005C5A98"/>
    <w:rsid w:val="005C5AE2"/>
    <w:rsid w:val="005C5BB9"/>
    <w:rsid w:val="005C5CF0"/>
    <w:rsid w:val="005C5D0E"/>
    <w:rsid w:val="005C5DED"/>
    <w:rsid w:val="005C5F43"/>
    <w:rsid w:val="005C618C"/>
    <w:rsid w:val="005C6415"/>
    <w:rsid w:val="005C653D"/>
    <w:rsid w:val="005C657C"/>
    <w:rsid w:val="005C65B1"/>
    <w:rsid w:val="005C66F1"/>
    <w:rsid w:val="005C678B"/>
    <w:rsid w:val="005C67BC"/>
    <w:rsid w:val="005C685F"/>
    <w:rsid w:val="005C6926"/>
    <w:rsid w:val="005C6970"/>
    <w:rsid w:val="005C6996"/>
    <w:rsid w:val="005C6A66"/>
    <w:rsid w:val="005C6D36"/>
    <w:rsid w:val="005C6EB4"/>
    <w:rsid w:val="005C6F10"/>
    <w:rsid w:val="005C70C5"/>
    <w:rsid w:val="005C74E3"/>
    <w:rsid w:val="005C75A5"/>
    <w:rsid w:val="005C75C0"/>
    <w:rsid w:val="005C7785"/>
    <w:rsid w:val="005C7849"/>
    <w:rsid w:val="005C7962"/>
    <w:rsid w:val="005C7A9F"/>
    <w:rsid w:val="005C7D7C"/>
    <w:rsid w:val="005C7DD0"/>
    <w:rsid w:val="005C7EF4"/>
    <w:rsid w:val="005D0093"/>
    <w:rsid w:val="005D0167"/>
    <w:rsid w:val="005D020A"/>
    <w:rsid w:val="005D042F"/>
    <w:rsid w:val="005D0437"/>
    <w:rsid w:val="005D0452"/>
    <w:rsid w:val="005D082E"/>
    <w:rsid w:val="005D08CD"/>
    <w:rsid w:val="005D0994"/>
    <w:rsid w:val="005D0995"/>
    <w:rsid w:val="005D0B43"/>
    <w:rsid w:val="005D0BDF"/>
    <w:rsid w:val="005D0D46"/>
    <w:rsid w:val="005D0D6D"/>
    <w:rsid w:val="005D0E66"/>
    <w:rsid w:val="005D10D5"/>
    <w:rsid w:val="005D12CD"/>
    <w:rsid w:val="005D12D2"/>
    <w:rsid w:val="005D12F3"/>
    <w:rsid w:val="005D1420"/>
    <w:rsid w:val="005D1476"/>
    <w:rsid w:val="005D14E9"/>
    <w:rsid w:val="005D1552"/>
    <w:rsid w:val="005D1567"/>
    <w:rsid w:val="005D1649"/>
    <w:rsid w:val="005D180F"/>
    <w:rsid w:val="005D18EC"/>
    <w:rsid w:val="005D19A9"/>
    <w:rsid w:val="005D1A61"/>
    <w:rsid w:val="005D1A62"/>
    <w:rsid w:val="005D2378"/>
    <w:rsid w:val="005D25CB"/>
    <w:rsid w:val="005D2794"/>
    <w:rsid w:val="005D2895"/>
    <w:rsid w:val="005D2ACC"/>
    <w:rsid w:val="005D2B93"/>
    <w:rsid w:val="005D2BFD"/>
    <w:rsid w:val="005D2CB3"/>
    <w:rsid w:val="005D2E81"/>
    <w:rsid w:val="005D2EF7"/>
    <w:rsid w:val="005D2F29"/>
    <w:rsid w:val="005D2FBC"/>
    <w:rsid w:val="005D3123"/>
    <w:rsid w:val="005D31B3"/>
    <w:rsid w:val="005D324A"/>
    <w:rsid w:val="005D349A"/>
    <w:rsid w:val="005D3560"/>
    <w:rsid w:val="005D370C"/>
    <w:rsid w:val="005D3A7F"/>
    <w:rsid w:val="005D3C43"/>
    <w:rsid w:val="005D3D66"/>
    <w:rsid w:val="005D3E89"/>
    <w:rsid w:val="005D4027"/>
    <w:rsid w:val="005D4247"/>
    <w:rsid w:val="005D42D5"/>
    <w:rsid w:val="005D4338"/>
    <w:rsid w:val="005D4949"/>
    <w:rsid w:val="005D4960"/>
    <w:rsid w:val="005D49A5"/>
    <w:rsid w:val="005D4A54"/>
    <w:rsid w:val="005D4AB4"/>
    <w:rsid w:val="005D4B27"/>
    <w:rsid w:val="005D4EC9"/>
    <w:rsid w:val="005D4FA1"/>
    <w:rsid w:val="005D525C"/>
    <w:rsid w:val="005D5433"/>
    <w:rsid w:val="005D5847"/>
    <w:rsid w:val="005D5A4D"/>
    <w:rsid w:val="005D5C37"/>
    <w:rsid w:val="005D5D5A"/>
    <w:rsid w:val="005D5EBF"/>
    <w:rsid w:val="005D5EE9"/>
    <w:rsid w:val="005D5F67"/>
    <w:rsid w:val="005D60C3"/>
    <w:rsid w:val="005D60CF"/>
    <w:rsid w:val="005D6159"/>
    <w:rsid w:val="005D61B9"/>
    <w:rsid w:val="005D620A"/>
    <w:rsid w:val="005D6241"/>
    <w:rsid w:val="005D62EB"/>
    <w:rsid w:val="005D6376"/>
    <w:rsid w:val="005D6391"/>
    <w:rsid w:val="005D63A4"/>
    <w:rsid w:val="005D63D3"/>
    <w:rsid w:val="005D6513"/>
    <w:rsid w:val="005D67CB"/>
    <w:rsid w:val="005D6934"/>
    <w:rsid w:val="005D694A"/>
    <w:rsid w:val="005D6A28"/>
    <w:rsid w:val="005D6A40"/>
    <w:rsid w:val="005D6B3B"/>
    <w:rsid w:val="005D6C30"/>
    <w:rsid w:val="005D6C35"/>
    <w:rsid w:val="005D6C55"/>
    <w:rsid w:val="005D6E1D"/>
    <w:rsid w:val="005D6EB1"/>
    <w:rsid w:val="005D7145"/>
    <w:rsid w:val="005D7577"/>
    <w:rsid w:val="005D78B9"/>
    <w:rsid w:val="005D7C31"/>
    <w:rsid w:val="005D7F83"/>
    <w:rsid w:val="005E002F"/>
    <w:rsid w:val="005E0277"/>
    <w:rsid w:val="005E0531"/>
    <w:rsid w:val="005E05A2"/>
    <w:rsid w:val="005E0746"/>
    <w:rsid w:val="005E077D"/>
    <w:rsid w:val="005E0A60"/>
    <w:rsid w:val="005E0D0E"/>
    <w:rsid w:val="005E0D57"/>
    <w:rsid w:val="005E0D5F"/>
    <w:rsid w:val="005E0DD5"/>
    <w:rsid w:val="005E0DE6"/>
    <w:rsid w:val="005E0FE6"/>
    <w:rsid w:val="005E11BA"/>
    <w:rsid w:val="005E1240"/>
    <w:rsid w:val="005E12B7"/>
    <w:rsid w:val="005E130D"/>
    <w:rsid w:val="005E1569"/>
    <w:rsid w:val="005E17A3"/>
    <w:rsid w:val="005E18F0"/>
    <w:rsid w:val="005E19C9"/>
    <w:rsid w:val="005E1E25"/>
    <w:rsid w:val="005E1E98"/>
    <w:rsid w:val="005E1EC3"/>
    <w:rsid w:val="005E1FC5"/>
    <w:rsid w:val="005E1FD2"/>
    <w:rsid w:val="005E214E"/>
    <w:rsid w:val="005E22F1"/>
    <w:rsid w:val="005E244F"/>
    <w:rsid w:val="005E2492"/>
    <w:rsid w:val="005E292E"/>
    <w:rsid w:val="005E2C04"/>
    <w:rsid w:val="005E2C3D"/>
    <w:rsid w:val="005E2D69"/>
    <w:rsid w:val="005E2EBA"/>
    <w:rsid w:val="005E31FB"/>
    <w:rsid w:val="005E3382"/>
    <w:rsid w:val="005E33FB"/>
    <w:rsid w:val="005E350A"/>
    <w:rsid w:val="005E374C"/>
    <w:rsid w:val="005E38D9"/>
    <w:rsid w:val="005E39A7"/>
    <w:rsid w:val="005E3A2A"/>
    <w:rsid w:val="005E3A7B"/>
    <w:rsid w:val="005E3A8B"/>
    <w:rsid w:val="005E3BB1"/>
    <w:rsid w:val="005E3E9A"/>
    <w:rsid w:val="005E3ECA"/>
    <w:rsid w:val="005E3F2F"/>
    <w:rsid w:val="005E3FA7"/>
    <w:rsid w:val="005E4054"/>
    <w:rsid w:val="005E40A9"/>
    <w:rsid w:val="005E4203"/>
    <w:rsid w:val="005E4224"/>
    <w:rsid w:val="005E428F"/>
    <w:rsid w:val="005E4327"/>
    <w:rsid w:val="005E440F"/>
    <w:rsid w:val="005E4453"/>
    <w:rsid w:val="005E452A"/>
    <w:rsid w:val="005E454F"/>
    <w:rsid w:val="005E4840"/>
    <w:rsid w:val="005E4980"/>
    <w:rsid w:val="005E4982"/>
    <w:rsid w:val="005E4A57"/>
    <w:rsid w:val="005E4ABE"/>
    <w:rsid w:val="005E4E67"/>
    <w:rsid w:val="005E4EB8"/>
    <w:rsid w:val="005E4F7C"/>
    <w:rsid w:val="005E512B"/>
    <w:rsid w:val="005E527F"/>
    <w:rsid w:val="005E52B6"/>
    <w:rsid w:val="005E5321"/>
    <w:rsid w:val="005E54E1"/>
    <w:rsid w:val="005E54EF"/>
    <w:rsid w:val="005E5550"/>
    <w:rsid w:val="005E5657"/>
    <w:rsid w:val="005E58B5"/>
    <w:rsid w:val="005E5ED6"/>
    <w:rsid w:val="005E5FC3"/>
    <w:rsid w:val="005E6045"/>
    <w:rsid w:val="005E607D"/>
    <w:rsid w:val="005E615B"/>
    <w:rsid w:val="005E617E"/>
    <w:rsid w:val="005E61C7"/>
    <w:rsid w:val="005E6A1B"/>
    <w:rsid w:val="005E6C95"/>
    <w:rsid w:val="005E70CC"/>
    <w:rsid w:val="005E7122"/>
    <w:rsid w:val="005E71DA"/>
    <w:rsid w:val="005E7476"/>
    <w:rsid w:val="005E750C"/>
    <w:rsid w:val="005E7539"/>
    <w:rsid w:val="005E7585"/>
    <w:rsid w:val="005E75C4"/>
    <w:rsid w:val="005E797D"/>
    <w:rsid w:val="005E7A56"/>
    <w:rsid w:val="005E7AFA"/>
    <w:rsid w:val="005E7CE6"/>
    <w:rsid w:val="005E7F4C"/>
    <w:rsid w:val="005E7F7B"/>
    <w:rsid w:val="005E7FBC"/>
    <w:rsid w:val="005E7FE0"/>
    <w:rsid w:val="005F0378"/>
    <w:rsid w:val="005F05E6"/>
    <w:rsid w:val="005F0640"/>
    <w:rsid w:val="005F0780"/>
    <w:rsid w:val="005F07F8"/>
    <w:rsid w:val="005F094E"/>
    <w:rsid w:val="005F0DED"/>
    <w:rsid w:val="005F0E47"/>
    <w:rsid w:val="005F0F4A"/>
    <w:rsid w:val="005F105B"/>
    <w:rsid w:val="005F12B0"/>
    <w:rsid w:val="005F1517"/>
    <w:rsid w:val="005F15BB"/>
    <w:rsid w:val="005F15CA"/>
    <w:rsid w:val="005F1650"/>
    <w:rsid w:val="005F16AE"/>
    <w:rsid w:val="005F1746"/>
    <w:rsid w:val="005F1779"/>
    <w:rsid w:val="005F18C1"/>
    <w:rsid w:val="005F18F1"/>
    <w:rsid w:val="005F19F7"/>
    <w:rsid w:val="005F1B71"/>
    <w:rsid w:val="005F1BFE"/>
    <w:rsid w:val="005F1DB1"/>
    <w:rsid w:val="005F1DEB"/>
    <w:rsid w:val="005F1E51"/>
    <w:rsid w:val="005F1F7A"/>
    <w:rsid w:val="005F1F88"/>
    <w:rsid w:val="005F2176"/>
    <w:rsid w:val="005F2309"/>
    <w:rsid w:val="005F24DD"/>
    <w:rsid w:val="005F256E"/>
    <w:rsid w:val="005F2583"/>
    <w:rsid w:val="005F26A9"/>
    <w:rsid w:val="005F2BDB"/>
    <w:rsid w:val="005F2D37"/>
    <w:rsid w:val="005F2E54"/>
    <w:rsid w:val="005F350E"/>
    <w:rsid w:val="005F352C"/>
    <w:rsid w:val="005F3540"/>
    <w:rsid w:val="005F365A"/>
    <w:rsid w:val="005F371C"/>
    <w:rsid w:val="005F389E"/>
    <w:rsid w:val="005F38E9"/>
    <w:rsid w:val="005F3BD2"/>
    <w:rsid w:val="005F3BE5"/>
    <w:rsid w:val="005F3CE1"/>
    <w:rsid w:val="005F4271"/>
    <w:rsid w:val="005F43B6"/>
    <w:rsid w:val="005F47AA"/>
    <w:rsid w:val="005F488F"/>
    <w:rsid w:val="005F4A3E"/>
    <w:rsid w:val="005F4A9F"/>
    <w:rsid w:val="005F4B65"/>
    <w:rsid w:val="005F4C78"/>
    <w:rsid w:val="005F5367"/>
    <w:rsid w:val="005F5467"/>
    <w:rsid w:val="005F55E0"/>
    <w:rsid w:val="005F5628"/>
    <w:rsid w:val="005F56F0"/>
    <w:rsid w:val="005F56F6"/>
    <w:rsid w:val="005F5ADB"/>
    <w:rsid w:val="005F5D9E"/>
    <w:rsid w:val="005F5E7A"/>
    <w:rsid w:val="005F6057"/>
    <w:rsid w:val="005F607E"/>
    <w:rsid w:val="005F614D"/>
    <w:rsid w:val="005F6213"/>
    <w:rsid w:val="005F62FB"/>
    <w:rsid w:val="005F6338"/>
    <w:rsid w:val="005F637B"/>
    <w:rsid w:val="005F63E2"/>
    <w:rsid w:val="005F6414"/>
    <w:rsid w:val="005F64EF"/>
    <w:rsid w:val="005F66C3"/>
    <w:rsid w:val="005F670A"/>
    <w:rsid w:val="005F6725"/>
    <w:rsid w:val="005F690F"/>
    <w:rsid w:val="005F6CF5"/>
    <w:rsid w:val="005F6D19"/>
    <w:rsid w:val="005F6D97"/>
    <w:rsid w:val="005F7079"/>
    <w:rsid w:val="005F7308"/>
    <w:rsid w:val="005F7321"/>
    <w:rsid w:val="005F73EA"/>
    <w:rsid w:val="005F747C"/>
    <w:rsid w:val="005F7826"/>
    <w:rsid w:val="005F788D"/>
    <w:rsid w:val="005F7C22"/>
    <w:rsid w:val="005F7E92"/>
    <w:rsid w:val="005F7F8A"/>
    <w:rsid w:val="005F7FF1"/>
    <w:rsid w:val="00600166"/>
    <w:rsid w:val="006002A8"/>
    <w:rsid w:val="00600331"/>
    <w:rsid w:val="00600397"/>
    <w:rsid w:val="0060041A"/>
    <w:rsid w:val="0060045C"/>
    <w:rsid w:val="006005B8"/>
    <w:rsid w:val="00600711"/>
    <w:rsid w:val="0060071E"/>
    <w:rsid w:val="006007C1"/>
    <w:rsid w:val="00600813"/>
    <w:rsid w:val="0060089A"/>
    <w:rsid w:val="00600A8E"/>
    <w:rsid w:val="00600B28"/>
    <w:rsid w:val="00600B2F"/>
    <w:rsid w:val="00600B31"/>
    <w:rsid w:val="00600B38"/>
    <w:rsid w:val="00600B98"/>
    <w:rsid w:val="00600C58"/>
    <w:rsid w:val="00600DB6"/>
    <w:rsid w:val="00600E03"/>
    <w:rsid w:val="00600FF9"/>
    <w:rsid w:val="00601024"/>
    <w:rsid w:val="0060136D"/>
    <w:rsid w:val="006013B9"/>
    <w:rsid w:val="00601552"/>
    <w:rsid w:val="0060160E"/>
    <w:rsid w:val="00601656"/>
    <w:rsid w:val="00601685"/>
    <w:rsid w:val="006018FC"/>
    <w:rsid w:val="0060199A"/>
    <w:rsid w:val="00601C70"/>
    <w:rsid w:val="00601CB8"/>
    <w:rsid w:val="00601D1C"/>
    <w:rsid w:val="00601D4A"/>
    <w:rsid w:val="00601DD7"/>
    <w:rsid w:val="00601E08"/>
    <w:rsid w:val="00602312"/>
    <w:rsid w:val="00602379"/>
    <w:rsid w:val="006023E5"/>
    <w:rsid w:val="00602461"/>
    <w:rsid w:val="006024C6"/>
    <w:rsid w:val="006024DB"/>
    <w:rsid w:val="006025CC"/>
    <w:rsid w:val="00602761"/>
    <w:rsid w:val="006027BE"/>
    <w:rsid w:val="00602865"/>
    <w:rsid w:val="00602975"/>
    <w:rsid w:val="00602F64"/>
    <w:rsid w:val="006031B5"/>
    <w:rsid w:val="006031D0"/>
    <w:rsid w:val="006031E4"/>
    <w:rsid w:val="00603345"/>
    <w:rsid w:val="00603578"/>
    <w:rsid w:val="00603580"/>
    <w:rsid w:val="00603592"/>
    <w:rsid w:val="006035F9"/>
    <w:rsid w:val="006035FE"/>
    <w:rsid w:val="006036A6"/>
    <w:rsid w:val="006036B7"/>
    <w:rsid w:val="006037BA"/>
    <w:rsid w:val="00603856"/>
    <w:rsid w:val="00603951"/>
    <w:rsid w:val="00603BF0"/>
    <w:rsid w:val="00603FD8"/>
    <w:rsid w:val="0060410C"/>
    <w:rsid w:val="006041A2"/>
    <w:rsid w:val="0060424F"/>
    <w:rsid w:val="00604341"/>
    <w:rsid w:val="00604396"/>
    <w:rsid w:val="006043E4"/>
    <w:rsid w:val="006045FC"/>
    <w:rsid w:val="00604649"/>
    <w:rsid w:val="006046CD"/>
    <w:rsid w:val="00604723"/>
    <w:rsid w:val="00604725"/>
    <w:rsid w:val="00604ABC"/>
    <w:rsid w:val="00604AED"/>
    <w:rsid w:val="00604B31"/>
    <w:rsid w:val="00604C5C"/>
    <w:rsid w:val="00604D60"/>
    <w:rsid w:val="00604DF3"/>
    <w:rsid w:val="00604E0A"/>
    <w:rsid w:val="00605165"/>
    <w:rsid w:val="006053E3"/>
    <w:rsid w:val="006053F1"/>
    <w:rsid w:val="00605400"/>
    <w:rsid w:val="0060550D"/>
    <w:rsid w:val="00605708"/>
    <w:rsid w:val="00605B0B"/>
    <w:rsid w:val="00605BAD"/>
    <w:rsid w:val="00605C3B"/>
    <w:rsid w:val="00605D80"/>
    <w:rsid w:val="00605E01"/>
    <w:rsid w:val="00605E76"/>
    <w:rsid w:val="00605E79"/>
    <w:rsid w:val="00605F44"/>
    <w:rsid w:val="00606336"/>
    <w:rsid w:val="006063E4"/>
    <w:rsid w:val="006065B9"/>
    <w:rsid w:val="006067E1"/>
    <w:rsid w:val="0060689B"/>
    <w:rsid w:val="006069E9"/>
    <w:rsid w:val="00606A85"/>
    <w:rsid w:val="00606B07"/>
    <w:rsid w:val="00606BB2"/>
    <w:rsid w:val="00606BCE"/>
    <w:rsid w:val="00606C95"/>
    <w:rsid w:val="00606E0A"/>
    <w:rsid w:val="00606E21"/>
    <w:rsid w:val="00606E74"/>
    <w:rsid w:val="00606E8A"/>
    <w:rsid w:val="00606EE0"/>
    <w:rsid w:val="00606FEA"/>
    <w:rsid w:val="006070DD"/>
    <w:rsid w:val="00607138"/>
    <w:rsid w:val="006071F3"/>
    <w:rsid w:val="0060725E"/>
    <w:rsid w:val="00607365"/>
    <w:rsid w:val="006077D3"/>
    <w:rsid w:val="006078D1"/>
    <w:rsid w:val="00607A27"/>
    <w:rsid w:val="00607B97"/>
    <w:rsid w:val="00607D02"/>
    <w:rsid w:val="00607D0B"/>
    <w:rsid w:val="00607F0D"/>
    <w:rsid w:val="00607F81"/>
    <w:rsid w:val="00610180"/>
    <w:rsid w:val="006101F0"/>
    <w:rsid w:val="0061021E"/>
    <w:rsid w:val="006103D9"/>
    <w:rsid w:val="00610476"/>
    <w:rsid w:val="00610580"/>
    <w:rsid w:val="0061081F"/>
    <w:rsid w:val="006108EE"/>
    <w:rsid w:val="00610930"/>
    <w:rsid w:val="0061097D"/>
    <w:rsid w:val="00610DFC"/>
    <w:rsid w:val="00610E38"/>
    <w:rsid w:val="00610F70"/>
    <w:rsid w:val="00611069"/>
    <w:rsid w:val="006110BC"/>
    <w:rsid w:val="0061124B"/>
    <w:rsid w:val="00611297"/>
    <w:rsid w:val="006113BE"/>
    <w:rsid w:val="00611AEE"/>
    <w:rsid w:val="00611B0B"/>
    <w:rsid w:val="00611B0D"/>
    <w:rsid w:val="00611B18"/>
    <w:rsid w:val="00611B7B"/>
    <w:rsid w:val="00611C3D"/>
    <w:rsid w:val="00611C95"/>
    <w:rsid w:val="00611E81"/>
    <w:rsid w:val="00611EF3"/>
    <w:rsid w:val="006121B1"/>
    <w:rsid w:val="006122F0"/>
    <w:rsid w:val="006124BE"/>
    <w:rsid w:val="0061267F"/>
    <w:rsid w:val="006126CD"/>
    <w:rsid w:val="0061291A"/>
    <w:rsid w:val="00612F3B"/>
    <w:rsid w:val="00612F4E"/>
    <w:rsid w:val="00612F7A"/>
    <w:rsid w:val="00613126"/>
    <w:rsid w:val="0061319B"/>
    <w:rsid w:val="0061320E"/>
    <w:rsid w:val="00613277"/>
    <w:rsid w:val="006132A6"/>
    <w:rsid w:val="00613394"/>
    <w:rsid w:val="006133DA"/>
    <w:rsid w:val="006134F4"/>
    <w:rsid w:val="00613A92"/>
    <w:rsid w:val="00613BD4"/>
    <w:rsid w:val="00613BD8"/>
    <w:rsid w:val="00613CFA"/>
    <w:rsid w:val="00613E3C"/>
    <w:rsid w:val="00613FE9"/>
    <w:rsid w:val="006141E9"/>
    <w:rsid w:val="006144B6"/>
    <w:rsid w:val="0061456F"/>
    <w:rsid w:val="00614623"/>
    <w:rsid w:val="006147E7"/>
    <w:rsid w:val="00614922"/>
    <w:rsid w:val="00614A51"/>
    <w:rsid w:val="00614A86"/>
    <w:rsid w:val="00614B48"/>
    <w:rsid w:val="00614B56"/>
    <w:rsid w:val="00614B9B"/>
    <w:rsid w:val="00614C73"/>
    <w:rsid w:val="00614C75"/>
    <w:rsid w:val="00614D97"/>
    <w:rsid w:val="00614E41"/>
    <w:rsid w:val="00614F0D"/>
    <w:rsid w:val="006159AC"/>
    <w:rsid w:val="00615A05"/>
    <w:rsid w:val="00615A3E"/>
    <w:rsid w:val="00615A69"/>
    <w:rsid w:val="00615D8D"/>
    <w:rsid w:val="00615F18"/>
    <w:rsid w:val="00616005"/>
    <w:rsid w:val="0061620E"/>
    <w:rsid w:val="006162E8"/>
    <w:rsid w:val="00616344"/>
    <w:rsid w:val="00616345"/>
    <w:rsid w:val="00616452"/>
    <w:rsid w:val="006164C6"/>
    <w:rsid w:val="006164C7"/>
    <w:rsid w:val="00616556"/>
    <w:rsid w:val="00616792"/>
    <w:rsid w:val="00616888"/>
    <w:rsid w:val="00616BE4"/>
    <w:rsid w:val="00616C15"/>
    <w:rsid w:val="00616D03"/>
    <w:rsid w:val="00616D34"/>
    <w:rsid w:val="00616FF9"/>
    <w:rsid w:val="0061723F"/>
    <w:rsid w:val="0061741D"/>
    <w:rsid w:val="00617421"/>
    <w:rsid w:val="00617556"/>
    <w:rsid w:val="006176A4"/>
    <w:rsid w:val="00617826"/>
    <w:rsid w:val="0061782C"/>
    <w:rsid w:val="00617B5D"/>
    <w:rsid w:val="00617DBC"/>
    <w:rsid w:val="00617EFC"/>
    <w:rsid w:val="00617FAB"/>
    <w:rsid w:val="0062025F"/>
    <w:rsid w:val="006207BD"/>
    <w:rsid w:val="00620888"/>
    <w:rsid w:val="00620894"/>
    <w:rsid w:val="00620984"/>
    <w:rsid w:val="006209CC"/>
    <w:rsid w:val="006209E3"/>
    <w:rsid w:val="00620ABA"/>
    <w:rsid w:val="00621088"/>
    <w:rsid w:val="006210FD"/>
    <w:rsid w:val="0062111B"/>
    <w:rsid w:val="00621180"/>
    <w:rsid w:val="00621233"/>
    <w:rsid w:val="0062125C"/>
    <w:rsid w:val="00621423"/>
    <w:rsid w:val="0062145B"/>
    <w:rsid w:val="0062154B"/>
    <w:rsid w:val="00621550"/>
    <w:rsid w:val="00621558"/>
    <w:rsid w:val="006218FA"/>
    <w:rsid w:val="0062195A"/>
    <w:rsid w:val="00621979"/>
    <w:rsid w:val="00621ABC"/>
    <w:rsid w:val="00621B6F"/>
    <w:rsid w:val="00621C79"/>
    <w:rsid w:val="00621D3E"/>
    <w:rsid w:val="00621FF9"/>
    <w:rsid w:val="006220BF"/>
    <w:rsid w:val="00622106"/>
    <w:rsid w:val="00622166"/>
    <w:rsid w:val="00622202"/>
    <w:rsid w:val="00622246"/>
    <w:rsid w:val="00622348"/>
    <w:rsid w:val="0062240E"/>
    <w:rsid w:val="006224E2"/>
    <w:rsid w:val="00622529"/>
    <w:rsid w:val="006225E3"/>
    <w:rsid w:val="0062263C"/>
    <w:rsid w:val="00622A14"/>
    <w:rsid w:val="00622CF6"/>
    <w:rsid w:val="00622D1C"/>
    <w:rsid w:val="00622DD7"/>
    <w:rsid w:val="00622E56"/>
    <w:rsid w:val="00622EA4"/>
    <w:rsid w:val="0062306A"/>
    <w:rsid w:val="006230C5"/>
    <w:rsid w:val="00623143"/>
    <w:rsid w:val="00623382"/>
    <w:rsid w:val="00623450"/>
    <w:rsid w:val="0062379D"/>
    <w:rsid w:val="00623854"/>
    <w:rsid w:val="00623A4B"/>
    <w:rsid w:val="00623BB4"/>
    <w:rsid w:val="00623CCB"/>
    <w:rsid w:val="00623DEE"/>
    <w:rsid w:val="00623E4D"/>
    <w:rsid w:val="00623F3E"/>
    <w:rsid w:val="00623F84"/>
    <w:rsid w:val="00623FF2"/>
    <w:rsid w:val="006241AA"/>
    <w:rsid w:val="006241EE"/>
    <w:rsid w:val="00624243"/>
    <w:rsid w:val="006242AE"/>
    <w:rsid w:val="006243B7"/>
    <w:rsid w:val="006243FE"/>
    <w:rsid w:val="00624434"/>
    <w:rsid w:val="0062452C"/>
    <w:rsid w:val="0062457E"/>
    <w:rsid w:val="0062461E"/>
    <w:rsid w:val="006247BD"/>
    <w:rsid w:val="0062488E"/>
    <w:rsid w:val="006248CC"/>
    <w:rsid w:val="0062492A"/>
    <w:rsid w:val="00624A80"/>
    <w:rsid w:val="00624C20"/>
    <w:rsid w:val="00624CB3"/>
    <w:rsid w:val="00624CCC"/>
    <w:rsid w:val="00624CCF"/>
    <w:rsid w:val="00624CE2"/>
    <w:rsid w:val="00624D4B"/>
    <w:rsid w:val="00624F10"/>
    <w:rsid w:val="00624F17"/>
    <w:rsid w:val="00624FEE"/>
    <w:rsid w:val="00625208"/>
    <w:rsid w:val="00625230"/>
    <w:rsid w:val="006252C6"/>
    <w:rsid w:val="0062531A"/>
    <w:rsid w:val="00625480"/>
    <w:rsid w:val="006256B9"/>
    <w:rsid w:val="006256E1"/>
    <w:rsid w:val="006258AB"/>
    <w:rsid w:val="00625C72"/>
    <w:rsid w:val="00625C91"/>
    <w:rsid w:val="00625C9A"/>
    <w:rsid w:val="00625C9E"/>
    <w:rsid w:val="00625E93"/>
    <w:rsid w:val="00625EFE"/>
    <w:rsid w:val="00625F8D"/>
    <w:rsid w:val="00626215"/>
    <w:rsid w:val="00626227"/>
    <w:rsid w:val="006262BC"/>
    <w:rsid w:val="006264B8"/>
    <w:rsid w:val="0062651D"/>
    <w:rsid w:val="00626588"/>
    <w:rsid w:val="0062660C"/>
    <w:rsid w:val="0062666E"/>
    <w:rsid w:val="006266D7"/>
    <w:rsid w:val="00626A98"/>
    <w:rsid w:val="00626B05"/>
    <w:rsid w:val="00626B0E"/>
    <w:rsid w:val="00626B84"/>
    <w:rsid w:val="00626C4C"/>
    <w:rsid w:val="00626C9D"/>
    <w:rsid w:val="00626D5F"/>
    <w:rsid w:val="00626D6B"/>
    <w:rsid w:val="00626EE9"/>
    <w:rsid w:val="00626F97"/>
    <w:rsid w:val="006270FE"/>
    <w:rsid w:val="00627657"/>
    <w:rsid w:val="00627B64"/>
    <w:rsid w:val="00627C15"/>
    <w:rsid w:val="00627D9F"/>
    <w:rsid w:val="0063004C"/>
    <w:rsid w:val="0063006E"/>
    <w:rsid w:val="00630072"/>
    <w:rsid w:val="006301A8"/>
    <w:rsid w:val="006301C0"/>
    <w:rsid w:val="0063027E"/>
    <w:rsid w:val="00630412"/>
    <w:rsid w:val="00630450"/>
    <w:rsid w:val="0063048A"/>
    <w:rsid w:val="00630506"/>
    <w:rsid w:val="00630721"/>
    <w:rsid w:val="006307B6"/>
    <w:rsid w:val="00630A8B"/>
    <w:rsid w:val="00630AA3"/>
    <w:rsid w:val="00630B29"/>
    <w:rsid w:val="00630C87"/>
    <w:rsid w:val="0063100E"/>
    <w:rsid w:val="00631040"/>
    <w:rsid w:val="0063112E"/>
    <w:rsid w:val="0063122F"/>
    <w:rsid w:val="006313D5"/>
    <w:rsid w:val="00631469"/>
    <w:rsid w:val="0063154A"/>
    <w:rsid w:val="00631853"/>
    <w:rsid w:val="0063197D"/>
    <w:rsid w:val="006319BA"/>
    <w:rsid w:val="00631A26"/>
    <w:rsid w:val="00631A8B"/>
    <w:rsid w:val="00631AB8"/>
    <w:rsid w:val="00631C14"/>
    <w:rsid w:val="00631C1E"/>
    <w:rsid w:val="00631F7B"/>
    <w:rsid w:val="0063211C"/>
    <w:rsid w:val="006323CA"/>
    <w:rsid w:val="0063245B"/>
    <w:rsid w:val="0063257E"/>
    <w:rsid w:val="006325BF"/>
    <w:rsid w:val="00632AE4"/>
    <w:rsid w:val="00632B92"/>
    <w:rsid w:val="00632BED"/>
    <w:rsid w:val="00632BEE"/>
    <w:rsid w:val="00632C4B"/>
    <w:rsid w:val="00632C67"/>
    <w:rsid w:val="00632D93"/>
    <w:rsid w:val="00632E69"/>
    <w:rsid w:val="00632EA4"/>
    <w:rsid w:val="0063303A"/>
    <w:rsid w:val="00633127"/>
    <w:rsid w:val="00633151"/>
    <w:rsid w:val="006331B8"/>
    <w:rsid w:val="0063333A"/>
    <w:rsid w:val="00633715"/>
    <w:rsid w:val="00633768"/>
    <w:rsid w:val="00633820"/>
    <w:rsid w:val="0063383B"/>
    <w:rsid w:val="00633905"/>
    <w:rsid w:val="00633949"/>
    <w:rsid w:val="00633C06"/>
    <w:rsid w:val="00633D41"/>
    <w:rsid w:val="00633EF5"/>
    <w:rsid w:val="00633F6E"/>
    <w:rsid w:val="00633FFF"/>
    <w:rsid w:val="006340C1"/>
    <w:rsid w:val="00634417"/>
    <w:rsid w:val="006344C0"/>
    <w:rsid w:val="00634515"/>
    <w:rsid w:val="0063498B"/>
    <w:rsid w:val="00634A7A"/>
    <w:rsid w:val="00634B38"/>
    <w:rsid w:val="00634D30"/>
    <w:rsid w:val="00634F5B"/>
    <w:rsid w:val="00635042"/>
    <w:rsid w:val="00635057"/>
    <w:rsid w:val="0063530B"/>
    <w:rsid w:val="00635489"/>
    <w:rsid w:val="0063564F"/>
    <w:rsid w:val="006357C5"/>
    <w:rsid w:val="006357E5"/>
    <w:rsid w:val="00635AAE"/>
    <w:rsid w:val="00635AE3"/>
    <w:rsid w:val="00635C04"/>
    <w:rsid w:val="00635C3A"/>
    <w:rsid w:val="00635D12"/>
    <w:rsid w:val="00635D57"/>
    <w:rsid w:val="00635F94"/>
    <w:rsid w:val="00636048"/>
    <w:rsid w:val="0063608C"/>
    <w:rsid w:val="00636114"/>
    <w:rsid w:val="006362C8"/>
    <w:rsid w:val="006363B4"/>
    <w:rsid w:val="0063649A"/>
    <w:rsid w:val="006364BD"/>
    <w:rsid w:val="0063660B"/>
    <w:rsid w:val="006368E9"/>
    <w:rsid w:val="00636A54"/>
    <w:rsid w:val="00636AB6"/>
    <w:rsid w:val="00636C0D"/>
    <w:rsid w:val="00636C96"/>
    <w:rsid w:val="00636CC9"/>
    <w:rsid w:val="00637175"/>
    <w:rsid w:val="00637257"/>
    <w:rsid w:val="00637476"/>
    <w:rsid w:val="006374D6"/>
    <w:rsid w:val="006374F3"/>
    <w:rsid w:val="006374F9"/>
    <w:rsid w:val="00637566"/>
    <w:rsid w:val="0063762B"/>
    <w:rsid w:val="00637685"/>
    <w:rsid w:val="006377D8"/>
    <w:rsid w:val="006378F6"/>
    <w:rsid w:val="00637984"/>
    <w:rsid w:val="00637CB2"/>
    <w:rsid w:val="00637CBB"/>
    <w:rsid w:val="00637D71"/>
    <w:rsid w:val="00637DCC"/>
    <w:rsid w:val="00637EDC"/>
    <w:rsid w:val="00637F50"/>
    <w:rsid w:val="00640015"/>
    <w:rsid w:val="00640064"/>
    <w:rsid w:val="00640148"/>
    <w:rsid w:val="00640157"/>
    <w:rsid w:val="0064027C"/>
    <w:rsid w:val="00640441"/>
    <w:rsid w:val="00640442"/>
    <w:rsid w:val="0064058D"/>
    <w:rsid w:val="00640646"/>
    <w:rsid w:val="00640670"/>
    <w:rsid w:val="00640688"/>
    <w:rsid w:val="006406A9"/>
    <w:rsid w:val="006407A8"/>
    <w:rsid w:val="006407F1"/>
    <w:rsid w:val="00640D64"/>
    <w:rsid w:val="00641118"/>
    <w:rsid w:val="0064116F"/>
    <w:rsid w:val="00641207"/>
    <w:rsid w:val="006412D2"/>
    <w:rsid w:val="0064147C"/>
    <w:rsid w:val="0064155A"/>
    <w:rsid w:val="006418BF"/>
    <w:rsid w:val="006418DE"/>
    <w:rsid w:val="00641984"/>
    <w:rsid w:val="00641998"/>
    <w:rsid w:val="00641ADA"/>
    <w:rsid w:val="00641B87"/>
    <w:rsid w:val="00641CE8"/>
    <w:rsid w:val="00641CFF"/>
    <w:rsid w:val="00641E7B"/>
    <w:rsid w:val="00641EBC"/>
    <w:rsid w:val="00641EFC"/>
    <w:rsid w:val="00641F5F"/>
    <w:rsid w:val="00642107"/>
    <w:rsid w:val="00642111"/>
    <w:rsid w:val="006421A2"/>
    <w:rsid w:val="006421EB"/>
    <w:rsid w:val="0064222F"/>
    <w:rsid w:val="006422A6"/>
    <w:rsid w:val="00642336"/>
    <w:rsid w:val="00642790"/>
    <w:rsid w:val="006428F7"/>
    <w:rsid w:val="00642B73"/>
    <w:rsid w:val="00642BBC"/>
    <w:rsid w:val="00642DF7"/>
    <w:rsid w:val="00642E95"/>
    <w:rsid w:val="00643029"/>
    <w:rsid w:val="00643041"/>
    <w:rsid w:val="0064316E"/>
    <w:rsid w:val="00643239"/>
    <w:rsid w:val="006432D1"/>
    <w:rsid w:val="0064335A"/>
    <w:rsid w:val="0064336B"/>
    <w:rsid w:val="006433B0"/>
    <w:rsid w:val="00643568"/>
    <w:rsid w:val="006437EA"/>
    <w:rsid w:val="006438A6"/>
    <w:rsid w:val="00643992"/>
    <w:rsid w:val="00643C72"/>
    <w:rsid w:val="00643D0A"/>
    <w:rsid w:val="00643DB2"/>
    <w:rsid w:val="00643DDC"/>
    <w:rsid w:val="00643EC9"/>
    <w:rsid w:val="00643F90"/>
    <w:rsid w:val="00644195"/>
    <w:rsid w:val="006442B4"/>
    <w:rsid w:val="0064434F"/>
    <w:rsid w:val="00644383"/>
    <w:rsid w:val="00644444"/>
    <w:rsid w:val="006444AF"/>
    <w:rsid w:val="006445E8"/>
    <w:rsid w:val="006445F4"/>
    <w:rsid w:val="0064474B"/>
    <w:rsid w:val="0064476A"/>
    <w:rsid w:val="00644C08"/>
    <w:rsid w:val="00644C2C"/>
    <w:rsid w:val="0064500B"/>
    <w:rsid w:val="00645088"/>
    <w:rsid w:val="0064519A"/>
    <w:rsid w:val="0064519D"/>
    <w:rsid w:val="0064534D"/>
    <w:rsid w:val="006454AB"/>
    <w:rsid w:val="006454FD"/>
    <w:rsid w:val="00645514"/>
    <w:rsid w:val="006455A1"/>
    <w:rsid w:val="006455FE"/>
    <w:rsid w:val="0064561A"/>
    <w:rsid w:val="006456CF"/>
    <w:rsid w:val="0064584C"/>
    <w:rsid w:val="0064585C"/>
    <w:rsid w:val="006459DC"/>
    <w:rsid w:val="00645ABD"/>
    <w:rsid w:val="00645EFE"/>
    <w:rsid w:val="006460C8"/>
    <w:rsid w:val="00646111"/>
    <w:rsid w:val="006461EE"/>
    <w:rsid w:val="00646270"/>
    <w:rsid w:val="006463DB"/>
    <w:rsid w:val="00646689"/>
    <w:rsid w:val="00646BD3"/>
    <w:rsid w:val="00646F81"/>
    <w:rsid w:val="00647222"/>
    <w:rsid w:val="006472B7"/>
    <w:rsid w:val="00647359"/>
    <w:rsid w:val="0064743F"/>
    <w:rsid w:val="0064744C"/>
    <w:rsid w:val="00647673"/>
    <w:rsid w:val="006476DF"/>
    <w:rsid w:val="00647732"/>
    <w:rsid w:val="0064774A"/>
    <w:rsid w:val="00647AB2"/>
    <w:rsid w:val="00647B74"/>
    <w:rsid w:val="00650269"/>
    <w:rsid w:val="006502E7"/>
    <w:rsid w:val="00650554"/>
    <w:rsid w:val="006506AD"/>
    <w:rsid w:val="00650932"/>
    <w:rsid w:val="00650A7B"/>
    <w:rsid w:val="00650BC4"/>
    <w:rsid w:val="00650BDB"/>
    <w:rsid w:val="00650CCD"/>
    <w:rsid w:val="00650D01"/>
    <w:rsid w:val="00650DF3"/>
    <w:rsid w:val="0065122D"/>
    <w:rsid w:val="006512ED"/>
    <w:rsid w:val="006513D1"/>
    <w:rsid w:val="0065148A"/>
    <w:rsid w:val="0065160A"/>
    <w:rsid w:val="0065161A"/>
    <w:rsid w:val="0065166C"/>
    <w:rsid w:val="0065180C"/>
    <w:rsid w:val="0065189A"/>
    <w:rsid w:val="00651A17"/>
    <w:rsid w:val="00651A41"/>
    <w:rsid w:val="00651A51"/>
    <w:rsid w:val="00651B06"/>
    <w:rsid w:val="00651BFD"/>
    <w:rsid w:val="00651BFF"/>
    <w:rsid w:val="00651C86"/>
    <w:rsid w:val="00651CEE"/>
    <w:rsid w:val="00651D98"/>
    <w:rsid w:val="00651F61"/>
    <w:rsid w:val="006523FD"/>
    <w:rsid w:val="00652449"/>
    <w:rsid w:val="00652547"/>
    <w:rsid w:val="00652887"/>
    <w:rsid w:val="00652921"/>
    <w:rsid w:val="006529EC"/>
    <w:rsid w:val="00652C6F"/>
    <w:rsid w:val="00652CDE"/>
    <w:rsid w:val="00652F71"/>
    <w:rsid w:val="00653070"/>
    <w:rsid w:val="0065312E"/>
    <w:rsid w:val="006531ED"/>
    <w:rsid w:val="00653262"/>
    <w:rsid w:val="00653479"/>
    <w:rsid w:val="0065353A"/>
    <w:rsid w:val="006535CE"/>
    <w:rsid w:val="00653668"/>
    <w:rsid w:val="00653688"/>
    <w:rsid w:val="0065370B"/>
    <w:rsid w:val="0065385E"/>
    <w:rsid w:val="00653B54"/>
    <w:rsid w:val="00653B5E"/>
    <w:rsid w:val="00653BB5"/>
    <w:rsid w:val="00653ED1"/>
    <w:rsid w:val="00653F79"/>
    <w:rsid w:val="006540DC"/>
    <w:rsid w:val="006542DE"/>
    <w:rsid w:val="00654405"/>
    <w:rsid w:val="00654609"/>
    <w:rsid w:val="0065461F"/>
    <w:rsid w:val="0065476B"/>
    <w:rsid w:val="00654777"/>
    <w:rsid w:val="00654802"/>
    <w:rsid w:val="00654947"/>
    <w:rsid w:val="00654AFB"/>
    <w:rsid w:val="00654B9B"/>
    <w:rsid w:val="00654C4E"/>
    <w:rsid w:val="00654D8A"/>
    <w:rsid w:val="00654E6C"/>
    <w:rsid w:val="00654F79"/>
    <w:rsid w:val="006551C9"/>
    <w:rsid w:val="006552BB"/>
    <w:rsid w:val="0065533F"/>
    <w:rsid w:val="0065547D"/>
    <w:rsid w:val="006554D4"/>
    <w:rsid w:val="00655616"/>
    <w:rsid w:val="006557E6"/>
    <w:rsid w:val="006558B4"/>
    <w:rsid w:val="006559B7"/>
    <w:rsid w:val="00655B59"/>
    <w:rsid w:val="00655B7C"/>
    <w:rsid w:val="00655C9F"/>
    <w:rsid w:val="00655D22"/>
    <w:rsid w:val="00655D9D"/>
    <w:rsid w:val="00655DD9"/>
    <w:rsid w:val="00655F69"/>
    <w:rsid w:val="00655F83"/>
    <w:rsid w:val="00656057"/>
    <w:rsid w:val="00656113"/>
    <w:rsid w:val="0065639D"/>
    <w:rsid w:val="006564C4"/>
    <w:rsid w:val="006564DB"/>
    <w:rsid w:val="006566DF"/>
    <w:rsid w:val="00656A3E"/>
    <w:rsid w:val="00656BC3"/>
    <w:rsid w:val="00656BDA"/>
    <w:rsid w:val="00656C27"/>
    <w:rsid w:val="00656D30"/>
    <w:rsid w:val="00656DBB"/>
    <w:rsid w:val="00656FAF"/>
    <w:rsid w:val="00657057"/>
    <w:rsid w:val="006570BC"/>
    <w:rsid w:val="00657182"/>
    <w:rsid w:val="006573FB"/>
    <w:rsid w:val="0065748E"/>
    <w:rsid w:val="0065767C"/>
    <w:rsid w:val="006576E4"/>
    <w:rsid w:val="00657736"/>
    <w:rsid w:val="00657AB0"/>
    <w:rsid w:val="00657BDB"/>
    <w:rsid w:val="00657C62"/>
    <w:rsid w:val="00657CAA"/>
    <w:rsid w:val="00657CB5"/>
    <w:rsid w:val="00657CDC"/>
    <w:rsid w:val="00657DA4"/>
    <w:rsid w:val="00657F8E"/>
    <w:rsid w:val="00657FF4"/>
    <w:rsid w:val="00660460"/>
    <w:rsid w:val="006605AE"/>
    <w:rsid w:val="00660803"/>
    <w:rsid w:val="006608B0"/>
    <w:rsid w:val="00660968"/>
    <w:rsid w:val="0066097E"/>
    <w:rsid w:val="00660999"/>
    <w:rsid w:val="006609E3"/>
    <w:rsid w:val="00660A89"/>
    <w:rsid w:val="00660D75"/>
    <w:rsid w:val="00660DC9"/>
    <w:rsid w:val="0066108D"/>
    <w:rsid w:val="006610DB"/>
    <w:rsid w:val="006613F3"/>
    <w:rsid w:val="006619A1"/>
    <w:rsid w:val="006619C9"/>
    <w:rsid w:val="00661D20"/>
    <w:rsid w:val="00662144"/>
    <w:rsid w:val="00662172"/>
    <w:rsid w:val="0066252B"/>
    <w:rsid w:val="00662651"/>
    <w:rsid w:val="00662724"/>
    <w:rsid w:val="00662783"/>
    <w:rsid w:val="006627FE"/>
    <w:rsid w:val="00662B1B"/>
    <w:rsid w:val="00662B8D"/>
    <w:rsid w:val="00662C1F"/>
    <w:rsid w:val="00662E23"/>
    <w:rsid w:val="00662F65"/>
    <w:rsid w:val="00662FDE"/>
    <w:rsid w:val="00663043"/>
    <w:rsid w:val="00663405"/>
    <w:rsid w:val="00663487"/>
    <w:rsid w:val="006636A5"/>
    <w:rsid w:val="006636B5"/>
    <w:rsid w:val="00663740"/>
    <w:rsid w:val="0066379E"/>
    <w:rsid w:val="00663914"/>
    <w:rsid w:val="00663B02"/>
    <w:rsid w:val="00663B4A"/>
    <w:rsid w:val="00663BFF"/>
    <w:rsid w:val="00663E3D"/>
    <w:rsid w:val="00663F58"/>
    <w:rsid w:val="00663F85"/>
    <w:rsid w:val="0066404E"/>
    <w:rsid w:val="006641FB"/>
    <w:rsid w:val="0066429D"/>
    <w:rsid w:val="006642F1"/>
    <w:rsid w:val="00664352"/>
    <w:rsid w:val="006643AC"/>
    <w:rsid w:val="00664455"/>
    <w:rsid w:val="00664626"/>
    <w:rsid w:val="006646A1"/>
    <w:rsid w:val="0066475D"/>
    <w:rsid w:val="006647F8"/>
    <w:rsid w:val="00664BC0"/>
    <w:rsid w:val="00664D56"/>
    <w:rsid w:val="00664D8C"/>
    <w:rsid w:val="00664DAE"/>
    <w:rsid w:val="00664DD4"/>
    <w:rsid w:val="00664FE2"/>
    <w:rsid w:val="006652A7"/>
    <w:rsid w:val="0066580E"/>
    <w:rsid w:val="0066588D"/>
    <w:rsid w:val="006658CC"/>
    <w:rsid w:val="00665940"/>
    <w:rsid w:val="00665967"/>
    <w:rsid w:val="00665B91"/>
    <w:rsid w:val="00665F14"/>
    <w:rsid w:val="00665F3D"/>
    <w:rsid w:val="00665FE2"/>
    <w:rsid w:val="00666446"/>
    <w:rsid w:val="00666501"/>
    <w:rsid w:val="00666585"/>
    <w:rsid w:val="0066666A"/>
    <w:rsid w:val="0066677D"/>
    <w:rsid w:val="006667A6"/>
    <w:rsid w:val="00666864"/>
    <w:rsid w:val="0066694F"/>
    <w:rsid w:val="0066696D"/>
    <w:rsid w:val="006669C9"/>
    <w:rsid w:val="00666B73"/>
    <w:rsid w:val="00666B98"/>
    <w:rsid w:val="00666C29"/>
    <w:rsid w:val="00666E07"/>
    <w:rsid w:val="00666E1D"/>
    <w:rsid w:val="00666EAD"/>
    <w:rsid w:val="00666FDB"/>
    <w:rsid w:val="00667156"/>
    <w:rsid w:val="00667444"/>
    <w:rsid w:val="006674FD"/>
    <w:rsid w:val="00667608"/>
    <w:rsid w:val="00667916"/>
    <w:rsid w:val="00667A9F"/>
    <w:rsid w:val="00667B4D"/>
    <w:rsid w:val="00667E8C"/>
    <w:rsid w:val="006700C9"/>
    <w:rsid w:val="00670406"/>
    <w:rsid w:val="006704D3"/>
    <w:rsid w:val="00670668"/>
    <w:rsid w:val="006706C5"/>
    <w:rsid w:val="00670738"/>
    <w:rsid w:val="00670AFA"/>
    <w:rsid w:val="00670D53"/>
    <w:rsid w:val="00670D68"/>
    <w:rsid w:val="00670DCC"/>
    <w:rsid w:val="00670E07"/>
    <w:rsid w:val="00670EAD"/>
    <w:rsid w:val="0067105B"/>
    <w:rsid w:val="00671225"/>
    <w:rsid w:val="006712EF"/>
    <w:rsid w:val="006713AF"/>
    <w:rsid w:val="00671485"/>
    <w:rsid w:val="006714A9"/>
    <w:rsid w:val="00671529"/>
    <w:rsid w:val="00671610"/>
    <w:rsid w:val="006716D4"/>
    <w:rsid w:val="0067178D"/>
    <w:rsid w:val="006717C1"/>
    <w:rsid w:val="00671839"/>
    <w:rsid w:val="0067187E"/>
    <w:rsid w:val="00671AA0"/>
    <w:rsid w:val="00671B6F"/>
    <w:rsid w:val="00671E6D"/>
    <w:rsid w:val="00671F56"/>
    <w:rsid w:val="00671FCE"/>
    <w:rsid w:val="0067253E"/>
    <w:rsid w:val="006726CB"/>
    <w:rsid w:val="00672847"/>
    <w:rsid w:val="00672BD6"/>
    <w:rsid w:val="00672E4D"/>
    <w:rsid w:val="00672F1E"/>
    <w:rsid w:val="00672F40"/>
    <w:rsid w:val="006730A9"/>
    <w:rsid w:val="006731F5"/>
    <w:rsid w:val="00673303"/>
    <w:rsid w:val="006733E4"/>
    <w:rsid w:val="00673533"/>
    <w:rsid w:val="00673622"/>
    <w:rsid w:val="006736CD"/>
    <w:rsid w:val="00673785"/>
    <w:rsid w:val="00673794"/>
    <w:rsid w:val="0067388F"/>
    <w:rsid w:val="006738BF"/>
    <w:rsid w:val="00673C76"/>
    <w:rsid w:val="00673D7B"/>
    <w:rsid w:val="00673E03"/>
    <w:rsid w:val="00673ED0"/>
    <w:rsid w:val="00674277"/>
    <w:rsid w:val="0067459F"/>
    <w:rsid w:val="00674614"/>
    <w:rsid w:val="00674739"/>
    <w:rsid w:val="0067473D"/>
    <w:rsid w:val="00674914"/>
    <w:rsid w:val="00674A51"/>
    <w:rsid w:val="00674D13"/>
    <w:rsid w:val="00674E27"/>
    <w:rsid w:val="00674FCE"/>
    <w:rsid w:val="00674FF6"/>
    <w:rsid w:val="00675034"/>
    <w:rsid w:val="00675244"/>
    <w:rsid w:val="00675431"/>
    <w:rsid w:val="00675486"/>
    <w:rsid w:val="006754EA"/>
    <w:rsid w:val="006759FD"/>
    <w:rsid w:val="00675A61"/>
    <w:rsid w:val="00675BB1"/>
    <w:rsid w:val="00675CA8"/>
    <w:rsid w:val="00675D5A"/>
    <w:rsid w:val="00675EF5"/>
    <w:rsid w:val="00675F23"/>
    <w:rsid w:val="00675FD8"/>
    <w:rsid w:val="00676213"/>
    <w:rsid w:val="006762C3"/>
    <w:rsid w:val="00676417"/>
    <w:rsid w:val="0067649F"/>
    <w:rsid w:val="00676658"/>
    <w:rsid w:val="006767AB"/>
    <w:rsid w:val="00676890"/>
    <w:rsid w:val="00676A37"/>
    <w:rsid w:val="00676AE6"/>
    <w:rsid w:val="00676B1B"/>
    <w:rsid w:val="00676C73"/>
    <w:rsid w:val="00676DC8"/>
    <w:rsid w:val="00676E5C"/>
    <w:rsid w:val="00677078"/>
    <w:rsid w:val="006771D2"/>
    <w:rsid w:val="006772F6"/>
    <w:rsid w:val="0067731A"/>
    <w:rsid w:val="006773CA"/>
    <w:rsid w:val="00677642"/>
    <w:rsid w:val="00677749"/>
    <w:rsid w:val="00677756"/>
    <w:rsid w:val="00677800"/>
    <w:rsid w:val="00677813"/>
    <w:rsid w:val="00677AD8"/>
    <w:rsid w:val="00677B16"/>
    <w:rsid w:val="00677C2F"/>
    <w:rsid w:val="00677C4E"/>
    <w:rsid w:val="00677CDE"/>
    <w:rsid w:val="00677DF8"/>
    <w:rsid w:val="00677DFA"/>
    <w:rsid w:val="00677EAE"/>
    <w:rsid w:val="00677EAF"/>
    <w:rsid w:val="00677EB6"/>
    <w:rsid w:val="00677FDE"/>
    <w:rsid w:val="0068020B"/>
    <w:rsid w:val="00680247"/>
    <w:rsid w:val="006803FE"/>
    <w:rsid w:val="00680436"/>
    <w:rsid w:val="00680505"/>
    <w:rsid w:val="006805B4"/>
    <w:rsid w:val="006805F3"/>
    <w:rsid w:val="00680665"/>
    <w:rsid w:val="00680691"/>
    <w:rsid w:val="006806F0"/>
    <w:rsid w:val="006807A0"/>
    <w:rsid w:val="0068086E"/>
    <w:rsid w:val="006808A6"/>
    <w:rsid w:val="006809B3"/>
    <w:rsid w:val="00680A59"/>
    <w:rsid w:val="00680AF0"/>
    <w:rsid w:val="00680B06"/>
    <w:rsid w:val="00680BD6"/>
    <w:rsid w:val="00680BF7"/>
    <w:rsid w:val="00680DFD"/>
    <w:rsid w:val="006810B5"/>
    <w:rsid w:val="0068116F"/>
    <w:rsid w:val="00681400"/>
    <w:rsid w:val="00681470"/>
    <w:rsid w:val="006814D6"/>
    <w:rsid w:val="00681520"/>
    <w:rsid w:val="006815D6"/>
    <w:rsid w:val="006815D7"/>
    <w:rsid w:val="00681601"/>
    <w:rsid w:val="006817F1"/>
    <w:rsid w:val="0068188A"/>
    <w:rsid w:val="00681A2C"/>
    <w:rsid w:val="00681B06"/>
    <w:rsid w:val="00681B29"/>
    <w:rsid w:val="006821AC"/>
    <w:rsid w:val="006821CD"/>
    <w:rsid w:val="0068227E"/>
    <w:rsid w:val="006822FD"/>
    <w:rsid w:val="006823E9"/>
    <w:rsid w:val="0068242B"/>
    <w:rsid w:val="0068268E"/>
    <w:rsid w:val="00682851"/>
    <w:rsid w:val="00682990"/>
    <w:rsid w:val="00682A05"/>
    <w:rsid w:val="00682BDF"/>
    <w:rsid w:val="00682C25"/>
    <w:rsid w:val="00682E2C"/>
    <w:rsid w:val="00683009"/>
    <w:rsid w:val="00683135"/>
    <w:rsid w:val="00683203"/>
    <w:rsid w:val="006834E0"/>
    <w:rsid w:val="0068361F"/>
    <w:rsid w:val="0068366C"/>
    <w:rsid w:val="0068374F"/>
    <w:rsid w:val="00683799"/>
    <w:rsid w:val="00683849"/>
    <w:rsid w:val="0068384C"/>
    <w:rsid w:val="0068385E"/>
    <w:rsid w:val="0068390D"/>
    <w:rsid w:val="00683914"/>
    <w:rsid w:val="00683BF9"/>
    <w:rsid w:val="00683D83"/>
    <w:rsid w:val="00683DA4"/>
    <w:rsid w:val="00683DE9"/>
    <w:rsid w:val="00683E11"/>
    <w:rsid w:val="00683EF3"/>
    <w:rsid w:val="00683F9C"/>
    <w:rsid w:val="0068426A"/>
    <w:rsid w:val="006842B4"/>
    <w:rsid w:val="00684350"/>
    <w:rsid w:val="006844D6"/>
    <w:rsid w:val="0068466C"/>
    <w:rsid w:val="0068467C"/>
    <w:rsid w:val="006846CF"/>
    <w:rsid w:val="0068477A"/>
    <w:rsid w:val="006847C4"/>
    <w:rsid w:val="006849AC"/>
    <w:rsid w:val="00684A36"/>
    <w:rsid w:val="00684D6E"/>
    <w:rsid w:val="00684DFF"/>
    <w:rsid w:val="006850CB"/>
    <w:rsid w:val="00685129"/>
    <w:rsid w:val="0068549D"/>
    <w:rsid w:val="006856C5"/>
    <w:rsid w:val="006856D3"/>
    <w:rsid w:val="006857E1"/>
    <w:rsid w:val="00685833"/>
    <w:rsid w:val="00685A0E"/>
    <w:rsid w:val="006860D0"/>
    <w:rsid w:val="00686130"/>
    <w:rsid w:val="006861F2"/>
    <w:rsid w:val="00686268"/>
    <w:rsid w:val="006865CC"/>
    <w:rsid w:val="0068661D"/>
    <w:rsid w:val="0068664B"/>
    <w:rsid w:val="0068672B"/>
    <w:rsid w:val="0068673E"/>
    <w:rsid w:val="006867D7"/>
    <w:rsid w:val="00686B73"/>
    <w:rsid w:val="00686C01"/>
    <w:rsid w:val="00686F4A"/>
    <w:rsid w:val="00687033"/>
    <w:rsid w:val="006871A2"/>
    <w:rsid w:val="00687454"/>
    <w:rsid w:val="00687517"/>
    <w:rsid w:val="00687539"/>
    <w:rsid w:val="006875E0"/>
    <w:rsid w:val="00687611"/>
    <w:rsid w:val="006876B0"/>
    <w:rsid w:val="006879C7"/>
    <w:rsid w:val="006879FB"/>
    <w:rsid w:val="00687A6C"/>
    <w:rsid w:val="00687D0B"/>
    <w:rsid w:val="00687D42"/>
    <w:rsid w:val="00687D9F"/>
    <w:rsid w:val="00687E39"/>
    <w:rsid w:val="00690125"/>
    <w:rsid w:val="00690224"/>
    <w:rsid w:val="00690285"/>
    <w:rsid w:val="0069034B"/>
    <w:rsid w:val="006903F3"/>
    <w:rsid w:val="00690687"/>
    <w:rsid w:val="00690871"/>
    <w:rsid w:val="00690953"/>
    <w:rsid w:val="006909F7"/>
    <w:rsid w:val="00690AFD"/>
    <w:rsid w:val="00690D85"/>
    <w:rsid w:val="00690DAE"/>
    <w:rsid w:val="00690E0B"/>
    <w:rsid w:val="00690E3E"/>
    <w:rsid w:val="00690EE1"/>
    <w:rsid w:val="00690F9E"/>
    <w:rsid w:val="00691095"/>
    <w:rsid w:val="006911AC"/>
    <w:rsid w:val="006913F1"/>
    <w:rsid w:val="00691E13"/>
    <w:rsid w:val="00691F14"/>
    <w:rsid w:val="00691F9A"/>
    <w:rsid w:val="00691FF8"/>
    <w:rsid w:val="006921AC"/>
    <w:rsid w:val="006922BE"/>
    <w:rsid w:val="00692391"/>
    <w:rsid w:val="006924C6"/>
    <w:rsid w:val="00692523"/>
    <w:rsid w:val="00692605"/>
    <w:rsid w:val="006927A3"/>
    <w:rsid w:val="00692912"/>
    <w:rsid w:val="00692945"/>
    <w:rsid w:val="00692C37"/>
    <w:rsid w:val="00692EA9"/>
    <w:rsid w:val="00692ED3"/>
    <w:rsid w:val="00692F3F"/>
    <w:rsid w:val="00692F88"/>
    <w:rsid w:val="0069332F"/>
    <w:rsid w:val="00693380"/>
    <w:rsid w:val="00693417"/>
    <w:rsid w:val="00693577"/>
    <w:rsid w:val="006935AC"/>
    <w:rsid w:val="006936B9"/>
    <w:rsid w:val="00693727"/>
    <w:rsid w:val="006937F3"/>
    <w:rsid w:val="0069385B"/>
    <w:rsid w:val="00693897"/>
    <w:rsid w:val="006938B0"/>
    <w:rsid w:val="006938D3"/>
    <w:rsid w:val="0069390F"/>
    <w:rsid w:val="00693A76"/>
    <w:rsid w:val="00693B30"/>
    <w:rsid w:val="00693C5B"/>
    <w:rsid w:val="00693E94"/>
    <w:rsid w:val="00694053"/>
    <w:rsid w:val="006940C7"/>
    <w:rsid w:val="00694336"/>
    <w:rsid w:val="00694370"/>
    <w:rsid w:val="006944E0"/>
    <w:rsid w:val="00694978"/>
    <w:rsid w:val="0069499C"/>
    <w:rsid w:val="00694ACD"/>
    <w:rsid w:val="00694B99"/>
    <w:rsid w:val="00694CD5"/>
    <w:rsid w:val="00694F70"/>
    <w:rsid w:val="00695048"/>
    <w:rsid w:val="006950B3"/>
    <w:rsid w:val="006951D4"/>
    <w:rsid w:val="00695205"/>
    <w:rsid w:val="0069520C"/>
    <w:rsid w:val="006954C1"/>
    <w:rsid w:val="00695536"/>
    <w:rsid w:val="0069578B"/>
    <w:rsid w:val="006959B5"/>
    <w:rsid w:val="00695B70"/>
    <w:rsid w:val="00695C24"/>
    <w:rsid w:val="006960A4"/>
    <w:rsid w:val="006962CB"/>
    <w:rsid w:val="0069636A"/>
    <w:rsid w:val="006963B3"/>
    <w:rsid w:val="00696452"/>
    <w:rsid w:val="00696541"/>
    <w:rsid w:val="0069679E"/>
    <w:rsid w:val="006969CA"/>
    <w:rsid w:val="00696A53"/>
    <w:rsid w:val="00696B04"/>
    <w:rsid w:val="00696B3A"/>
    <w:rsid w:val="00696E92"/>
    <w:rsid w:val="00696EA5"/>
    <w:rsid w:val="00696F69"/>
    <w:rsid w:val="00696F6D"/>
    <w:rsid w:val="00696FED"/>
    <w:rsid w:val="00697051"/>
    <w:rsid w:val="006970E3"/>
    <w:rsid w:val="006970E6"/>
    <w:rsid w:val="006972F3"/>
    <w:rsid w:val="0069734B"/>
    <w:rsid w:val="00697566"/>
    <w:rsid w:val="006975A6"/>
    <w:rsid w:val="0069767D"/>
    <w:rsid w:val="006976A5"/>
    <w:rsid w:val="006978E4"/>
    <w:rsid w:val="0069792E"/>
    <w:rsid w:val="00697B06"/>
    <w:rsid w:val="00697C74"/>
    <w:rsid w:val="006A001C"/>
    <w:rsid w:val="006A002C"/>
    <w:rsid w:val="006A007A"/>
    <w:rsid w:val="006A03B7"/>
    <w:rsid w:val="006A049A"/>
    <w:rsid w:val="006A0590"/>
    <w:rsid w:val="006A05CD"/>
    <w:rsid w:val="006A0656"/>
    <w:rsid w:val="006A06D3"/>
    <w:rsid w:val="006A0954"/>
    <w:rsid w:val="006A0C28"/>
    <w:rsid w:val="006A0C43"/>
    <w:rsid w:val="006A0C57"/>
    <w:rsid w:val="006A0EE3"/>
    <w:rsid w:val="006A0F0B"/>
    <w:rsid w:val="006A100C"/>
    <w:rsid w:val="006A10E8"/>
    <w:rsid w:val="006A11D4"/>
    <w:rsid w:val="006A1284"/>
    <w:rsid w:val="006A131F"/>
    <w:rsid w:val="006A13FF"/>
    <w:rsid w:val="006A1600"/>
    <w:rsid w:val="006A1886"/>
    <w:rsid w:val="006A194D"/>
    <w:rsid w:val="006A1CE0"/>
    <w:rsid w:val="006A1D7A"/>
    <w:rsid w:val="006A1E94"/>
    <w:rsid w:val="006A206E"/>
    <w:rsid w:val="006A20B3"/>
    <w:rsid w:val="006A2141"/>
    <w:rsid w:val="006A2167"/>
    <w:rsid w:val="006A216F"/>
    <w:rsid w:val="006A226D"/>
    <w:rsid w:val="006A2365"/>
    <w:rsid w:val="006A23F2"/>
    <w:rsid w:val="006A245B"/>
    <w:rsid w:val="006A2478"/>
    <w:rsid w:val="006A2545"/>
    <w:rsid w:val="006A2591"/>
    <w:rsid w:val="006A26AC"/>
    <w:rsid w:val="006A26D2"/>
    <w:rsid w:val="006A2AAA"/>
    <w:rsid w:val="006A2CD3"/>
    <w:rsid w:val="006A2DAB"/>
    <w:rsid w:val="006A2E64"/>
    <w:rsid w:val="006A3131"/>
    <w:rsid w:val="006A31DE"/>
    <w:rsid w:val="006A32A1"/>
    <w:rsid w:val="006A345A"/>
    <w:rsid w:val="006A383D"/>
    <w:rsid w:val="006A3852"/>
    <w:rsid w:val="006A38D8"/>
    <w:rsid w:val="006A38E2"/>
    <w:rsid w:val="006A3B44"/>
    <w:rsid w:val="006A3EA5"/>
    <w:rsid w:val="006A4092"/>
    <w:rsid w:val="006A443A"/>
    <w:rsid w:val="006A44B6"/>
    <w:rsid w:val="006A4757"/>
    <w:rsid w:val="006A4C0F"/>
    <w:rsid w:val="006A4CF8"/>
    <w:rsid w:val="006A4D30"/>
    <w:rsid w:val="006A4D3D"/>
    <w:rsid w:val="006A4D5D"/>
    <w:rsid w:val="006A4E3C"/>
    <w:rsid w:val="006A5094"/>
    <w:rsid w:val="006A50FF"/>
    <w:rsid w:val="006A517A"/>
    <w:rsid w:val="006A517D"/>
    <w:rsid w:val="006A5311"/>
    <w:rsid w:val="006A5531"/>
    <w:rsid w:val="006A557A"/>
    <w:rsid w:val="006A5954"/>
    <w:rsid w:val="006A59BB"/>
    <w:rsid w:val="006A5A2B"/>
    <w:rsid w:val="006A5B1D"/>
    <w:rsid w:val="006A5B37"/>
    <w:rsid w:val="006A5C16"/>
    <w:rsid w:val="006A5C99"/>
    <w:rsid w:val="006A5E65"/>
    <w:rsid w:val="006A6131"/>
    <w:rsid w:val="006A61E7"/>
    <w:rsid w:val="006A6248"/>
    <w:rsid w:val="006A688D"/>
    <w:rsid w:val="006A6890"/>
    <w:rsid w:val="006A68CD"/>
    <w:rsid w:val="006A69D3"/>
    <w:rsid w:val="006A6A29"/>
    <w:rsid w:val="006A6B18"/>
    <w:rsid w:val="006A6ECF"/>
    <w:rsid w:val="006A6F67"/>
    <w:rsid w:val="006A700B"/>
    <w:rsid w:val="006A702F"/>
    <w:rsid w:val="006A708B"/>
    <w:rsid w:val="006A714D"/>
    <w:rsid w:val="006A733A"/>
    <w:rsid w:val="006A7349"/>
    <w:rsid w:val="006A7503"/>
    <w:rsid w:val="006A76C3"/>
    <w:rsid w:val="006A76DE"/>
    <w:rsid w:val="006A7818"/>
    <w:rsid w:val="006A7ECC"/>
    <w:rsid w:val="006B02AC"/>
    <w:rsid w:val="006B02C1"/>
    <w:rsid w:val="006B054B"/>
    <w:rsid w:val="006B0763"/>
    <w:rsid w:val="006B0769"/>
    <w:rsid w:val="006B07B7"/>
    <w:rsid w:val="006B07C8"/>
    <w:rsid w:val="006B0B68"/>
    <w:rsid w:val="006B0C18"/>
    <w:rsid w:val="006B0C68"/>
    <w:rsid w:val="006B0C8C"/>
    <w:rsid w:val="006B0D54"/>
    <w:rsid w:val="006B0D5E"/>
    <w:rsid w:val="006B0DAF"/>
    <w:rsid w:val="006B0EBD"/>
    <w:rsid w:val="006B0F0E"/>
    <w:rsid w:val="006B1131"/>
    <w:rsid w:val="006B1328"/>
    <w:rsid w:val="006B13F4"/>
    <w:rsid w:val="006B14E6"/>
    <w:rsid w:val="006B16B5"/>
    <w:rsid w:val="006B18AB"/>
    <w:rsid w:val="006B18E1"/>
    <w:rsid w:val="006B1909"/>
    <w:rsid w:val="006B194A"/>
    <w:rsid w:val="006B1ADA"/>
    <w:rsid w:val="006B1B32"/>
    <w:rsid w:val="006B1B44"/>
    <w:rsid w:val="006B1BA8"/>
    <w:rsid w:val="006B1C25"/>
    <w:rsid w:val="006B1C7B"/>
    <w:rsid w:val="006B1F71"/>
    <w:rsid w:val="006B2383"/>
    <w:rsid w:val="006B2584"/>
    <w:rsid w:val="006B25B7"/>
    <w:rsid w:val="006B2806"/>
    <w:rsid w:val="006B29A4"/>
    <w:rsid w:val="006B2A60"/>
    <w:rsid w:val="006B2A75"/>
    <w:rsid w:val="006B2AF6"/>
    <w:rsid w:val="006B2C88"/>
    <w:rsid w:val="006B2D90"/>
    <w:rsid w:val="006B2DB6"/>
    <w:rsid w:val="006B2DBE"/>
    <w:rsid w:val="006B3155"/>
    <w:rsid w:val="006B31B4"/>
    <w:rsid w:val="006B32B3"/>
    <w:rsid w:val="006B3539"/>
    <w:rsid w:val="006B3A82"/>
    <w:rsid w:val="006B3F47"/>
    <w:rsid w:val="006B406C"/>
    <w:rsid w:val="006B416E"/>
    <w:rsid w:val="006B4182"/>
    <w:rsid w:val="006B45E5"/>
    <w:rsid w:val="006B469B"/>
    <w:rsid w:val="006B4728"/>
    <w:rsid w:val="006B4740"/>
    <w:rsid w:val="006B479C"/>
    <w:rsid w:val="006B480E"/>
    <w:rsid w:val="006B48AB"/>
    <w:rsid w:val="006B4919"/>
    <w:rsid w:val="006B491F"/>
    <w:rsid w:val="006B4977"/>
    <w:rsid w:val="006B4CE4"/>
    <w:rsid w:val="006B4DF5"/>
    <w:rsid w:val="006B4ED2"/>
    <w:rsid w:val="006B4F03"/>
    <w:rsid w:val="006B512D"/>
    <w:rsid w:val="006B5146"/>
    <w:rsid w:val="006B533A"/>
    <w:rsid w:val="006B537C"/>
    <w:rsid w:val="006B53F4"/>
    <w:rsid w:val="006B5594"/>
    <w:rsid w:val="006B559D"/>
    <w:rsid w:val="006B5999"/>
    <w:rsid w:val="006B5C22"/>
    <w:rsid w:val="006B5F66"/>
    <w:rsid w:val="006B5F87"/>
    <w:rsid w:val="006B5FC3"/>
    <w:rsid w:val="006B6010"/>
    <w:rsid w:val="006B6070"/>
    <w:rsid w:val="006B60A5"/>
    <w:rsid w:val="006B60E4"/>
    <w:rsid w:val="006B60FC"/>
    <w:rsid w:val="006B6111"/>
    <w:rsid w:val="006B63D7"/>
    <w:rsid w:val="006B6556"/>
    <w:rsid w:val="006B6DDF"/>
    <w:rsid w:val="006B6DE1"/>
    <w:rsid w:val="006B6E6E"/>
    <w:rsid w:val="006B6F48"/>
    <w:rsid w:val="006B71C9"/>
    <w:rsid w:val="006B7276"/>
    <w:rsid w:val="006B729F"/>
    <w:rsid w:val="006B74AA"/>
    <w:rsid w:val="006B7578"/>
    <w:rsid w:val="006B76A4"/>
    <w:rsid w:val="006B76CE"/>
    <w:rsid w:val="006B7812"/>
    <w:rsid w:val="006B789D"/>
    <w:rsid w:val="006B79F5"/>
    <w:rsid w:val="006B7AC2"/>
    <w:rsid w:val="006B7CB5"/>
    <w:rsid w:val="006B7D45"/>
    <w:rsid w:val="006B7D54"/>
    <w:rsid w:val="006B7D68"/>
    <w:rsid w:val="006B7EAE"/>
    <w:rsid w:val="006B7EC6"/>
    <w:rsid w:val="006B7F8C"/>
    <w:rsid w:val="006C0163"/>
    <w:rsid w:val="006C01DF"/>
    <w:rsid w:val="006C0328"/>
    <w:rsid w:val="006C049B"/>
    <w:rsid w:val="006C04AA"/>
    <w:rsid w:val="006C057C"/>
    <w:rsid w:val="006C063D"/>
    <w:rsid w:val="006C075D"/>
    <w:rsid w:val="006C076E"/>
    <w:rsid w:val="006C0878"/>
    <w:rsid w:val="006C0A4F"/>
    <w:rsid w:val="006C0AAC"/>
    <w:rsid w:val="006C0B53"/>
    <w:rsid w:val="006C0E08"/>
    <w:rsid w:val="006C0EA3"/>
    <w:rsid w:val="006C1055"/>
    <w:rsid w:val="006C10E0"/>
    <w:rsid w:val="006C1264"/>
    <w:rsid w:val="006C133F"/>
    <w:rsid w:val="006C15E1"/>
    <w:rsid w:val="006C16D7"/>
    <w:rsid w:val="006C1969"/>
    <w:rsid w:val="006C1B23"/>
    <w:rsid w:val="006C1B95"/>
    <w:rsid w:val="006C1CFF"/>
    <w:rsid w:val="006C1DA0"/>
    <w:rsid w:val="006C1EA1"/>
    <w:rsid w:val="006C1FA1"/>
    <w:rsid w:val="006C1FFC"/>
    <w:rsid w:val="006C2058"/>
    <w:rsid w:val="006C2260"/>
    <w:rsid w:val="006C22B5"/>
    <w:rsid w:val="006C22E2"/>
    <w:rsid w:val="006C2493"/>
    <w:rsid w:val="006C2678"/>
    <w:rsid w:val="006C26ED"/>
    <w:rsid w:val="006C2783"/>
    <w:rsid w:val="006C28DA"/>
    <w:rsid w:val="006C2A66"/>
    <w:rsid w:val="006C2AA7"/>
    <w:rsid w:val="006C2E7F"/>
    <w:rsid w:val="006C2E9E"/>
    <w:rsid w:val="006C2F81"/>
    <w:rsid w:val="006C3051"/>
    <w:rsid w:val="006C30FD"/>
    <w:rsid w:val="006C32DF"/>
    <w:rsid w:val="006C33A2"/>
    <w:rsid w:val="006C362A"/>
    <w:rsid w:val="006C379D"/>
    <w:rsid w:val="006C37FE"/>
    <w:rsid w:val="006C3890"/>
    <w:rsid w:val="006C38AB"/>
    <w:rsid w:val="006C3A88"/>
    <w:rsid w:val="006C3B35"/>
    <w:rsid w:val="006C3B41"/>
    <w:rsid w:val="006C3F21"/>
    <w:rsid w:val="006C3F72"/>
    <w:rsid w:val="006C3F80"/>
    <w:rsid w:val="006C41EA"/>
    <w:rsid w:val="006C4376"/>
    <w:rsid w:val="006C4466"/>
    <w:rsid w:val="006C47BD"/>
    <w:rsid w:val="006C4840"/>
    <w:rsid w:val="006C4879"/>
    <w:rsid w:val="006C49A4"/>
    <w:rsid w:val="006C49E1"/>
    <w:rsid w:val="006C4B87"/>
    <w:rsid w:val="006C4C13"/>
    <w:rsid w:val="006C4DF4"/>
    <w:rsid w:val="006C5161"/>
    <w:rsid w:val="006C557D"/>
    <w:rsid w:val="006C5778"/>
    <w:rsid w:val="006C5BDF"/>
    <w:rsid w:val="006C5C41"/>
    <w:rsid w:val="006C5EF3"/>
    <w:rsid w:val="006C5F15"/>
    <w:rsid w:val="006C5F87"/>
    <w:rsid w:val="006C5F91"/>
    <w:rsid w:val="006C64EC"/>
    <w:rsid w:val="006C6883"/>
    <w:rsid w:val="006C6BE3"/>
    <w:rsid w:val="006C6C1C"/>
    <w:rsid w:val="006C6DE6"/>
    <w:rsid w:val="006C6F33"/>
    <w:rsid w:val="006C6F9A"/>
    <w:rsid w:val="006C70B2"/>
    <w:rsid w:val="006C71AD"/>
    <w:rsid w:val="006C74C5"/>
    <w:rsid w:val="006C755B"/>
    <w:rsid w:val="006C7660"/>
    <w:rsid w:val="006C76FE"/>
    <w:rsid w:val="006C796A"/>
    <w:rsid w:val="006C79BB"/>
    <w:rsid w:val="006C7A8B"/>
    <w:rsid w:val="006C7B87"/>
    <w:rsid w:val="006C7D8D"/>
    <w:rsid w:val="006C7DD1"/>
    <w:rsid w:val="006D01E2"/>
    <w:rsid w:val="006D0272"/>
    <w:rsid w:val="006D02B9"/>
    <w:rsid w:val="006D0435"/>
    <w:rsid w:val="006D0449"/>
    <w:rsid w:val="006D0670"/>
    <w:rsid w:val="006D0772"/>
    <w:rsid w:val="006D0861"/>
    <w:rsid w:val="006D093F"/>
    <w:rsid w:val="006D0A0F"/>
    <w:rsid w:val="006D0B02"/>
    <w:rsid w:val="006D0BAE"/>
    <w:rsid w:val="006D0E0F"/>
    <w:rsid w:val="006D0E1C"/>
    <w:rsid w:val="006D0EAB"/>
    <w:rsid w:val="006D0ED1"/>
    <w:rsid w:val="006D0F5A"/>
    <w:rsid w:val="006D1034"/>
    <w:rsid w:val="006D1403"/>
    <w:rsid w:val="006D149D"/>
    <w:rsid w:val="006D15AB"/>
    <w:rsid w:val="006D1664"/>
    <w:rsid w:val="006D1766"/>
    <w:rsid w:val="006D1833"/>
    <w:rsid w:val="006D1BE0"/>
    <w:rsid w:val="006D1DA7"/>
    <w:rsid w:val="006D1FD2"/>
    <w:rsid w:val="006D2081"/>
    <w:rsid w:val="006D2087"/>
    <w:rsid w:val="006D2181"/>
    <w:rsid w:val="006D23C8"/>
    <w:rsid w:val="006D298F"/>
    <w:rsid w:val="006D2A5C"/>
    <w:rsid w:val="006D2B91"/>
    <w:rsid w:val="006D2D5C"/>
    <w:rsid w:val="006D2E84"/>
    <w:rsid w:val="006D2FC9"/>
    <w:rsid w:val="006D303E"/>
    <w:rsid w:val="006D33E9"/>
    <w:rsid w:val="006D3494"/>
    <w:rsid w:val="006D3546"/>
    <w:rsid w:val="006D35A7"/>
    <w:rsid w:val="006D365D"/>
    <w:rsid w:val="006D3661"/>
    <w:rsid w:val="006D3867"/>
    <w:rsid w:val="006D3981"/>
    <w:rsid w:val="006D3983"/>
    <w:rsid w:val="006D3A1E"/>
    <w:rsid w:val="006D3B27"/>
    <w:rsid w:val="006D3DC0"/>
    <w:rsid w:val="006D3DE2"/>
    <w:rsid w:val="006D3E68"/>
    <w:rsid w:val="006D3FD4"/>
    <w:rsid w:val="006D3FFD"/>
    <w:rsid w:val="006D41B4"/>
    <w:rsid w:val="006D4206"/>
    <w:rsid w:val="006D4230"/>
    <w:rsid w:val="006D460B"/>
    <w:rsid w:val="006D4627"/>
    <w:rsid w:val="006D480C"/>
    <w:rsid w:val="006D49AF"/>
    <w:rsid w:val="006D4A7D"/>
    <w:rsid w:val="006D4A9D"/>
    <w:rsid w:val="006D4B50"/>
    <w:rsid w:val="006D4C6C"/>
    <w:rsid w:val="006D4E01"/>
    <w:rsid w:val="006D4F32"/>
    <w:rsid w:val="006D4FA6"/>
    <w:rsid w:val="006D4FEE"/>
    <w:rsid w:val="006D5095"/>
    <w:rsid w:val="006D50B0"/>
    <w:rsid w:val="006D51EA"/>
    <w:rsid w:val="006D5273"/>
    <w:rsid w:val="006D5314"/>
    <w:rsid w:val="006D53A8"/>
    <w:rsid w:val="006D53EB"/>
    <w:rsid w:val="006D5493"/>
    <w:rsid w:val="006D562D"/>
    <w:rsid w:val="006D58BA"/>
    <w:rsid w:val="006D5A5E"/>
    <w:rsid w:val="006D5FF3"/>
    <w:rsid w:val="006D601B"/>
    <w:rsid w:val="006D6101"/>
    <w:rsid w:val="006D614F"/>
    <w:rsid w:val="006D61DB"/>
    <w:rsid w:val="006D641F"/>
    <w:rsid w:val="006D64AC"/>
    <w:rsid w:val="006D6571"/>
    <w:rsid w:val="006D65BA"/>
    <w:rsid w:val="006D6605"/>
    <w:rsid w:val="006D669D"/>
    <w:rsid w:val="006D66BC"/>
    <w:rsid w:val="006D6705"/>
    <w:rsid w:val="006D6752"/>
    <w:rsid w:val="006D6884"/>
    <w:rsid w:val="006D6B10"/>
    <w:rsid w:val="006D6B80"/>
    <w:rsid w:val="006D6C4F"/>
    <w:rsid w:val="006D6DF8"/>
    <w:rsid w:val="006D724F"/>
    <w:rsid w:val="006D7478"/>
    <w:rsid w:val="006D7494"/>
    <w:rsid w:val="006D74C2"/>
    <w:rsid w:val="006D77AA"/>
    <w:rsid w:val="006D7A46"/>
    <w:rsid w:val="006D7B20"/>
    <w:rsid w:val="006D7BAF"/>
    <w:rsid w:val="006D7D15"/>
    <w:rsid w:val="006D7E78"/>
    <w:rsid w:val="006D7F62"/>
    <w:rsid w:val="006E01EC"/>
    <w:rsid w:val="006E026F"/>
    <w:rsid w:val="006E02B3"/>
    <w:rsid w:val="006E072A"/>
    <w:rsid w:val="006E0821"/>
    <w:rsid w:val="006E089D"/>
    <w:rsid w:val="006E08E9"/>
    <w:rsid w:val="006E0936"/>
    <w:rsid w:val="006E0A75"/>
    <w:rsid w:val="006E0B50"/>
    <w:rsid w:val="006E0C19"/>
    <w:rsid w:val="006E0C4B"/>
    <w:rsid w:val="006E0C97"/>
    <w:rsid w:val="006E0D65"/>
    <w:rsid w:val="006E0DC8"/>
    <w:rsid w:val="006E0ECC"/>
    <w:rsid w:val="006E0F1F"/>
    <w:rsid w:val="006E0F65"/>
    <w:rsid w:val="006E1099"/>
    <w:rsid w:val="006E1256"/>
    <w:rsid w:val="006E1337"/>
    <w:rsid w:val="006E15DD"/>
    <w:rsid w:val="006E16AB"/>
    <w:rsid w:val="006E18AC"/>
    <w:rsid w:val="006E18F7"/>
    <w:rsid w:val="006E18FA"/>
    <w:rsid w:val="006E1DDD"/>
    <w:rsid w:val="006E1E30"/>
    <w:rsid w:val="006E1E7D"/>
    <w:rsid w:val="006E1F3D"/>
    <w:rsid w:val="006E2115"/>
    <w:rsid w:val="006E21D3"/>
    <w:rsid w:val="006E2386"/>
    <w:rsid w:val="006E23A2"/>
    <w:rsid w:val="006E251C"/>
    <w:rsid w:val="006E2614"/>
    <w:rsid w:val="006E2667"/>
    <w:rsid w:val="006E2BAA"/>
    <w:rsid w:val="006E2EE9"/>
    <w:rsid w:val="006E2F5D"/>
    <w:rsid w:val="006E3177"/>
    <w:rsid w:val="006E31A5"/>
    <w:rsid w:val="006E31E7"/>
    <w:rsid w:val="006E3211"/>
    <w:rsid w:val="006E32E7"/>
    <w:rsid w:val="006E330B"/>
    <w:rsid w:val="006E332D"/>
    <w:rsid w:val="006E3359"/>
    <w:rsid w:val="006E3567"/>
    <w:rsid w:val="006E3711"/>
    <w:rsid w:val="006E38A7"/>
    <w:rsid w:val="006E38DD"/>
    <w:rsid w:val="006E394C"/>
    <w:rsid w:val="006E3B04"/>
    <w:rsid w:val="006E3D87"/>
    <w:rsid w:val="006E3EF4"/>
    <w:rsid w:val="006E414B"/>
    <w:rsid w:val="006E41F1"/>
    <w:rsid w:val="006E42C7"/>
    <w:rsid w:val="006E4320"/>
    <w:rsid w:val="006E437F"/>
    <w:rsid w:val="006E43A9"/>
    <w:rsid w:val="006E43F8"/>
    <w:rsid w:val="006E44D4"/>
    <w:rsid w:val="006E45DB"/>
    <w:rsid w:val="006E46A3"/>
    <w:rsid w:val="006E48B9"/>
    <w:rsid w:val="006E4944"/>
    <w:rsid w:val="006E4BAB"/>
    <w:rsid w:val="006E4C63"/>
    <w:rsid w:val="006E4CE9"/>
    <w:rsid w:val="006E56AA"/>
    <w:rsid w:val="006E5754"/>
    <w:rsid w:val="006E5A7F"/>
    <w:rsid w:val="006E5AF3"/>
    <w:rsid w:val="006E5CBB"/>
    <w:rsid w:val="006E5DBF"/>
    <w:rsid w:val="006E5E14"/>
    <w:rsid w:val="006E5E76"/>
    <w:rsid w:val="006E5F02"/>
    <w:rsid w:val="006E60EF"/>
    <w:rsid w:val="006E6191"/>
    <w:rsid w:val="006E6275"/>
    <w:rsid w:val="006E628C"/>
    <w:rsid w:val="006E65E0"/>
    <w:rsid w:val="006E6619"/>
    <w:rsid w:val="006E66EB"/>
    <w:rsid w:val="006E6761"/>
    <w:rsid w:val="006E68AD"/>
    <w:rsid w:val="006E6982"/>
    <w:rsid w:val="006E6A45"/>
    <w:rsid w:val="006E6AB4"/>
    <w:rsid w:val="006E6B9C"/>
    <w:rsid w:val="006E6BFE"/>
    <w:rsid w:val="006E6C62"/>
    <w:rsid w:val="006E6D72"/>
    <w:rsid w:val="006E73CD"/>
    <w:rsid w:val="006E73DA"/>
    <w:rsid w:val="006E7465"/>
    <w:rsid w:val="006E749C"/>
    <w:rsid w:val="006E7AD9"/>
    <w:rsid w:val="006E7D0D"/>
    <w:rsid w:val="006E7EC4"/>
    <w:rsid w:val="006E7F7E"/>
    <w:rsid w:val="006F0230"/>
    <w:rsid w:val="006F024E"/>
    <w:rsid w:val="006F0486"/>
    <w:rsid w:val="006F06AC"/>
    <w:rsid w:val="006F0941"/>
    <w:rsid w:val="006F09F0"/>
    <w:rsid w:val="006F0B75"/>
    <w:rsid w:val="006F0BA2"/>
    <w:rsid w:val="006F0CEE"/>
    <w:rsid w:val="006F0F04"/>
    <w:rsid w:val="006F1004"/>
    <w:rsid w:val="006F104D"/>
    <w:rsid w:val="006F10D8"/>
    <w:rsid w:val="006F1160"/>
    <w:rsid w:val="006F142B"/>
    <w:rsid w:val="006F1699"/>
    <w:rsid w:val="006F185F"/>
    <w:rsid w:val="006F1884"/>
    <w:rsid w:val="006F18C2"/>
    <w:rsid w:val="006F18FC"/>
    <w:rsid w:val="006F1999"/>
    <w:rsid w:val="006F199C"/>
    <w:rsid w:val="006F19E5"/>
    <w:rsid w:val="006F1C5B"/>
    <w:rsid w:val="006F1C70"/>
    <w:rsid w:val="006F1DC8"/>
    <w:rsid w:val="006F1E81"/>
    <w:rsid w:val="006F1EBF"/>
    <w:rsid w:val="006F2086"/>
    <w:rsid w:val="006F2120"/>
    <w:rsid w:val="006F23F3"/>
    <w:rsid w:val="006F24D4"/>
    <w:rsid w:val="006F2525"/>
    <w:rsid w:val="006F25BE"/>
    <w:rsid w:val="006F25D8"/>
    <w:rsid w:val="006F2729"/>
    <w:rsid w:val="006F2754"/>
    <w:rsid w:val="006F27A7"/>
    <w:rsid w:val="006F2844"/>
    <w:rsid w:val="006F2A9C"/>
    <w:rsid w:val="006F2AAB"/>
    <w:rsid w:val="006F2C00"/>
    <w:rsid w:val="006F2C7B"/>
    <w:rsid w:val="006F2E68"/>
    <w:rsid w:val="006F2FEA"/>
    <w:rsid w:val="006F301B"/>
    <w:rsid w:val="006F30BD"/>
    <w:rsid w:val="006F32D8"/>
    <w:rsid w:val="006F338D"/>
    <w:rsid w:val="006F3586"/>
    <w:rsid w:val="006F36BD"/>
    <w:rsid w:val="006F37FB"/>
    <w:rsid w:val="006F3A10"/>
    <w:rsid w:val="006F3AB5"/>
    <w:rsid w:val="006F3CA6"/>
    <w:rsid w:val="006F3CE2"/>
    <w:rsid w:val="006F3F44"/>
    <w:rsid w:val="006F3FA7"/>
    <w:rsid w:val="006F3FD3"/>
    <w:rsid w:val="006F4177"/>
    <w:rsid w:val="006F44F6"/>
    <w:rsid w:val="006F4549"/>
    <w:rsid w:val="006F462C"/>
    <w:rsid w:val="006F48B3"/>
    <w:rsid w:val="006F4A7A"/>
    <w:rsid w:val="006F4AB0"/>
    <w:rsid w:val="006F4B46"/>
    <w:rsid w:val="006F4BA8"/>
    <w:rsid w:val="006F4C0D"/>
    <w:rsid w:val="006F4C56"/>
    <w:rsid w:val="006F4DAF"/>
    <w:rsid w:val="006F4E60"/>
    <w:rsid w:val="006F4F19"/>
    <w:rsid w:val="006F5132"/>
    <w:rsid w:val="006F51C8"/>
    <w:rsid w:val="006F529F"/>
    <w:rsid w:val="006F544E"/>
    <w:rsid w:val="006F5484"/>
    <w:rsid w:val="006F5488"/>
    <w:rsid w:val="006F54ED"/>
    <w:rsid w:val="006F5735"/>
    <w:rsid w:val="006F589E"/>
    <w:rsid w:val="006F5924"/>
    <w:rsid w:val="006F5B3A"/>
    <w:rsid w:val="006F5BA0"/>
    <w:rsid w:val="006F5D91"/>
    <w:rsid w:val="006F6033"/>
    <w:rsid w:val="006F61F5"/>
    <w:rsid w:val="006F638C"/>
    <w:rsid w:val="006F640E"/>
    <w:rsid w:val="006F6444"/>
    <w:rsid w:val="006F6483"/>
    <w:rsid w:val="006F652F"/>
    <w:rsid w:val="006F65F2"/>
    <w:rsid w:val="006F668C"/>
    <w:rsid w:val="006F6702"/>
    <w:rsid w:val="006F6984"/>
    <w:rsid w:val="006F6C29"/>
    <w:rsid w:val="006F6F8E"/>
    <w:rsid w:val="006F6F9F"/>
    <w:rsid w:val="006F6FA0"/>
    <w:rsid w:val="006F6FE9"/>
    <w:rsid w:val="006F707E"/>
    <w:rsid w:val="006F7245"/>
    <w:rsid w:val="006F7348"/>
    <w:rsid w:val="006F73E5"/>
    <w:rsid w:val="006F7479"/>
    <w:rsid w:val="006F75AC"/>
    <w:rsid w:val="006F7898"/>
    <w:rsid w:val="006F78D0"/>
    <w:rsid w:val="006F79B8"/>
    <w:rsid w:val="006F79EF"/>
    <w:rsid w:val="006F7C29"/>
    <w:rsid w:val="006F7D53"/>
    <w:rsid w:val="0070001F"/>
    <w:rsid w:val="0070017F"/>
    <w:rsid w:val="007001A4"/>
    <w:rsid w:val="00700203"/>
    <w:rsid w:val="0070027B"/>
    <w:rsid w:val="007002FB"/>
    <w:rsid w:val="00700345"/>
    <w:rsid w:val="0070040C"/>
    <w:rsid w:val="00700430"/>
    <w:rsid w:val="0070064A"/>
    <w:rsid w:val="00700752"/>
    <w:rsid w:val="007007B9"/>
    <w:rsid w:val="00700980"/>
    <w:rsid w:val="00700A27"/>
    <w:rsid w:val="00700AA8"/>
    <w:rsid w:val="00700D7A"/>
    <w:rsid w:val="00700DBD"/>
    <w:rsid w:val="00700E67"/>
    <w:rsid w:val="0070139A"/>
    <w:rsid w:val="007015A4"/>
    <w:rsid w:val="007016A1"/>
    <w:rsid w:val="007016EF"/>
    <w:rsid w:val="00701758"/>
    <w:rsid w:val="007018D0"/>
    <w:rsid w:val="0070191D"/>
    <w:rsid w:val="007019B3"/>
    <w:rsid w:val="007019EA"/>
    <w:rsid w:val="00701ABA"/>
    <w:rsid w:val="00701B01"/>
    <w:rsid w:val="00701B85"/>
    <w:rsid w:val="00701DC8"/>
    <w:rsid w:val="00701E7D"/>
    <w:rsid w:val="007021CE"/>
    <w:rsid w:val="00702213"/>
    <w:rsid w:val="00702228"/>
    <w:rsid w:val="00702280"/>
    <w:rsid w:val="007023F1"/>
    <w:rsid w:val="0070259B"/>
    <w:rsid w:val="007027F6"/>
    <w:rsid w:val="00702884"/>
    <w:rsid w:val="007028CF"/>
    <w:rsid w:val="00702A29"/>
    <w:rsid w:val="00702A8E"/>
    <w:rsid w:val="00702C8C"/>
    <w:rsid w:val="00702C97"/>
    <w:rsid w:val="00702E0D"/>
    <w:rsid w:val="00702E56"/>
    <w:rsid w:val="00702EC4"/>
    <w:rsid w:val="00702F6F"/>
    <w:rsid w:val="00702FA2"/>
    <w:rsid w:val="00702FE7"/>
    <w:rsid w:val="00703056"/>
    <w:rsid w:val="007031F5"/>
    <w:rsid w:val="007033A3"/>
    <w:rsid w:val="007034CD"/>
    <w:rsid w:val="00703543"/>
    <w:rsid w:val="0070367C"/>
    <w:rsid w:val="007038AC"/>
    <w:rsid w:val="00703AEF"/>
    <w:rsid w:val="00703AF1"/>
    <w:rsid w:val="00703C0A"/>
    <w:rsid w:val="00703DB9"/>
    <w:rsid w:val="00703DFE"/>
    <w:rsid w:val="00703E64"/>
    <w:rsid w:val="00703EB0"/>
    <w:rsid w:val="0070400A"/>
    <w:rsid w:val="00704111"/>
    <w:rsid w:val="00704179"/>
    <w:rsid w:val="007041B1"/>
    <w:rsid w:val="00704244"/>
    <w:rsid w:val="00704673"/>
    <w:rsid w:val="00704975"/>
    <w:rsid w:val="00704AD6"/>
    <w:rsid w:val="00704E9C"/>
    <w:rsid w:val="00704ECE"/>
    <w:rsid w:val="00704FE4"/>
    <w:rsid w:val="007050B8"/>
    <w:rsid w:val="007051A5"/>
    <w:rsid w:val="0070522E"/>
    <w:rsid w:val="00705472"/>
    <w:rsid w:val="0070561E"/>
    <w:rsid w:val="007058AD"/>
    <w:rsid w:val="00705990"/>
    <w:rsid w:val="007059CB"/>
    <w:rsid w:val="00705A02"/>
    <w:rsid w:val="00705CB5"/>
    <w:rsid w:val="00705EF3"/>
    <w:rsid w:val="007060FD"/>
    <w:rsid w:val="007061A7"/>
    <w:rsid w:val="007061B0"/>
    <w:rsid w:val="007061C4"/>
    <w:rsid w:val="007061C6"/>
    <w:rsid w:val="00706309"/>
    <w:rsid w:val="00706345"/>
    <w:rsid w:val="007064DB"/>
    <w:rsid w:val="00706638"/>
    <w:rsid w:val="00706699"/>
    <w:rsid w:val="007066CC"/>
    <w:rsid w:val="0070670B"/>
    <w:rsid w:val="00706CDA"/>
    <w:rsid w:val="00706DE6"/>
    <w:rsid w:val="0070705C"/>
    <w:rsid w:val="00707060"/>
    <w:rsid w:val="007073A9"/>
    <w:rsid w:val="007074BE"/>
    <w:rsid w:val="007077DF"/>
    <w:rsid w:val="007077E7"/>
    <w:rsid w:val="0070780A"/>
    <w:rsid w:val="00707ACB"/>
    <w:rsid w:val="00707AD8"/>
    <w:rsid w:val="00707C33"/>
    <w:rsid w:val="00707EC9"/>
    <w:rsid w:val="00710067"/>
    <w:rsid w:val="00710126"/>
    <w:rsid w:val="0071017E"/>
    <w:rsid w:val="00710608"/>
    <w:rsid w:val="0071066D"/>
    <w:rsid w:val="00710A1B"/>
    <w:rsid w:val="00710CCD"/>
    <w:rsid w:val="00711042"/>
    <w:rsid w:val="007110AE"/>
    <w:rsid w:val="00711136"/>
    <w:rsid w:val="0071128D"/>
    <w:rsid w:val="007113DE"/>
    <w:rsid w:val="007114D1"/>
    <w:rsid w:val="0071157F"/>
    <w:rsid w:val="007115EA"/>
    <w:rsid w:val="00711620"/>
    <w:rsid w:val="007116C3"/>
    <w:rsid w:val="00711898"/>
    <w:rsid w:val="00711A35"/>
    <w:rsid w:val="00711B49"/>
    <w:rsid w:val="00711C39"/>
    <w:rsid w:val="00711F26"/>
    <w:rsid w:val="00711F2D"/>
    <w:rsid w:val="00711F58"/>
    <w:rsid w:val="00711FF4"/>
    <w:rsid w:val="00712021"/>
    <w:rsid w:val="0071208C"/>
    <w:rsid w:val="00712175"/>
    <w:rsid w:val="00712177"/>
    <w:rsid w:val="007122C6"/>
    <w:rsid w:val="007122EB"/>
    <w:rsid w:val="0071235A"/>
    <w:rsid w:val="0071251E"/>
    <w:rsid w:val="00712631"/>
    <w:rsid w:val="0071269B"/>
    <w:rsid w:val="00712802"/>
    <w:rsid w:val="007128C2"/>
    <w:rsid w:val="00712915"/>
    <w:rsid w:val="007129B4"/>
    <w:rsid w:val="00712A50"/>
    <w:rsid w:val="00712A68"/>
    <w:rsid w:val="00712AB7"/>
    <w:rsid w:val="00712BC5"/>
    <w:rsid w:val="00712BE2"/>
    <w:rsid w:val="00712BEA"/>
    <w:rsid w:val="00712F5D"/>
    <w:rsid w:val="00712F66"/>
    <w:rsid w:val="00713408"/>
    <w:rsid w:val="0071353A"/>
    <w:rsid w:val="00713648"/>
    <w:rsid w:val="0071372B"/>
    <w:rsid w:val="007138F9"/>
    <w:rsid w:val="00713984"/>
    <w:rsid w:val="00713A37"/>
    <w:rsid w:val="00713A71"/>
    <w:rsid w:val="00713A8E"/>
    <w:rsid w:val="00713B73"/>
    <w:rsid w:val="00713C99"/>
    <w:rsid w:val="00713DA6"/>
    <w:rsid w:val="00713DDA"/>
    <w:rsid w:val="00713E32"/>
    <w:rsid w:val="00713F4F"/>
    <w:rsid w:val="0071403A"/>
    <w:rsid w:val="00714043"/>
    <w:rsid w:val="00714281"/>
    <w:rsid w:val="007142CE"/>
    <w:rsid w:val="007145F4"/>
    <w:rsid w:val="00714682"/>
    <w:rsid w:val="007146C3"/>
    <w:rsid w:val="007147C4"/>
    <w:rsid w:val="00714ADF"/>
    <w:rsid w:val="00714BF3"/>
    <w:rsid w:val="00714D05"/>
    <w:rsid w:val="00714E99"/>
    <w:rsid w:val="00714F71"/>
    <w:rsid w:val="0071507A"/>
    <w:rsid w:val="00715208"/>
    <w:rsid w:val="00715450"/>
    <w:rsid w:val="00715683"/>
    <w:rsid w:val="0071580F"/>
    <w:rsid w:val="007158A3"/>
    <w:rsid w:val="007158A7"/>
    <w:rsid w:val="007158C4"/>
    <w:rsid w:val="00715AF3"/>
    <w:rsid w:val="00715B16"/>
    <w:rsid w:val="00715C37"/>
    <w:rsid w:val="00715CE6"/>
    <w:rsid w:val="00715CEC"/>
    <w:rsid w:val="00715E58"/>
    <w:rsid w:val="00715E8F"/>
    <w:rsid w:val="00715F7D"/>
    <w:rsid w:val="00716003"/>
    <w:rsid w:val="00716046"/>
    <w:rsid w:val="0071604D"/>
    <w:rsid w:val="007163FD"/>
    <w:rsid w:val="00716410"/>
    <w:rsid w:val="00716475"/>
    <w:rsid w:val="00716513"/>
    <w:rsid w:val="00716758"/>
    <w:rsid w:val="0071676B"/>
    <w:rsid w:val="00716779"/>
    <w:rsid w:val="00716A69"/>
    <w:rsid w:val="00716CC9"/>
    <w:rsid w:val="00716D3A"/>
    <w:rsid w:val="007170A0"/>
    <w:rsid w:val="00717348"/>
    <w:rsid w:val="00717418"/>
    <w:rsid w:val="007174D2"/>
    <w:rsid w:val="00717651"/>
    <w:rsid w:val="007176E9"/>
    <w:rsid w:val="00717788"/>
    <w:rsid w:val="00717848"/>
    <w:rsid w:val="007178CA"/>
    <w:rsid w:val="00717A36"/>
    <w:rsid w:val="00717DDC"/>
    <w:rsid w:val="00717FED"/>
    <w:rsid w:val="0072003B"/>
    <w:rsid w:val="00720081"/>
    <w:rsid w:val="00720086"/>
    <w:rsid w:val="007202D7"/>
    <w:rsid w:val="007203B4"/>
    <w:rsid w:val="007204C7"/>
    <w:rsid w:val="00720B3D"/>
    <w:rsid w:val="00720B63"/>
    <w:rsid w:val="00720B73"/>
    <w:rsid w:val="00720C8A"/>
    <w:rsid w:val="00720DB9"/>
    <w:rsid w:val="00720F7C"/>
    <w:rsid w:val="0072111F"/>
    <w:rsid w:val="0072123B"/>
    <w:rsid w:val="00721286"/>
    <w:rsid w:val="007212BD"/>
    <w:rsid w:val="007215C4"/>
    <w:rsid w:val="00721643"/>
    <w:rsid w:val="00721A4F"/>
    <w:rsid w:val="00721A9E"/>
    <w:rsid w:val="00721B21"/>
    <w:rsid w:val="00721D2A"/>
    <w:rsid w:val="00721EDD"/>
    <w:rsid w:val="00721F2D"/>
    <w:rsid w:val="00721FE5"/>
    <w:rsid w:val="0072229C"/>
    <w:rsid w:val="007223B1"/>
    <w:rsid w:val="007225AA"/>
    <w:rsid w:val="00722700"/>
    <w:rsid w:val="00722736"/>
    <w:rsid w:val="0072276C"/>
    <w:rsid w:val="00722806"/>
    <w:rsid w:val="0072293A"/>
    <w:rsid w:val="007229D6"/>
    <w:rsid w:val="00722A6D"/>
    <w:rsid w:val="00722AA1"/>
    <w:rsid w:val="00722ADA"/>
    <w:rsid w:val="00722C9E"/>
    <w:rsid w:val="00722D43"/>
    <w:rsid w:val="00722DDD"/>
    <w:rsid w:val="00722EEC"/>
    <w:rsid w:val="00722F4A"/>
    <w:rsid w:val="00723087"/>
    <w:rsid w:val="00723323"/>
    <w:rsid w:val="0072336D"/>
    <w:rsid w:val="007234B1"/>
    <w:rsid w:val="0072358E"/>
    <w:rsid w:val="007235EA"/>
    <w:rsid w:val="0072360E"/>
    <w:rsid w:val="00723884"/>
    <w:rsid w:val="0072393C"/>
    <w:rsid w:val="00723B59"/>
    <w:rsid w:val="00723B8E"/>
    <w:rsid w:val="00723E67"/>
    <w:rsid w:val="00723E70"/>
    <w:rsid w:val="00723F26"/>
    <w:rsid w:val="0072461E"/>
    <w:rsid w:val="0072467F"/>
    <w:rsid w:val="007247EA"/>
    <w:rsid w:val="007247F2"/>
    <w:rsid w:val="007249DA"/>
    <w:rsid w:val="00724C18"/>
    <w:rsid w:val="00724C82"/>
    <w:rsid w:val="00724E3F"/>
    <w:rsid w:val="00724FE4"/>
    <w:rsid w:val="00725045"/>
    <w:rsid w:val="00725130"/>
    <w:rsid w:val="007252A9"/>
    <w:rsid w:val="0072538D"/>
    <w:rsid w:val="00725418"/>
    <w:rsid w:val="00725437"/>
    <w:rsid w:val="0072543A"/>
    <w:rsid w:val="0072544E"/>
    <w:rsid w:val="0072551A"/>
    <w:rsid w:val="007255D2"/>
    <w:rsid w:val="007256CD"/>
    <w:rsid w:val="007256E3"/>
    <w:rsid w:val="00725879"/>
    <w:rsid w:val="0072592C"/>
    <w:rsid w:val="00725B3C"/>
    <w:rsid w:val="00725C95"/>
    <w:rsid w:val="00725CEE"/>
    <w:rsid w:val="00725D1E"/>
    <w:rsid w:val="00725ED7"/>
    <w:rsid w:val="00725FCB"/>
    <w:rsid w:val="00726110"/>
    <w:rsid w:val="007261D0"/>
    <w:rsid w:val="007262DF"/>
    <w:rsid w:val="0072652A"/>
    <w:rsid w:val="007265C9"/>
    <w:rsid w:val="0072664F"/>
    <w:rsid w:val="0072673E"/>
    <w:rsid w:val="007268FC"/>
    <w:rsid w:val="00726A55"/>
    <w:rsid w:val="00726A5D"/>
    <w:rsid w:val="00726D0E"/>
    <w:rsid w:val="00726D14"/>
    <w:rsid w:val="00727048"/>
    <w:rsid w:val="0072742F"/>
    <w:rsid w:val="00727485"/>
    <w:rsid w:val="00727493"/>
    <w:rsid w:val="00727651"/>
    <w:rsid w:val="0072768C"/>
    <w:rsid w:val="007277F2"/>
    <w:rsid w:val="00727842"/>
    <w:rsid w:val="00727A54"/>
    <w:rsid w:val="00727B24"/>
    <w:rsid w:val="00727BBE"/>
    <w:rsid w:val="00727BE1"/>
    <w:rsid w:val="00727CAF"/>
    <w:rsid w:val="00727CFF"/>
    <w:rsid w:val="007302F7"/>
    <w:rsid w:val="007304E7"/>
    <w:rsid w:val="00730572"/>
    <w:rsid w:val="007305AA"/>
    <w:rsid w:val="00730810"/>
    <w:rsid w:val="00730905"/>
    <w:rsid w:val="00730A25"/>
    <w:rsid w:val="00730B8C"/>
    <w:rsid w:val="00730CC7"/>
    <w:rsid w:val="00730D5F"/>
    <w:rsid w:val="00730DA9"/>
    <w:rsid w:val="00730DB7"/>
    <w:rsid w:val="0073102C"/>
    <w:rsid w:val="007310D2"/>
    <w:rsid w:val="0073117B"/>
    <w:rsid w:val="00731198"/>
    <w:rsid w:val="007312B9"/>
    <w:rsid w:val="00731601"/>
    <w:rsid w:val="00731676"/>
    <w:rsid w:val="0073168B"/>
    <w:rsid w:val="007318C1"/>
    <w:rsid w:val="00731C3C"/>
    <w:rsid w:val="00731D52"/>
    <w:rsid w:val="00731D67"/>
    <w:rsid w:val="00731E67"/>
    <w:rsid w:val="00732035"/>
    <w:rsid w:val="00732124"/>
    <w:rsid w:val="0073213B"/>
    <w:rsid w:val="007321B4"/>
    <w:rsid w:val="00732209"/>
    <w:rsid w:val="0073234E"/>
    <w:rsid w:val="00732404"/>
    <w:rsid w:val="007325BD"/>
    <w:rsid w:val="00732632"/>
    <w:rsid w:val="00732827"/>
    <w:rsid w:val="00732927"/>
    <w:rsid w:val="00732F07"/>
    <w:rsid w:val="00732F53"/>
    <w:rsid w:val="007331A0"/>
    <w:rsid w:val="00733205"/>
    <w:rsid w:val="007332C6"/>
    <w:rsid w:val="007333F9"/>
    <w:rsid w:val="00733405"/>
    <w:rsid w:val="00733476"/>
    <w:rsid w:val="0073370E"/>
    <w:rsid w:val="007337A4"/>
    <w:rsid w:val="00733AD1"/>
    <w:rsid w:val="00733B02"/>
    <w:rsid w:val="00733D3C"/>
    <w:rsid w:val="00733DE0"/>
    <w:rsid w:val="00733E44"/>
    <w:rsid w:val="0073437F"/>
    <w:rsid w:val="00734430"/>
    <w:rsid w:val="007344F2"/>
    <w:rsid w:val="00734565"/>
    <w:rsid w:val="00734790"/>
    <w:rsid w:val="007347E9"/>
    <w:rsid w:val="00734841"/>
    <w:rsid w:val="007348D9"/>
    <w:rsid w:val="00734976"/>
    <w:rsid w:val="00734BDD"/>
    <w:rsid w:val="00734C32"/>
    <w:rsid w:val="00734D51"/>
    <w:rsid w:val="00734F9A"/>
    <w:rsid w:val="0073517F"/>
    <w:rsid w:val="00735278"/>
    <w:rsid w:val="00735326"/>
    <w:rsid w:val="007353E8"/>
    <w:rsid w:val="00735494"/>
    <w:rsid w:val="007359F3"/>
    <w:rsid w:val="00735C8F"/>
    <w:rsid w:val="00735CDC"/>
    <w:rsid w:val="00735D7C"/>
    <w:rsid w:val="00735E79"/>
    <w:rsid w:val="00735F44"/>
    <w:rsid w:val="00735FCF"/>
    <w:rsid w:val="007363A4"/>
    <w:rsid w:val="00736429"/>
    <w:rsid w:val="007364FC"/>
    <w:rsid w:val="0073656F"/>
    <w:rsid w:val="00736C6B"/>
    <w:rsid w:val="00736C83"/>
    <w:rsid w:val="00736DDA"/>
    <w:rsid w:val="00736E89"/>
    <w:rsid w:val="00736F69"/>
    <w:rsid w:val="00736FFF"/>
    <w:rsid w:val="0073702A"/>
    <w:rsid w:val="007370D4"/>
    <w:rsid w:val="0073719A"/>
    <w:rsid w:val="007371E2"/>
    <w:rsid w:val="00737367"/>
    <w:rsid w:val="0073738C"/>
    <w:rsid w:val="0073753C"/>
    <w:rsid w:val="0073770C"/>
    <w:rsid w:val="007378E2"/>
    <w:rsid w:val="00737A59"/>
    <w:rsid w:val="00737B4A"/>
    <w:rsid w:val="00737C37"/>
    <w:rsid w:val="00737CE8"/>
    <w:rsid w:val="00737D5E"/>
    <w:rsid w:val="00737E23"/>
    <w:rsid w:val="00737EE5"/>
    <w:rsid w:val="00740256"/>
    <w:rsid w:val="00740712"/>
    <w:rsid w:val="0074083A"/>
    <w:rsid w:val="007408D1"/>
    <w:rsid w:val="00740B3D"/>
    <w:rsid w:val="00740D5A"/>
    <w:rsid w:val="00740EDE"/>
    <w:rsid w:val="00740FA1"/>
    <w:rsid w:val="00740FF6"/>
    <w:rsid w:val="007410F9"/>
    <w:rsid w:val="007415A5"/>
    <w:rsid w:val="007415E8"/>
    <w:rsid w:val="00741626"/>
    <w:rsid w:val="0074181A"/>
    <w:rsid w:val="00741AE3"/>
    <w:rsid w:val="00741BCD"/>
    <w:rsid w:val="00741E48"/>
    <w:rsid w:val="00741E70"/>
    <w:rsid w:val="00741EF0"/>
    <w:rsid w:val="00741EFF"/>
    <w:rsid w:val="00741F0C"/>
    <w:rsid w:val="00741F73"/>
    <w:rsid w:val="00741FE1"/>
    <w:rsid w:val="0074209F"/>
    <w:rsid w:val="0074220A"/>
    <w:rsid w:val="007422AF"/>
    <w:rsid w:val="007422EA"/>
    <w:rsid w:val="0074290E"/>
    <w:rsid w:val="00742957"/>
    <w:rsid w:val="00742972"/>
    <w:rsid w:val="00742A25"/>
    <w:rsid w:val="00742A30"/>
    <w:rsid w:val="00742AC2"/>
    <w:rsid w:val="00742C75"/>
    <w:rsid w:val="00742CE5"/>
    <w:rsid w:val="00742D92"/>
    <w:rsid w:val="007431BA"/>
    <w:rsid w:val="00743261"/>
    <w:rsid w:val="007434F1"/>
    <w:rsid w:val="007435BB"/>
    <w:rsid w:val="007435F7"/>
    <w:rsid w:val="00743877"/>
    <w:rsid w:val="00743ED5"/>
    <w:rsid w:val="00744223"/>
    <w:rsid w:val="0074457C"/>
    <w:rsid w:val="0074475B"/>
    <w:rsid w:val="00744843"/>
    <w:rsid w:val="0074497F"/>
    <w:rsid w:val="00744AC9"/>
    <w:rsid w:val="00744AD1"/>
    <w:rsid w:val="00744B40"/>
    <w:rsid w:val="00744BE3"/>
    <w:rsid w:val="00744CCB"/>
    <w:rsid w:val="00744D9B"/>
    <w:rsid w:val="00745295"/>
    <w:rsid w:val="007455AC"/>
    <w:rsid w:val="007455CA"/>
    <w:rsid w:val="00745699"/>
    <w:rsid w:val="007456AC"/>
    <w:rsid w:val="00745C44"/>
    <w:rsid w:val="00745DD6"/>
    <w:rsid w:val="00745F10"/>
    <w:rsid w:val="00745F87"/>
    <w:rsid w:val="00745FB2"/>
    <w:rsid w:val="007460CA"/>
    <w:rsid w:val="007461A3"/>
    <w:rsid w:val="007461F1"/>
    <w:rsid w:val="0074622C"/>
    <w:rsid w:val="00746282"/>
    <w:rsid w:val="00746343"/>
    <w:rsid w:val="0074658E"/>
    <w:rsid w:val="00746710"/>
    <w:rsid w:val="007467CE"/>
    <w:rsid w:val="00746929"/>
    <w:rsid w:val="00746A8D"/>
    <w:rsid w:val="00746AAB"/>
    <w:rsid w:val="00746AF7"/>
    <w:rsid w:val="00746BA7"/>
    <w:rsid w:val="00746CC2"/>
    <w:rsid w:val="00746CEC"/>
    <w:rsid w:val="00746D57"/>
    <w:rsid w:val="00746D7F"/>
    <w:rsid w:val="00746E44"/>
    <w:rsid w:val="00746FC5"/>
    <w:rsid w:val="00747094"/>
    <w:rsid w:val="00747137"/>
    <w:rsid w:val="007475B7"/>
    <w:rsid w:val="007475F9"/>
    <w:rsid w:val="0074763D"/>
    <w:rsid w:val="00747708"/>
    <w:rsid w:val="0074777A"/>
    <w:rsid w:val="0074782D"/>
    <w:rsid w:val="00747882"/>
    <w:rsid w:val="00747961"/>
    <w:rsid w:val="00747B79"/>
    <w:rsid w:val="00747DDA"/>
    <w:rsid w:val="00747E1D"/>
    <w:rsid w:val="00747EEE"/>
    <w:rsid w:val="0075010A"/>
    <w:rsid w:val="007501E3"/>
    <w:rsid w:val="00750239"/>
    <w:rsid w:val="00750D69"/>
    <w:rsid w:val="00750EA7"/>
    <w:rsid w:val="00750FC6"/>
    <w:rsid w:val="007514AE"/>
    <w:rsid w:val="007514EA"/>
    <w:rsid w:val="007515F6"/>
    <w:rsid w:val="0075168E"/>
    <w:rsid w:val="0075173A"/>
    <w:rsid w:val="0075175E"/>
    <w:rsid w:val="00751BFF"/>
    <w:rsid w:val="00751E67"/>
    <w:rsid w:val="00752030"/>
    <w:rsid w:val="00752090"/>
    <w:rsid w:val="007520E1"/>
    <w:rsid w:val="00752139"/>
    <w:rsid w:val="007521C9"/>
    <w:rsid w:val="00752247"/>
    <w:rsid w:val="00752283"/>
    <w:rsid w:val="00752312"/>
    <w:rsid w:val="007526E4"/>
    <w:rsid w:val="00752886"/>
    <w:rsid w:val="00752979"/>
    <w:rsid w:val="00752A32"/>
    <w:rsid w:val="00752ABE"/>
    <w:rsid w:val="00752B2D"/>
    <w:rsid w:val="00752C52"/>
    <w:rsid w:val="00752D35"/>
    <w:rsid w:val="00752D36"/>
    <w:rsid w:val="00752E56"/>
    <w:rsid w:val="0075304B"/>
    <w:rsid w:val="0075315F"/>
    <w:rsid w:val="00753197"/>
    <w:rsid w:val="007531B7"/>
    <w:rsid w:val="0075325F"/>
    <w:rsid w:val="00753348"/>
    <w:rsid w:val="00753426"/>
    <w:rsid w:val="0075362C"/>
    <w:rsid w:val="007537D1"/>
    <w:rsid w:val="007539CA"/>
    <w:rsid w:val="00753E95"/>
    <w:rsid w:val="00753EA9"/>
    <w:rsid w:val="00754065"/>
    <w:rsid w:val="007540A0"/>
    <w:rsid w:val="007541B2"/>
    <w:rsid w:val="007542D9"/>
    <w:rsid w:val="00754311"/>
    <w:rsid w:val="00754548"/>
    <w:rsid w:val="007545BA"/>
    <w:rsid w:val="0075469B"/>
    <w:rsid w:val="00754D33"/>
    <w:rsid w:val="007550F4"/>
    <w:rsid w:val="0075525C"/>
    <w:rsid w:val="00755443"/>
    <w:rsid w:val="007554A5"/>
    <w:rsid w:val="0075556C"/>
    <w:rsid w:val="0075558E"/>
    <w:rsid w:val="007557C8"/>
    <w:rsid w:val="00755877"/>
    <w:rsid w:val="00755A08"/>
    <w:rsid w:val="00755A50"/>
    <w:rsid w:val="00755B63"/>
    <w:rsid w:val="00755F25"/>
    <w:rsid w:val="00755F3C"/>
    <w:rsid w:val="00756138"/>
    <w:rsid w:val="00756165"/>
    <w:rsid w:val="007562B4"/>
    <w:rsid w:val="007562C6"/>
    <w:rsid w:val="00756A16"/>
    <w:rsid w:val="00756BF8"/>
    <w:rsid w:val="00756C3A"/>
    <w:rsid w:val="00756FB4"/>
    <w:rsid w:val="007571E2"/>
    <w:rsid w:val="007574F7"/>
    <w:rsid w:val="00757632"/>
    <w:rsid w:val="00757814"/>
    <w:rsid w:val="007578A8"/>
    <w:rsid w:val="00757A77"/>
    <w:rsid w:val="00757B0F"/>
    <w:rsid w:val="00757CE0"/>
    <w:rsid w:val="00757D62"/>
    <w:rsid w:val="00757EE1"/>
    <w:rsid w:val="00757FAC"/>
    <w:rsid w:val="007600B3"/>
    <w:rsid w:val="00760202"/>
    <w:rsid w:val="00760206"/>
    <w:rsid w:val="00760597"/>
    <w:rsid w:val="00760732"/>
    <w:rsid w:val="00760AB0"/>
    <w:rsid w:val="00760C81"/>
    <w:rsid w:val="00760D92"/>
    <w:rsid w:val="00760D9F"/>
    <w:rsid w:val="00760F7E"/>
    <w:rsid w:val="00760FDE"/>
    <w:rsid w:val="007611D8"/>
    <w:rsid w:val="00761281"/>
    <w:rsid w:val="00761299"/>
    <w:rsid w:val="00761410"/>
    <w:rsid w:val="007616CB"/>
    <w:rsid w:val="00761A06"/>
    <w:rsid w:val="00761AA2"/>
    <w:rsid w:val="00761B7C"/>
    <w:rsid w:val="00761C0B"/>
    <w:rsid w:val="00761DAC"/>
    <w:rsid w:val="00761E95"/>
    <w:rsid w:val="00761EF9"/>
    <w:rsid w:val="00761F77"/>
    <w:rsid w:val="007621E6"/>
    <w:rsid w:val="00762241"/>
    <w:rsid w:val="00762685"/>
    <w:rsid w:val="00762788"/>
    <w:rsid w:val="00762B7A"/>
    <w:rsid w:val="00762EA8"/>
    <w:rsid w:val="00762EB3"/>
    <w:rsid w:val="007632DA"/>
    <w:rsid w:val="0076347B"/>
    <w:rsid w:val="00763796"/>
    <w:rsid w:val="00763A14"/>
    <w:rsid w:val="00763E64"/>
    <w:rsid w:val="00763FF4"/>
    <w:rsid w:val="0076417C"/>
    <w:rsid w:val="00764257"/>
    <w:rsid w:val="00764333"/>
    <w:rsid w:val="007643EE"/>
    <w:rsid w:val="007645F8"/>
    <w:rsid w:val="0076484F"/>
    <w:rsid w:val="00764915"/>
    <w:rsid w:val="0076491B"/>
    <w:rsid w:val="0076497C"/>
    <w:rsid w:val="007649FC"/>
    <w:rsid w:val="00764ABC"/>
    <w:rsid w:val="00764B0E"/>
    <w:rsid w:val="00764B98"/>
    <w:rsid w:val="00764BEB"/>
    <w:rsid w:val="00764DCE"/>
    <w:rsid w:val="00764EA3"/>
    <w:rsid w:val="00764F91"/>
    <w:rsid w:val="00764FDB"/>
    <w:rsid w:val="00764FF9"/>
    <w:rsid w:val="00765051"/>
    <w:rsid w:val="00765288"/>
    <w:rsid w:val="00765726"/>
    <w:rsid w:val="00765AAA"/>
    <w:rsid w:val="00765B07"/>
    <w:rsid w:val="00765D69"/>
    <w:rsid w:val="00765F12"/>
    <w:rsid w:val="00766086"/>
    <w:rsid w:val="007660A0"/>
    <w:rsid w:val="007661CB"/>
    <w:rsid w:val="00766226"/>
    <w:rsid w:val="007662AE"/>
    <w:rsid w:val="007662F9"/>
    <w:rsid w:val="0076633A"/>
    <w:rsid w:val="007664C7"/>
    <w:rsid w:val="0076659F"/>
    <w:rsid w:val="007665DE"/>
    <w:rsid w:val="007666DA"/>
    <w:rsid w:val="00766790"/>
    <w:rsid w:val="007668EF"/>
    <w:rsid w:val="00766BEA"/>
    <w:rsid w:val="00766DA1"/>
    <w:rsid w:val="00766E69"/>
    <w:rsid w:val="00766EFE"/>
    <w:rsid w:val="00767010"/>
    <w:rsid w:val="00767242"/>
    <w:rsid w:val="007672C1"/>
    <w:rsid w:val="007676E7"/>
    <w:rsid w:val="007676FE"/>
    <w:rsid w:val="00767877"/>
    <w:rsid w:val="00767927"/>
    <w:rsid w:val="007679D4"/>
    <w:rsid w:val="00767B27"/>
    <w:rsid w:val="00767D32"/>
    <w:rsid w:val="00767D40"/>
    <w:rsid w:val="00767D8E"/>
    <w:rsid w:val="00767DA2"/>
    <w:rsid w:val="00767EBF"/>
    <w:rsid w:val="00767F69"/>
    <w:rsid w:val="00767FD4"/>
    <w:rsid w:val="00770225"/>
    <w:rsid w:val="007702D7"/>
    <w:rsid w:val="007702DD"/>
    <w:rsid w:val="00770346"/>
    <w:rsid w:val="0077040D"/>
    <w:rsid w:val="0077040F"/>
    <w:rsid w:val="007704BB"/>
    <w:rsid w:val="007704D5"/>
    <w:rsid w:val="00770628"/>
    <w:rsid w:val="00770AE9"/>
    <w:rsid w:val="00770D0D"/>
    <w:rsid w:val="00770D6F"/>
    <w:rsid w:val="00770EFD"/>
    <w:rsid w:val="00771251"/>
    <w:rsid w:val="007712B3"/>
    <w:rsid w:val="00771420"/>
    <w:rsid w:val="007715A5"/>
    <w:rsid w:val="007716F4"/>
    <w:rsid w:val="007717D3"/>
    <w:rsid w:val="007718BB"/>
    <w:rsid w:val="007719B7"/>
    <w:rsid w:val="007719D4"/>
    <w:rsid w:val="00771A08"/>
    <w:rsid w:val="00771A34"/>
    <w:rsid w:val="00771A6A"/>
    <w:rsid w:val="00771AD7"/>
    <w:rsid w:val="00771CE6"/>
    <w:rsid w:val="00771ED8"/>
    <w:rsid w:val="00772007"/>
    <w:rsid w:val="00772148"/>
    <w:rsid w:val="00772158"/>
    <w:rsid w:val="0077215E"/>
    <w:rsid w:val="0077219D"/>
    <w:rsid w:val="007722E7"/>
    <w:rsid w:val="0077252E"/>
    <w:rsid w:val="007725F9"/>
    <w:rsid w:val="007727FA"/>
    <w:rsid w:val="00772802"/>
    <w:rsid w:val="0077296F"/>
    <w:rsid w:val="00772995"/>
    <w:rsid w:val="007729DB"/>
    <w:rsid w:val="00772AEF"/>
    <w:rsid w:val="00772C88"/>
    <w:rsid w:val="00772C9F"/>
    <w:rsid w:val="00772D5B"/>
    <w:rsid w:val="0077308C"/>
    <w:rsid w:val="00773092"/>
    <w:rsid w:val="007732C6"/>
    <w:rsid w:val="00773376"/>
    <w:rsid w:val="00773470"/>
    <w:rsid w:val="00773869"/>
    <w:rsid w:val="00773A62"/>
    <w:rsid w:val="00773A79"/>
    <w:rsid w:val="00773D87"/>
    <w:rsid w:val="00773F1F"/>
    <w:rsid w:val="00773F9A"/>
    <w:rsid w:val="00774092"/>
    <w:rsid w:val="0077410E"/>
    <w:rsid w:val="007741EF"/>
    <w:rsid w:val="00774210"/>
    <w:rsid w:val="0077430B"/>
    <w:rsid w:val="00774345"/>
    <w:rsid w:val="007744A6"/>
    <w:rsid w:val="007744B5"/>
    <w:rsid w:val="00774608"/>
    <w:rsid w:val="007746F6"/>
    <w:rsid w:val="007747EC"/>
    <w:rsid w:val="0077486B"/>
    <w:rsid w:val="007749E1"/>
    <w:rsid w:val="00774A3C"/>
    <w:rsid w:val="00774B10"/>
    <w:rsid w:val="00774BE6"/>
    <w:rsid w:val="00774D3D"/>
    <w:rsid w:val="00774D77"/>
    <w:rsid w:val="00775189"/>
    <w:rsid w:val="007752A6"/>
    <w:rsid w:val="00775371"/>
    <w:rsid w:val="00775397"/>
    <w:rsid w:val="00775407"/>
    <w:rsid w:val="007754F5"/>
    <w:rsid w:val="0077552B"/>
    <w:rsid w:val="00775534"/>
    <w:rsid w:val="007755B2"/>
    <w:rsid w:val="007755E3"/>
    <w:rsid w:val="00775881"/>
    <w:rsid w:val="007759C1"/>
    <w:rsid w:val="00775A5A"/>
    <w:rsid w:val="00775B3B"/>
    <w:rsid w:val="00775E35"/>
    <w:rsid w:val="00775EC8"/>
    <w:rsid w:val="00775FAA"/>
    <w:rsid w:val="007761E0"/>
    <w:rsid w:val="0077625B"/>
    <w:rsid w:val="007762BB"/>
    <w:rsid w:val="0077636F"/>
    <w:rsid w:val="00776452"/>
    <w:rsid w:val="0077670D"/>
    <w:rsid w:val="00776715"/>
    <w:rsid w:val="007769B4"/>
    <w:rsid w:val="00776A41"/>
    <w:rsid w:val="00776AA2"/>
    <w:rsid w:val="00776B05"/>
    <w:rsid w:val="00776B83"/>
    <w:rsid w:val="00776D4B"/>
    <w:rsid w:val="00776D5A"/>
    <w:rsid w:val="00776F17"/>
    <w:rsid w:val="00776F60"/>
    <w:rsid w:val="00776F9F"/>
    <w:rsid w:val="00777090"/>
    <w:rsid w:val="007771EE"/>
    <w:rsid w:val="00777243"/>
    <w:rsid w:val="00777251"/>
    <w:rsid w:val="0077727D"/>
    <w:rsid w:val="0077733E"/>
    <w:rsid w:val="007773DB"/>
    <w:rsid w:val="00777541"/>
    <w:rsid w:val="0077767E"/>
    <w:rsid w:val="007777E3"/>
    <w:rsid w:val="0077786D"/>
    <w:rsid w:val="00777A71"/>
    <w:rsid w:val="00777ADD"/>
    <w:rsid w:val="00777C8D"/>
    <w:rsid w:val="00777CE7"/>
    <w:rsid w:val="00777FB2"/>
    <w:rsid w:val="00780047"/>
    <w:rsid w:val="0078015E"/>
    <w:rsid w:val="0078028F"/>
    <w:rsid w:val="00780400"/>
    <w:rsid w:val="0078052C"/>
    <w:rsid w:val="00780652"/>
    <w:rsid w:val="007806C6"/>
    <w:rsid w:val="007807F4"/>
    <w:rsid w:val="0078091B"/>
    <w:rsid w:val="00780A04"/>
    <w:rsid w:val="00780A70"/>
    <w:rsid w:val="00780DF5"/>
    <w:rsid w:val="00780F4C"/>
    <w:rsid w:val="0078107F"/>
    <w:rsid w:val="007810BD"/>
    <w:rsid w:val="00781239"/>
    <w:rsid w:val="00781292"/>
    <w:rsid w:val="007812D0"/>
    <w:rsid w:val="00781393"/>
    <w:rsid w:val="007819B9"/>
    <w:rsid w:val="00781A00"/>
    <w:rsid w:val="00781ABB"/>
    <w:rsid w:val="00781AD6"/>
    <w:rsid w:val="007821C1"/>
    <w:rsid w:val="007821E3"/>
    <w:rsid w:val="00782200"/>
    <w:rsid w:val="00782284"/>
    <w:rsid w:val="007822D4"/>
    <w:rsid w:val="00782441"/>
    <w:rsid w:val="007824FC"/>
    <w:rsid w:val="00782806"/>
    <w:rsid w:val="00782A4F"/>
    <w:rsid w:val="00782A98"/>
    <w:rsid w:val="00782B21"/>
    <w:rsid w:val="00782C73"/>
    <w:rsid w:val="0078301B"/>
    <w:rsid w:val="007830D0"/>
    <w:rsid w:val="007837C7"/>
    <w:rsid w:val="00783A28"/>
    <w:rsid w:val="00783A47"/>
    <w:rsid w:val="00783D01"/>
    <w:rsid w:val="00783D3F"/>
    <w:rsid w:val="00783E1F"/>
    <w:rsid w:val="00783F1D"/>
    <w:rsid w:val="007841CD"/>
    <w:rsid w:val="00784245"/>
    <w:rsid w:val="0078428E"/>
    <w:rsid w:val="00784357"/>
    <w:rsid w:val="00784362"/>
    <w:rsid w:val="007843C4"/>
    <w:rsid w:val="0078445E"/>
    <w:rsid w:val="00784460"/>
    <w:rsid w:val="0078464F"/>
    <w:rsid w:val="007846C1"/>
    <w:rsid w:val="00784710"/>
    <w:rsid w:val="00784890"/>
    <w:rsid w:val="007849DC"/>
    <w:rsid w:val="00784BE0"/>
    <w:rsid w:val="00784C5A"/>
    <w:rsid w:val="00784CC1"/>
    <w:rsid w:val="00784DDF"/>
    <w:rsid w:val="00785042"/>
    <w:rsid w:val="007852EA"/>
    <w:rsid w:val="00785319"/>
    <w:rsid w:val="0078544B"/>
    <w:rsid w:val="00785472"/>
    <w:rsid w:val="007855DB"/>
    <w:rsid w:val="007856AA"/>
    <w:rsid w:val="007857F2"/>
    <w:rsid w:val="00785B3E"/>
    <w:rsid w:val="00785C3F"/>
    <w:rsid w:val="00785EB3"/>
    <w:rsid w:val="0078611C"/>
    <w:rsid w:val="007861C6"/>
    <w:rsid w:val="00786458"/>
    <w:rsid w:val="00786513"/>
    <w:rsid w:val="00786557"/>
    <w:rsid w:val="0078658B"/>
    <w:rsid w:val="007865EC"/>
    <w:rsid w:val="00786789"/>
    <w:rsid w:val="00786A5C"/>
    <w:rsid w:val="00786AD9"/>
    <w:rsid w:val="00786B2D"/>
    <w:rsid w:val="00786C60"/>
    <w:rsid w:val="00786C74"/>
    <w:rsid w:val="00786CD6"/>
    <w:rsid w:val="00786D28"/>
    <w:rsid w:val="00786DC4"/>
    <w:rsid w:val="00786EF1"/>
    <w:rsid w:val="00786F72"/>
    <w:rsid w:val="0078705A"/>
    <w:rsid w:val="0078709A"/>
    <w:rsid w:val="007871CE"/>
    <w:rsid w:val="007876A6"/>
    <w:rsid w:val="0078779B"/>
    <w:rsid w:val="007879D9"/>
    <w:rsid w:val="00787F1C"/>
    <w:rsid w:val="0079000F"/>
    <w:rsid w:val="007901DB"/>
    <w:rsid w:val="0079021A"/>
    <w:rsid w:val="0079023A"/>
    <w:rsid w:val="007902E4"/>
    <w:rsid w:val="007904FF"/>
    <w:rsid w:val="00790585"/>
    <w:rsid w:val="007905C9"/>
    <w:rsid w:val="00790677"/>
    <w:rsid w:val="0079086F"/>
    <w:rsid w:val="007909C6"/>
    <w:rsid w:val="007909D2"/>
    <w:rsid w:val="00790CFA"/>
    <w:rsid w:val="00790D68"/>
    <w:rsid w:val="00790E99"/>
    <w:rsid w:val="00790F24"/>
    <w:rsid w:val="00790FD2"/>
    <w:rsid w:val="007912B2"/>
    <w:rsid w:val="007913CA"/>
    <w:rsid w:val="007913F6"/>
    <w:rsid w:val="0079147B"/>
    <w:rsid w:val="00791665"/>
    <w:rsid w:val="00791773"/>
    <w:rsid w:val="007917A7"/>
    <w:rsid w:val="0079180F"/>
    <w:rsid w:val="007919F1"/>
    <w:rsid w:val="00791CB4"/>
    <w:rsid w:val="00791D9B"/>
    <w:rsid w:val="00791EFE"/>
    <w:rsid w:val="00791F3F"/>
    <w:rsid w:val="00791FA0"/>
    <w:rsid w:val="00792216"/>
    <w:rsid w:val="007925C7"/>
    <w:rsid w:val="007928D6"/>
    <w:rsid w:val="00792CB4"/>
    <w:rsid w:val="00792CB8"/>
    <w:rsid w:val="00792D15"/>
    <w:rsid w:val="00792DB3"/>
    <w:rsid w:val="00792F87"/>
    <w:rsid w:val="00792FA3"/>
    <w:rsid w:val="0079302E"/>
    <w:rsid w:val="0079326B"/>
    <w:rsid w:val="00793440"/>
    <w:rsid w:val="00793517"/>
    <w:rsid w:val="007935F0"/>
    <w:rsid w:val="0079367C"/>
    <w:rsid w:val="007937AB"/>
    <w:rsid w:val="007937F0"/>
    <w:rsid w:val="00793AAB"/>
    <w:rsid w:val="00793D16"/>
    <w:rsid w:val="00793FA0"/>
    <w:rsid w:val="007940AA"/>
    <w:rsid w:val="007946A6"/>
    <w:rsid w:val="0079483A"/>
    <w:rsid w:val="007948D9"/>
    <w:rsid w:val="00794990"/>
    <w:rsid w:val="00794A6B"/>
    <w:rsid w:val="00794C3E"/>
    <w:rsid w:val="00794C72"/>
    <w:rsid w:val="00794C7C"/>
    <w:rsid w:val="00794CCD"/>
    <w:rsid w:val="00794E62"/>
    <w:rsid w:val="00795056"/>
    <w:rsid w:val="007952F2"/>
    <w:rsid w:val="0079544A"/>
    <w:rsid w:val="007955C9"/>
    <w:rsid w:val="0079571B"/>
    <w:rsid w:val="007959C1"/>
    <w:rsid w:val="00795D3C"/>
    <w:rsid w:val="00795D9D"/>
    <w:rsid w:val="00796209"/>
    <w:rsid w:val="007962AB"/>
    <w:rsid w:val="00796324"/>
    <w:rsid w:val="00796328"/>
    <w:rsid w:val="007963E6"/>
    <w:rsid w:val="0079676B"/>
    <w:rsid w:val="00796795"/>
    <w:rsid w:val="0079689B"/>
    <w:rsid w:val="00796AEB"/>
    <w:rsid w:val="00796B89"/>
    <w:rsid w:val="00796BA4"/>
    <w:rsid w:val="00796C0B"/>
    <w:rsid w:val="00796E01"/>
    <w:rsid w:val="0079716F"/>
    <w:rsid w:val="00797185"/>
    <w:rsid w:val="0079727A"/>
    <w:rsid w:val="007972F1"/>
    <w:rsid w:val="007973F3"/>
    <w:rsid w:val="00797440"/>
    <w:rsid w:val="0079746E"/>
    <w:rsid w:val="00797686"/>
    <w:rsid w:val="00797AD3"/>
    <w:rsid w:val="00797C3F"/>
    <w:rsid w:val="00797D2E"/>
    <w:rsid w:val="00797E75"/>
    <w:rsid w:val="00797E8E"/>
    <w:rsid w:val="00797F7F"/>
    <w:rsid w:val="007A004B"/>
    <w:rsid w:val="007A0051"/>
    <w:rsid w:val="007A00CF"/>
    <w:rsid w:val="007A0347"/>
    <w:rsid w:val="007A044F"/>
    <w:rsid w:val="007A04A9"/>
    <w:rsid w:val="007A04DC"/>
    <w:rsid w:val="007A070A"/>
    <w:rsid w:val="007A07E1"/>
    <w:rsid w:val="007A0946"/>
    <w:rsid w:val="007A0A79"/>
    <w:rsid w:val="007A0AA6"/>
    <w:rsid w:val="007A0B56"/>
    <w:rsid w:val="007A0B5A"/>
    <w:rsid w:val="007A0B7B"/>
    <w:rsid w:val="007A1082"/>
    <w:rsid w:val="007A1341"/>
    <w:rsid w:val="007A14B8"/>
    <w:rsid w:val="007A1517"/>
    <w:rsid w:val="007A18B4"/>
    <w:rsid w:val="007A1926"/>
    <w:rsid w:val="007A197E"/>
    <w:rsid w:val="007A19D6"/>
    <w:rsid w:val="007A1BCE"/>
    <w:rsid w:val="007A1BE8"/>
    <w:rsid w:val="007A1C38"/>
    <w:rsid w:val="007A1C62"/>
    <w:rsid w:val="007A1D46"/>
    <w:rsid w:val="007A201C"/>
    <w:rsid w:val="007A2130"/>
    <w:rsid w:val="007A21C5"/>
    <w:rsid w:val="007A2266"/>
    <w:rsid w:val="007A230E"/>
    <w:rsid w:val="007A23F2"/>
    <w:rsid w:val="007A25C2"/>
    <w:rsid w:val="007A25EA"/>
    <w:rsid w:val="007A268C"/>
    <w:rsid w:val="007A2731"/>
    <w:rsid w:val="007A29CC"/>
    <w:rsid w:val="007A2B67"/>
    <w:rsid w:val="007A2B92"/>
    <w:rsid w:val="007A2CCB"/>
    <w:rsid w:val="007A2E3A"/>
    <w:rsid w:val="007A2F4C"/>
    <w:rsid w:val="007A2F9C"/>
    <w:rsid w:val="007A31AA"/>
    <w:rsid w:val="007A3283"/>
    <w:rsid w:val="007A35AF"/>
    <w:rsid w:val="007A3618"/>
    <w:rsid w:val="007A36B6"/>
    <w:rsid w:val="007A36CE"/>
    <w:rsid w:val="007A3782"/>
    <w:rsid w:val="007A37CE"/>
    <w:rsid w:val="007A391F"/>
    <w:rsid w:val="007A3B48"/>
    <w:rsid w:val="007A3BCA"/>
    <w:rsid w:val="007A3F72"/>
    <w:rsid w:val="007A4179"/>
    <w:rsid w:val="007A423F"/>
    <w:rsid w:val="007A447E"/>
    <w:rsid w:val="007A4485"/>
    <w:rsid w:val="007A464A"/>
    <w:rsid w:val="007A46A0"/>
    <w:rsid w:val="007A46E1"/>
    <w:rsid w:val="007A47EB"/>
    <w:rsid w:val="007A4917"/>
    <w:rsid w:val="007A492F"/>
    <w:rsid w:val="007A4B19"/>
    <w:rsid w:val="007A4C78"/>
    <w:rsid w:val="007A4C85"/>
    <w:rsid w:val="007A4CD1"/>
    <w:rsid w:val="007A505B"/>
    <w:rsid w:val="007A5241"/>
    <w:rsid w:val="007A54A7"/>
    <w:rsid w:val="007A54E4"/>
    <w:rsid w:val="007A55B7"/>
    <w:rsid w:val="007A5682"/>
    <w:rsid w:val="007A586B"/>
    <w:rsid w:val="007A5884"/>
    <w:rsid w:val="007A5968"/>
    <w:rsid w:val="007A5A60"/>
    <w:rsid w:val="007A5B91"/>
    <w:rsid w:val="007A5C02"/>
    <w:rsid w:val="007A5F02"/>
    <w:rsid w:val="007A5F64"/>
    <w:rsid w:val="007A600E"/>
    <w:rsid w:val="007A603E"/>
    <w:rsid w:val="007A622C"/>
    <w:rsid w:val="007A6431"/>
    <w:rsid w:val="007A655C"/>
    <w:rsid w:val="007A65AD"/>
    <w:rsid w:val="007A65B1"/>
    <w:rsid w:val="007A6688"/>
    <w:rsid w:val="007A66F5"/>
    <w:rsid w:val="007A671D"/>
    <w:rsid w:val="007A6872"/>
    <w:rsid w:val="007A6AA5"/>
    <w:rsid w:val="007A6B8E"/>
    <w:rsid w:val="007A6C27"/>
    <w:rsid w:val="007A6DF8"/>
    <w:rsid w:val="007A6E00"/>
    <w:rsid w:val="007A6E51"/>
    <w:rsid w:val="007A6E67"/>
    <w:rsid w:val="007A6E91"/>
    <w:rsid w:val="007A6F09"/>
    <w:rsid w:val="007A6F17"/>
    <w:rsid w:val="007A6FE1"/>
    <w:rsid w:val="007A702E"/>
    <w:rsid w:val="007A705E"/>
    <w:rsid w:val="007A71F5"/>
    <w:rsid w:val="007A7251"/>
    <w:rsid w:val="007A7475"/>
    <w:rsid w:val="007A759C"/>
    <w:rsid w:val="007A75BB"/>
    <w:rsid w:val="007A75F5"/>
    <w:rsid w:val="007A7736"/>
    <w:rsid w:val="007A79B4"/>
    <w:rsid w:val="007A7AB8"/>
    <w:rsid w:val="007A7AD5"/>
    <w:rsid w:val="007A7B3B"/>
    <w:rsid w:val="007A7C97"/>
    <w:rsid w:val="007A7C9F"/>
    <w:rsid w:val="007A7F0E"/>
    <w:rsid w:val="007A7F79"/>
    <w:rsid w:val="007B003F"/>
    <w:rsid w:val="007B021B"/>
    <w:rsid w:val="007B02AD"/>
    <w:rsid w:val="007B0509"/>
    <w:rsid w:val="007B05C8"/>
    <w:rsid w:val="007B0680"/>
    <w:rsid w:val="007B06BA"/>
    <w:rsid w:val="007B0B03"/>
    <w:rsid w:val="007B0DA9"/>
    <w:rsid w:val="007B0FFA"/>
    <w:rsid w:val="007B13B4"/>
    <w:rsid w:val="007B15EB"/>
    <w:rsid w:val="007B1603"/>
    <w:rsid w:val="007B168C"/>
    <w:rsid w:val="007B1733"/>
    <w:rsid w:val="007B1930"/>
    <w:rsid w:val="007B1A97"/>
    <w:rsid w:val="007B1C81"/>
    <w:rsid w:val="007B1C94"/>
    <w:rsid w:val="007B1D2B"/>
    <w:rsid w:val="007B1D7F"/>
    <w:rsid w:val="007B1F2F"/>
    <w:rsid w:val="007B1F93"/>
    <w:rsid w:val="007B2332"/>
    <w:rsid w:val="007B2360"/>
    <w:rsid w:val="007B24E4"/>
    <w:rsid w:val="007B2823"/>
    <w:rsid w:val="007B2853"/>
    <w:rsid w:val="007B29B5"/>
    <w:rsid w:val="007B2AD1"/>
    <w:rsid w:val="007B2AFE"/>
    <w:rsid w:val="007B2C4D"/>
    <w:rsid w:val="007B2F5A"/>
    <w:rsid w:val="007B2F8F"/>
    <w:rsid w:val="007B3126"/>
    <w:rsid w:val="007B31D7"/>
    <w:rsid w:val="007B3200"/>
    <w:rsid w:val="007B342E"/>
    <w:rsid w:val="007B355B"/>
    <w:rsid w:val="007B3600"/>
    <w:rsid w:val="007B36E3"/>
    <w:rsid w:val="007B374E"/>
    <w:rsid w:val="007B386F"/>
    <w:rsid w:val="007B389F"/>
    <w:rsid w:val="007B38B4"/>
    <w:rsid w:val="007B3928"/>
    <w:rsid w:val="007B3967"/>
    <w:rsid w:val="007B3AD6"/>
    <w:rsid w:val="007B3B4D"/>
    <w:rsid w:val="007B3B95"/>
    <w:rsid w:val="007B3C50"/>
    <w:rsid w:val="007B3CFF"/>
    <w:rsid w:val="007B3D20"/>
    <w:rsid w:val="007B3E74"/>
    <w:rsid w:val="007B40EB"/>
    <w:rsid w:val="007B41A7"/>
    <w:rsid w:val="007B42CE"/>
    <w:rsid w:val="007B43FF"/>
    <w:rsid w:val="007B4489"/>
    <w:rsid w:val="007B45AE"/>
    <w:rsid w:val="007B461E"/>
    <w:rsid w:val="007B464B"/>
    <w:rsid w:val="007B4655"/>
    <w:rsid w:val="007B4699"/>
    <w:rsid w:val="007B46DC"/>
    <w:rsid w:val="007B4706"/>
    <w:rsid w:val="007B485D"/>
    <w:rsid w:val="007B489B"/>
    <w:rsid w:val="007B49D5"/>
    <w:rsid w:val="007B4C06"/>
    <w:rsid w:val="007B4CCA"/>
    <w:rsid w:val="007B4DD0"/>
    <w:rsid w:val="007B4E98"/>
    <w:rsid w:val="007B4FDC"/>
    <w:rsid w:val="007B504D"/>
    <w:rsid w:val="007B50B4"/>
    <w:rsid w:val="007B52A7"/>
    <w:rsid w:val="007B52CB"/>
    <w:rsid w:val="007B52CE"/>
    <w:rsid w:val="007B580E"/>
    <w:rsid w:val="007B58C2"/>
    <w:rsid w:val="007B591E"/>
    <w:rsid w:val="007B5A38"/>
    <w:rsid w:val="007B5B20"/>
    <w:rsid w:val="007B5D33"/>
    <w:rsid w:val="007B5D34"/>
    <w:rsid w:val="007B5E38"/>
    <w:rsid w:val="007B5FD0"/>
    <w:rsid w:val="007B5FE3"/>
    <w:rsid w:val="007B60DC"/>
    <w:rsid w:val="007B660F"/>
    <w:rsid w:val="007B68D5"/>
    <w:rsid w:val="007B6911"/>
    <w:rsid w:val="007B6938"/>
    <w:rsid w:val="007B6A06"/>
    <w:rsid w:val="007B6AB6"/>
    <w:rsid w:val="007B6AD1"/>
    <w:rsid w:val="007B6BB5"/>
    <w:rsid w:val="007B6BE6"/>
    <w:rsid w:val="007B6E07"/>
    <w:rsid w:val="007B7243"/>
    <w:rsid w:val="007B752C"/>
    <w:rsid w:val="007B76DF"/>
    <w:rsid w:val="007B77B8"/>
    <w:rsid w:val="007B77BB"/>
    <w:rsid w:val="007B7A72"/>
    <w:rsid w:val="007B7EDD"/>
    <w:rsid w:val="007C034E"/>
    <w:rsid w:val="007C039E"/>
    <w:rsid w:val="007C0522"/>
    <w:rsid w:val="007C05E5"/>
    <w:rsid w:val="007C062D"/>
    <w:rsid w:val="007C066C"/>
    <w:rsid w:val="007C0762"/>
    <w:rsid w:val="007C07C2"/>
    <w:rsid w:val="007C0850"/>
    <w:rsid w:val="007C098A"/>
    <w:rsid w:val="007C0B85"/>
    <w:rsid w:val="007C0C0C"/>
    <w:rsid w:val="007C0D2F"/>
    <w:rsid w:val="007C0E94"/>
    <w:rsid w:val="007C0F1A"/>
    <w:rsid w:val="007C116B"/>
    <w:rsid w:val="007C11DE"/>
    <w:rsid w:val="007C1519"/>
    <w:rsid w:val="007C154B"/>
    <w:rsid w:val="007C1DC1"/>
    <w:rsid w:val="007C1F1E"/>
    <w:rsid w:val="007C205C"/>
    <w:rsid w:val="007C208B"/>
    <w:rsid w:val="007C2111"/>
    <w:rsid w:val="007C21A7"/>
    <w:rsid w:val="007C21E5"/>
    <w:rsid w:val="007C222D"/>
    <w:rsid w:val="007C2526"/>
    <w:rsid w:val="007C2557"/>
    <w:rsid w:val="007C25B3"/>
    <w:rsid w:val="007C28B9"/>
    <w:rsid w:val="007C299D"/>
    <w:rsid w:val="007C29DF"/>
    <w:rsid w:val="007C2AE0"/>
    <w:rsid w:val="007C2BB0"/>
    <w:rsid w:val="007C2C4E"/>
    <w:rsid w:val="007C2FA8"/>
    <w:rsid w:val="007C30A9"/>
    <w:rsid w:val="007C314E"/>
    <w:rsid w:val="007C3153"/>
    <w:rsid w:val="007C32FC"/>
    <w:rsid w:val="007C33F1"/>
    <w:rsid w:val="007C34BC"/>
    <w:rsid w:val="007C354E"/>
    <w:rsid w:val="007C355C"/>
    <w:rsid w:val="007C3721"/>
    <w:rsid w:val="007C3818"/>
    <w:rsid w:val="007C393E"/>
    <w:rsid w:val="007C3BBF"/>
    <w:rsid w:val="007C3BC1"/>
    <w:rsid w:val="007C3F9F"/>
    <w:rsid w:val="007C40F5"/>
    <w:rsid w:val="007C4407"/>
    <w:rsid w:val="007C450D"/>
    <w:rsid w:val="007C482C"/>
    <w:rsid w:val="007C4898"/>
    <w:rsid w:val="007C48A6"/>
    <w:rsid w:val="007C4A11"/>
    <w:rsid w:val="007C4FBE"/>
    <w:rsid w:val="007C4FD6"/>
    <w:rsid w:val="007C4FF3"/>
    <w:rsid w:val="007C515F"/>
    <w:rsid w:val="007C5590"/>
    <w:rsid w:val="007C5741"/>
    <w:rsid w:val="007C58D9"/>
    <w:rsid w:val="007C5BC8"/>
    <w:rsid w:val="007C5BED"/>
    <w:rsid w:val="007C5BF4"/>
    <w:rsid w:val="007C5C8E"/>
    <w:rsid w:val="007C5D89"/>
    <w:rsid w:val="007C6010"/>
    <w:rsid w:val="007C623E"/>
    <w:rsid w:val="007C6273"/>
    <w:rsid w:val="007C6278"/>
    <w:rsid w:val="007C62CA"/>
    <w:rsid w:val="007C659A"/>
    <w:rsid w:val="007C6624"/>
    <w:rsid w:val="007C6691"/>
    <w:rsid w:val="007C6D54"/>
    <w:rsid w:val="007C6E1F"/>
    <w:rsid w:val="007C7002"/>
    <w:rsid w:val="007C705B"/>
    <w:rsid w:val="007C7154"/>
    <w:rsid w:val="007C7204"/>
    <w:rsid w:val="007C720F"/>
    <w:rsid w:val="007C78E5"/>
    <w:rsid w:val="007C7900"/>
    <w:rsid w:val="007C7A89"/>
    <w:rsid w:val="007C7BB3"/>
    <w:rsid w:val="007C7E2A"/>
    <w:rsid w:val="007D00DE"/>
    <w:rsid w:val="007D026C"/>
    <w:rsid w:val="007D027D"/>
    <w:rsid w:val="007D0293"/>
    <w:rsid w:val="007D046D"/>
    <w:rsid w:val="007D0489"/>
    <w:rsid w:val="007D05EF"/>
    <w:rsid w:val="007D09BD"/>
    <w:rsid w:val="007D0A36"/>
    <w:rsid w:val="007D0A78"/>
    <w:rsid w:val="007D0B4E"/>
    <w:rsid w:val="007D0CB7"/>
    <w:rsid w:val="007D0E26"/>
    <w:rsid w:val="007D120C"/>
    <w:rsid w:val="007D1435"/>
    <w:rsid w:val="007D143F"/>
    <w:rsid w:val="007D158E"/>
    <w:rsid w:val="007D1692"/>
    <w:rsid w:val="007D16AC"/>
    <w:rsid w:val="007D1814"/>
    <w:rsid w:val="007D1901"/>
    <w:rsid w:val="007D193E"/>
    <w:rsid w:val="007D198F"/>
    <w:rsid w:val="007D19D0"/>
    <w:rsid w:val="007D1AD5"/>
    <w:rsid w:val="007D1B2F"/>
    <w:rsid w:val="007D1B32"/>
    <w:rsid w:val="007D1DD6"/>
    <w:rsid w:val="007D24B7"/>
    <w:rsid w:val="007D24E2"/>
    <w:rsid w:val="007D2845"/>
    <w:rsid w:val="007D2A12"/>
    <w:rsid w:val="007D2C01"/>
    <w:rsid w:val="007D2CC2"/>
    <w:rsid w:val="007D2EF1"/>
    <w:rsid w:val="007D2F3B"/>
    <w:rsid w:val="007D2F8C"/>
    <w:rsid w:val="007D2FE1"/>
    <w:rsid w:val="007D300C"/>
    <w:rsid w:val="007D310D"/>
    <w:rsid w:val="007D31BD"/>
    <w:rsid w:val="007D327E"/>
    <w:rsid w:val="007D339F"/>
    <w:rsid w:val="007D33E4"/>
    <w:rsid w:val="007D344A"/>
    <w:rsid w:val="007D3500"/>
    <w:rsid w:val="007D35FF"/>
    <w:rsid w:val="007D36D6"/>
    <w:rsid w:val="007D393D"/>
    <w:rsid w:val="007D3B4E"/>
    <w:rsid w:val="007D3C1B"/>
    <w:rsid w:val="007D3CBC"/>
    <w:rsid w:val="007D3F68"/>
    <w:rsid w:val="007D3F6E"/>
    <w:rsid w:val="007D408B"/>
    <w:rsid w:val="007D40AF"/>
    <w:rsid w:val="007D4255"/>
    <w:rsid w:val="007D4282"/>
    <w:rsid w:val="007D45DD"/>
    <w:rsid w:val="007D4971"/>
    <w:rsid w:val="007D49B2"/>
    <w:rsid w:val="007D4CF5"/>
    <w:rsid w:val="007D4D3C"/>
    <w:rsid w:val="007D5120"/>
    <w:rsid w:val="007D53D3"/>
    <w:rsid w:val="007D5595"/>
    <w:rsid w:val="007D55C0"/>
    <w:rsid w:val="007D5707"/>
    <w:rsid w:val="007D575B"/>
    <w:rsid w:val="007D5830"/>
    <w:rsid w:val="007D5ACF"/>
    <w:rsid w:val="007D5B9D"/>
    <w:rsid w:val="007D5D19"/>
    <w:rsid w:val="007D5E0C"/>
    <w:rsid w:val="007D5F25"/>
    <w:rsid w:val="007D5FE0"/>
    <w:rsid w:val="007D6136"/>
    <w:rsid w:val="007D6373"/>
    <w:rsid w:val="007D642C"/>
    <w:rsid w:val="007D6570"/>
    <w:rsid w:val="007D6BA2"/>
    <w:rsid w:val="007D6DD5"/>
    <w:rsid w:val="007D7000"/>
    <w:rsid w:val="007D710D"/>
    <w:rsid w:val="007D713A"/>
    <w:rsid w:val="007D71B2"/>
    <w:rsid w:val="007D732D"/>
    <w:rsid w:val="007D7523"/>
    <w:rsid w:val="007D75E0"/>
    <w:rsid w:val="007D7770"/>
    <w:rsid w:val="007D780A"/>
    <w:rsid w:val="007D78EE"/>
    <w:rsid w:val="007D7C6B"/>
    <w:rsid w:val="007D7DB2"/>
    <w:rsid w:val="007E05B7"/>
    <w:rsid w:val="007E05ED"/>
    <w:rsid w:val="007E073F"/>
    <w:rsid w:val="007E0771"/>
    <w:rsid w:val="007E09BC"/>
    <w:rsid w:val="007E09CB"/>
    <w:rsid w:val="007E0B83"/>
    <w:rsid w:val="007E0EB3"/>
    <w:rsid w:val="007E0F0F"/>
    <w:rsid w:val="007E0F37"/>
    <w:rsid w:val="007E0F49"/>
    <w:rsid w:val="007E1088"/>
    <w:rsid w:val="007E1352"/>
    <w:rsid w:val="007E15E3"/>
    <w:rsid w:val="007E1601"/>
    <w:rsid w:val="007E165B"/>
    <w:rsid w:val="007E1666"/>
    <w:rsid w:val="007E1762"/>
    <w:rsid w:val="007E1AB5"/>
    <w:rsid w:val="007E1AE4"/>
    <w:rsid w:val="007E1E6F"/>
    <w:rsid w:val="007E207B"/>
    <w:rsid w:val="007E2235"/>
    <w:rsid w:val="007E23FB"/>
    <w:rsid w:val="007E242B"/>
    <w:rsid w:val="007E24B1"/>
    <w:rsid w:val="007E2620"/>
    <w:rsid w:val="007E2714"/>
    <w:rsid w:val="007E28E7"/>
    <w:rsid w:val="007E2A1A"/>
    <w:rsid w:val="007E2F87"/>
    <w:rsid w:val="007E3001"/>
    <w:rsid w:val="007E30BB"/>
    <w:rsid w:val="007E31F2"/>
    <w:rsid w:val="007E331F"/>
    <w:rsid w:val="007E338D"/>
    <w:rsid w:val="007E35F4"/>
    <w:rsid w:val="007E36E5"/>
    <w:rsid w:val="007E36F7"/>
    <w:rsid w:val="007E3818"/>
    <w:rsid w:val="007E382E"/>
    <w:rsid w:val="007E3916"/>
    <w:rsid w:val="007E39F9"/>
    <w:rsid w:val="007E3AE3"/>
    <w:rsid w:val="007E3B22"/>
    <w:rsid w:val="007E3BA1"/>
    <w:rsid w:val="007E3C14"/>
    <w:rsid w:val="007E3C29"/>
    <w:rsid w:val="007E3C86"/>
    <w:rsid w:val="007E3DE0"/>
    <w:rsid w:val="007E3ED0"/>
    <w:rsid w:val="007E3FCB"/>
    <w:rsid w:val="007E4040"/>
    <w:rsid w:val="007E40BD"/>
    <w:rsid w:val="007E40CF"/>
    <w:rsid w:val="007E4152"/>
    <w:rsid w:val="007E4742"/>
    <w:rsid w:val="007E475A"/>
    <w:rsid w:val="007E4783"/>
    <w:rsid w:val="007E49CF"/>
    <w:rsid w:val="007E4C87"/>
    <w:rsid w:val="007E50C0"/>
    <w:rsid w:val="007E5360"/>
    <w:rsid w:val="007E5435"/>
    <w:rsid w:val="007E5522"/>
    <w:rsid w:val="007E5604"/>
    <w:rsid w:val="007E58B8"/>
    <w:rsid w:val="007E5913"/>
    <w:rsid w:val="007E5BB4"/>
    <w:rsid w:val="007E5C71"/>
    <w:rsid w:val="007E5CCD"/>
    <w:rsid w:val="007E5D01"/>
    <w:rsid w:val="007E5D05"/>
    <w:rsid w:val="007E6076"/>
    <w:rsid w:val="007E60EA"/>
    <w:rsid w:val="007E6109"/>
    <w:rsid w:val="007E6366"/>
    <w:rsid w:val="007E637F"/>
    <w:rsid w:val="007E639C"/>
    <w:rsid w:val="007E6708"/>
    <w:rsid w:val="007E6795"/>
    <w:rsid w:val="007E681B"/>
    <w:rsid w:val="007E68B6"/>
    <w:rsid w:val="007E68C4"/>
    <w:rsid w:val="007E694A"/>
    <w:rsid w:val="007E699F"/>
    <w:rsid w:val="007E6AEC"/>
    <w:rsid w:val="007E6B4C"/>
    <w:rsid w:val="007E6C2A"/>
    <w:rsid w:val="007E6CFB"/>
    <w:rsid w:val="007E6EAA"/>
    <w:rsid w:val="007E6EAD"/>
    <w:rsid w:val="007E6F07"/>
    <w:rsid w:val="007E72A0"/>
    <w:rsid w:val="007E7392"/>
    <w:rsid w:val="007E748B"/>
    <w:rsid w:val="007E74A7"/>
    <w:rsid w:val="007E752C"/>
    <w:rsid w:val="007E7801"/>
    <w:rsid w:val="007E793D"/>
    <w:rsid w:val="007E7D41"/>
    <w:rsid w:val="007E7DF2"/>
    <w:rsid w:val="007E7F4D"/>
    <w:rsid w:val="007F021D"/>
    <w:rsid w:val="007F02B5"/>
    <w:rsid w:val="007F0455"/>
    <w:rsid w:val="007F0496"/>
    <w:rsid w:val="007F04ED"/>
    <w:rsid w:val="007F0554"/>
    <w:rsid w:val="007F05F5"/>
    <w:rsid w:val="007F0658"/>
    <w:rsid w:val="007F0690"/>
    <w:rsid w:val="007F0884"/>
    <w:rsid w:val="007F0893"/>
    <w:rsid w:val="007F097E"/>
    <w:rsid w:val="007F099B"/>
    <w:rsid w:val="007F0A4C"/>
    <w:rsid w:val="007F0C32"/>
    <w:rsid w:val="007F0D6E"/>
    <w:rsid w:val="007F0E77"/>
    <w:rsid w:val="007F1102"/>
    <w:rsid w:val="007F120A"/>
    <w:rsid w:val="007F123C"/>
    <w:rsid w:val="007F1372"/>
    <w:rsid w:val="007F1507"/>
    <w:rsid w:val="007F1555"/>
    <w:rsid w:val="007F15EA"/>
    <w:rsid w:val="007F16F9"/>
    <w:rsid w:val="007F1732"/>
    <w:rsid w:val="007F17F7"/>
    <w:rsid w:val="007F18DC"/>
    <w:rsid w:val="007F1B76"/>
    <w:rsid w:val="007F1C28"/>
    <w:rsid w:val="007F1C6D"/>
    <w:rsid w:val="007F1CB0"/>
    <w:rsid w:val="007F1D5B"/>
    <w:rsid w:val="007F1E2B"/>
    <w:rsid w:val="007F1E39"/>
    <w:rsid w:val="007F1EF1"/>
    <w:rsid w:val="007F2230"/>
    <w:rsid w:val="007F2A49"/>
    <w:rsid w:val="007F2B0E"/>
    <w:rsid w:val="007F2CB1"/>
    <w:rsid w:val="007F2EC9"/>
    <w:rsid w:val="007F2ED2"/>
    <w:rsid w:val="007F2F91"/>
    <w:rsid w:val="007F31E5"/>
    <w:rsid w:val="007F32AC"/>
    <w:rsid w:val="007F337E"/>
    <w:rsid w:val="007F34BE"/>
    <w:rsid w:val="007F350B"/>
    <w:rsid w:val="007F3521"/>
    <w:rsid w:val="007F3633"/>
    <w:rsid w:val="007F3693"/>
    <w:rsid w:val="007F36B2"/>
    <w:rsid w:val="007F379A"/>
    <w:rsid w:val="007F383B"/>
    <w:rsid w:val="007F38DC"/>
    <w:rsid w:val="007F38EE"/>
    <w:rsid w:val="007F3977"/>
    <w:rsid w:val="007F3B48"/>
    <w:rsid w:val="007F3D58"/>
    <w:rsid w:val="007F3DF2"/>
    <w:rsid w:val="007F3F99"/>
    <w:rsid w:val="007F419C"/>
    <w:rsid w:val="007F423B"/>
    <w:rsid w:val="007F4346"/>
    <w:rsid w:val="007F4491"/>
    <w:rsid w:val="007F44D3"/>
    <w:rsid w:val="007F4502"/>
    <w:rsid w:val="007F4581"/>
    <w:rsid w:val="007F46FE"/>
    <w:rsid w:val="007F484E"/>
    <w:rsid w:val="007F4A07"/>
    <w:rsid w:val="007F4CC7"/>
    <w:rsid w:val="007F4E4E"/>
    <w:rsid w:val="007F4F44"/>
    <w:rsid w:val="007F505F"/>
    <w:rsid w:val="007F52AD"/>
    <w:rsid w:val="007F52E5"/>
    <w:rsid w:val="007F52F5"/>
    <w:rsid w:val="007F5370"/>
    <w:rsid w:val="007F56C1"/>
    <w:rsid w:val="007F56D4"/>
    <w:rsid w:val="007F590D"/>
    <w:rsid w:val="007F591A"/>
    <w:rsid w:val="007F594F"/>
    <w:rsid w:val="007F5961"/>
    <w:rsid w:val="007F598D"/>
    <w:rsid w:val="007F5A21"/>
    <w:rsid w:val="007F5D73"/>
    <w:rsid w:val="007F60F4"/>
    <w:rsid w:val="007F632A"/>
    <w:rsid w:val="007F63A0"/>
    <w:rsid w:val="007F6487"/>
    <w:rsid w:val="007F65F6"/>
    <w:rsid w:val="007F6651"/>
    <w:rsid w:val="007F6832"/>
    <w:rsid w:val="007F685D"/>
    <w:rsid w:val="007F6B51"/>
    <w:rsid w:val="007F6BDF"/>
    <w:rsid w:val="007F6EA4"/>
    <w:rsid w:val="007F715D"/>
    <w:rsid w:val="007F7267"/>
    <w:rsid w:val="007F7392"/>
    <w:rsid w:val="007F76BC"/>
    <w:rsid w:val="007F774E"/>
    <w:rsid w:val="007F77F8"/>
    <w:rsid w:val="007F7924"/>
    <w:rsid w:val="007F796E"/>
    <w:rsid w:val="007F7ADB"/>
    <w:rsid w:val="007F7C0B"/>
    <w:rsid w:val="007F7CC1"/>
    <w:rsid w:val="007F7EAD"/>
    <w:rsid w:val="007F7EF9"/>
    <w:rsid w:val="007F7F09"/>
    <w:rsid w:val="007F7F5B"/>
    <w:rsid w:val="008000BE"/>
    <w:rsid w:val="00800206"/>
    <w:rsid w:val="00800494"/>
    <w:rsid w:val="00800505"/>
    <w:rsid w:val="008005BE"/>
    <w:rsid w:val="008006DA"/>
    <w:rsid w:val="0080078C"/>
    <w:rsid w:val="008007CC"/>
    <w:rsid w:val="0080095A"/>
    <w:rsid w:val="00800BB5"/>
    <w:rsid w:val="00800E0C"/>
    <w:rsid w:val="00801095"/>
    <w:rsid w:val="008011E2"/>
    <w:rsid w:val="00801252"/>
    <w:rsid w:val="00801359"/>
    <w:rsid w:val="00801502"/>
    <w:rsid w:val="00801597"/>
    <w:rsid w:val="00801600"/>
    <w:rsid w:val="00801703"/>
    <w:rsid w:val="00801A21"/>
    <w:rsid w:val="00801A2F"/>
    <w:rsid w:val="00801A58"/>
    <w:rsid w:val="00801A5B"/>
    <w:rsid w:val="00801B0C"/>
    <w:rsid w:val="00801B47"/>
    <w:rsid w:val="00801BE2"/>
    <w:rsid w:val="00801CD6"/>
    <w:rsid w:val="00801E37"/>
    <w:rsid w:val="008020A3"/>
    <w:rsid w:val="00802101"/>
    <w:rsid w:val="00802563"/>
    <w:rsid w:val="00802667"/>
    <w:rsid w:val="00802732"/>
    <w:rsid w:val="008027A8"/>
    <w:rsid w:val="0080285D"/>
    <w:rsid w:val="00802880"/>
    <w:rsid w:val="00802884"/>
    <w:rsid w:val="008028AD"/>
    <w:rsid w:val="00802C82"/>
    <w:rsid w:val="00802CD7"/>
    <w:rsid w:val="00802DA2"/>
    <w:rsid w:val="00802DBF"/>
    <w:rsid w:val="00802DFE"/>
    <w:rsid w:val="00802E0C"/>
    <w:rsid w:val="00802EA6"/>
    <w:rsid w:val="008030DB"/>
    <w:rsid w:val="00803129"/>
    <w:rsid w:val="008031D7"/>
    <w:rsid w:val="008032C1"/>
    <w:rsid w:val="008033A0"/>
    <w:rsid w:val="00803532"/>
    <w:rsid w:val="0080375F"/>
    <w:rsid w:val="0080386A"/>
    <w:rsid w:val="008038A3"/>
    <w:rsid w:val="00803961"/>
    <w:rsid w:val="008039EE"/>
    <w:rsid w:val="00803A3E"/>
    <w:rsid w:val="00803A81"/>
    <w:rsid w:val="00803AED"/>
    <w:rsid w:val="00803B3D"/>
    <w:rsid w:val="00803BE8"/>
    <w:rsid w:val="00803CC6"/>
    <w:rsid w:val="00803CF4"/>
    <w:rsid w:val="00803E41"/>
    <w:rsid w:val="00803E6C"/>
    <w:rsid w:val="00803EE8"/>
    <w:rsid w:val="00803F07"/>
    <w:rsid w:val="00804191"/>
    <w:rsid w:val="00804200"/>
    <w:rsid w:val="00804363"/>
    <w:rsid w:val="00804453"/>
    <w:rsid w:val="008045BF"/>
    <w:rsid w:val="00804778"/>
    <w:rsid w:val="00804B81"/>
    <w:rsid w:val="00804C51"/>
    <w:rsid w:val="00804E8B"/>
    <w:rsid w:val="00804FCC"/>
    <w:rsid w:val="00805457"/>
    <w:rsid w:val="00805519"/>
    <w:rsid w:val="0080557D"/>
    <w:rsid w:val="00805589"/>
    <w:rsid w:val="008055A3"/>
    <w:rsid w:val="0080578E"/>
    <w:rsid w:val="008057CE"/>
    <w:rsid w:val="0080581D"/>
    <w:rsid w:val="00805857"/>
    <w:rsid w:val="008059D1"/>
    <w:rsid w:val="00805A26"/>
    <w:rsid w:val="00805A6A"/>
    <w:rsid w:val="00805D16"/>
    <w:rsid w:val="00805D42"/>
    <w:rsid w:val="00805DCB"/>
    <w:rsid w:val="00805DE9"/>
    <w:rsid w:val="00805E13"/>
    <w:rsid w:val="00805ED1"/>
    <w:rsid w:val="00805FA6"/>
    <w:rsid w:val="00805FD1"/>
    <w:rsid w:val="00806192"/>
    <w:rsid w:val="008061EB"/>
    <w:rsid w:val="0080629D"/>
    <w:rsid w:val="00806311"/>
    <w:rsid w:val="00806344"/>
    <w:rsid w:val="00806477"/>
    <w:rsid w:val="008064E2"/>
    <w:rsid w:val="00806530"/>
    <w:rsid w:val="00806782"/>
    <w:rsid w:val="00806947"/>
    <w:rsid w:val="00806D96"/>
    <w:rsid w:val="00806FEC"/>
    <w:rsid w:val="00807139"/>
    <w:rsid w:val="00807241"/>
    <w:rsid w:val="00807411"/>
    <w:rsid w:val="0080753C"/>
    <w:rsid w:val="0080754B"/>
    <w:rsid w:val="00807703"/>
    <w:rsid w:val="008077F4"/>
    <w:rsid w:val="00807853"/>
    <w:rsid w:val="00807861"/>
    <w:rsid w:val="008079A4"/>
    <w:rsid w:val="00807CA3"/>
    <w:rsid w:val="00807CC2"/>
    <w:rsid w:val="00807E9D"/>
    <w:rsid w:val="00807F96"/>
    <w:rsid w:val="008100A4"/>
    <w:rsid w:val="008100FC"/>
    <w:rsid w:val="0081011F"/>
    <w:rsid w:val="0081012E"/>
    <w:rsid w:val="0081029A"/>
    <w:rsid w:val="008102D4"/>
    <w:rsid w:val="008102DB"/>
    <w:rsid w:val="0081030E"/>
    <w:rsid w:val="00810332"/>
    <w:rsid w:val="0081038F"/>
    <w:rsid w:val="0081039F"/>
    <w:rsid w:val="00810419"/>
    <w:rsid w:val="00810502"/>
    <w:rsid w:val="00810546"/>
    <w:rsid w:val="00810596"/>
    <w:rsid w:val="008106E3"/>
    <w:rsid w:val="008106F7"/>
    <w:rsid w:val="00810BBE"/>
    <w:rsid w:val="00810C43"/>
    <w:rsid w:val="00810D0A"/>
    <w:rsid w:val="00810DE5"/>
    <w:rsid w:val="00810FD0"/>
    <w:rsid w:val="00810FD3"/>
    <w:rsid w:val="0081102C"/>
    <w:rsid w:val="0081106B"/>
    <w:rsid w:val="008110F7"/>
    <w:rsid w:val="0081113D"/>
    <w:rsid w:val="00811166"/>
    <w:rsid w:val="0081117C"/>
    <w:rsid w:val="008111E0"/>
    <w:rsid w:val="0081140B"/>
    <w:rsid w:val="00811439"/>
    <w:rsid w:val="0081147E"/>
    <w:rsid w:val="0081148A"/>
    <w:rsid w:val="008114ED"/>
    <w:rsid w:val="00811541"/>
    <w:rsid w:val="00811562"/>
    <w:rsid w:val="008115C3"/>
    <w:rsid w:val="00811619"/>
    <w:rsid w:val="008118BE"/>
    <w:rsid w:val="00811936"/>
    <w:rsid w:val="00811E24"/>
    <w:rsid w:val="00811ECE"/>
    <w:rsid w:val="00811EE0"/>
    <w:rsid w:val="00811F47"/>
    <w:rsid w:val="00812087"/>
    <w:rsid w:val="008120AC"/>
    <w:rsid w:val="008120E1"/>
    <w:rsid w:val="008120E6"/>
    <w:rsid w:val="008120FB"/>
    <w:rsid w:val="0081230E"/>
    <w:rsid w:val="00812330"/>
    <w:rsid w:val="00812352"/>
    <w:rsid w:val="008123CA"/>
    <w:rsid w:val="00812461"/>
    <w:rsid w:val="008124C7"/>
    <w:rsid w:val="008124EB"/>
    <w:rsid w:val="00812631"/>
    <w:rsid w:val="0081266C"/>
    <w:rsid w:val="008126EF"/>
    <w:rsid w:val="008127A3"/>
    <w:rsid w:val="00812D35"/>
    <w:rsid w:val="00812DF4"/>
    <w:rsid w:val="00812E80"/>
    <w:rsid w:val="00812F27"/>
    <w:rsid w:val="00813447"/>
    <w:rsid w:val="00813784"/>
    <w:rsid w:val="00813792"/>
    <w:rsid w:val="008137ED"/>
    <w:rsid w:val="00813860"/>
    <w:rsid w:val="008139E8"/>
    <w:rsid w:val="008139ED"/>
    <w:rsid w:val="00813A6B"/>
    <w:rsid w:val="00813B67"/>
    <w:rsid w:val="00813C24"/>
    <w:rsid w:val="00813CCB"/>
    <w:rsid w:val="00813D45"/>
    <w:rsid w:val="00813E8B"/>
    <w:rsid w:val="00814032"/>
    <w:rsid w:val="00814050"/>
    <w:rsid w:val="008140FC"/>
    <w:rsid w:val="008141E6"/>
    <w:rsid w:val="0081431F"/>
    <w:rsid w:val="00814421"/>
    <w:rsid w:val="008145D6"/>
    <w:rsid w:val="00814676"/>
    <w:rsid w:val="00814687"/>
    <w:rsid w:val="00814716"/>
    <w:rsid w:val="008148EA"/>
    <w:rsid w:val="00814A35"/>
    <w:rsid w:val="00814C25"/>
    <w:rsid w:val="00814E70"/>
    <w:rsid w:val="008150A5"/>
    <w:rsid w:val="008151B6"/>
    <w:rsid w:val="00815221"/>
    <w:rsid w:val="008152D3"/>
    <w:rsid w:val="00815834"/>
    <w:rsid w:val="00815873"/>
    <w:rsid w:val="008158DA"/>
    <w:rsid w:val="00815903"/>
    <w:rsid w:val="00815D5F"/>
    <w:rsid w:val="00815EC9"/>
    <w:rsid w:val="00815F26"/>
    <w:rsid w:val="00815FF9"/>
    <w:rsid w:val="008160E2"/>
    <w:rsid w:val="0081617D"/>
    <w:rsid w:val="00816449"/>
    <w:rsid w:val="008164EF"/>
    <w:rsid w:val="0081663A"/>
    <w:rsid w:val="00816685"/>
    <w:rsid w:val="00816A2A"/>
    <w:rsid w:val="00816ABA"/>
    <w:rsid w:val="00816BEA"/>
    <w:rsid w:val="00816CEA"/>
    <w:rsid w:val="00816D25"/>
    <w:rsid w:val="00816E61"/>
    <w:rsid w:val="0081712F"/>
    <w:rsid w:val="00817179"/>
    <w:rsid w:val="00817221"/>
    <w:rsid w:val="008172EA"/>
    <w:rsid w:val="00817306"/>
    <w:rsid w:val="00817384"/>
    <w:rsid w:val="0081762C"/>
    <w:rsid w:val="0081788F"/>
    <w:rsid w:val="008178FC"/>
    <w:rsid w:val="00817969"/>
    <w:rsid w:val="00817BBF"/>
    <w:rsid w:val="00817C40"/>
    <w:rsid w:val="00817E1D"/>
    <w:rsid w:val="00817E23"/>
    <w:rsid w:val="0082003E"/>
    <w:rsid w:val="00820056"/>
    <w:rsid w:val="0082014A"/>
    <w:rsid w:val="00820354"/>
    <w:rsid w:val="00820443"/>
    <w:rsid w:val="00820598"/>
    <w:rsid w:val="00820685"/>
    <w:rsid w:val="0082071B"/>
    <w:rsid w:val="0082078A"/>
    <w:rsid w:val="00820876"/>
    <w:rsid w:val="008208E0"/>
    <w:rsid w:val="00820958"/>
    <w:rsid w:val="00820985"/>
    <w:rsid w:val="00820BAE"/>
    <w:rsid w:val="00820D12"/>
    <w:rsid w:val="00820D4A"/>
    <w:rsid w:val="00820D8C"/>
    <w:rsid w:val="00820D92"/>
    <w:rsid w:val="00820E1D"/>
    <w:rsid w:val="00820F16"/>
    <w:rsid w:val="00821192"/>
    <w:rsid w:val="0082127B"/>
    <w:rsid w:val="0082132C"/>
    <w:rsid w:val="00821516"/>
    <w:rsid w:val="00821611"/>
    <w:rsid w:val="00821659"/>
    <w:rsid w:val="00821787"/>
    <w:rsid w:val="008217D5"/>
    <w:rsid w:val="0082182D"/>
    <w:rsid w:val="008219FC"/>
    <w:rsid w:val="00821CC6"/>
    <w:rsid w:val="00821D07"/>
    <w:rsid w:val="00821DF3"/>
    <w:rsid w:val="00821F97"/>
    <w:rsid w:val="00822206"/>
    <w:rsid w:val="008222B2"/>
    <w:rsid w:val="008222B5"/>
    <w:rsid w:val="008222E3"/>
    <w:rsid w:val="0082255A"/>
    <w:rsid w:val="00822703"/>
    <w:rsid w:val="00822715"/>
    <w:rsid w:val="008227E2"/>
    <w:rsid w:val="00822BAB"/>
    <w:rsid w:val="00822D4A"/>
    <w:rsid w:val="00822F79"/>
    <w:rsid w:val="0082304B"/>
    <w:rsid w:val="008230CA"/>
    <w:rsid w:val="00823165"/>
    <w:rsid w:val="008231D2"/>
    <w:rsid w:val="00823407"/>
    <w:rsid w:val="00823847"/>
    <w:rsid w:val="008239EA"/>
    <w:rsid w:val="00823A31"/>
    <w:rsid w:val="00823ACD"/>
    <w:rsid w:val="00823D21"/>
    <w:rsid w:val="00823D55"/>
    <w:rsid w:val="00823F1D"/>
    <w:rsid w:val="0082401E"/>
    <w:rsid w:val="008243FA"/>
    <w:rsid w:val="00824445"/>
    <w:rsid w:val="008244D2"/>
    <w:rsid w:val="008244E4"/>
    <w:rsid w:val="00824546"/>
    <w:rsid w:val="0082462F"/>
    <w:rsid w:val="0082470F"/>
    <w:rsid w:val="00824890"/>
    <w:rsid w:val="00824B44"/>
    <w:rsid w:val="00824B46"/>
    <w:rsid w:val="00824C3E"/>
    <w:rsid w:val="00824C6D"/>
    <w:rsid w:val="00824D46"/>
    <w:rsid w:val="008250E3"/>
    <w:rsid w:val="0082516D"/>
    <w:rsid w:val="00825308"/>
    <w:rsid w:val="008253F7"/>
    <w:rsid w:val="00825407"/>
    <w:rsid w:val="0082556A"/>
    <w:rsid w:val="00825587"/>
    <w:rsid w:val="008255F4"/>
    <w:rsid w:val="00825935"/>
    <w:rsid w:val="0082593D"/>
    <w:rsid w:val="00825ACF"/>
    <w:rsid w:val="00825ECF"/>
    <w:rsid w:val="00825F15"/>
    <w:rsid w:val="00825FD9"/>
    <w:rsid w:val="00826086"/>
    <w:rsid w:val="00826106"/>
    <w:rsid w:val="0082612C"/>
    <w:rsid w:val="00826201"/>
    <w:rsid w:val="008265A9"/>
    <w:rsid w:val="00826667"/>
    <w:rsid w:val="00826690"/>
    <w:rsid w:val="00826757"/>
    <w:rsid w:val="00826930"/>
    <w:rsid w:val="0082696F"/>
    <w:rsid w:val="00826AA8"/>
    <w:rsid w:val="00826AFB"/>
    <w:rsid w:val="00826D4D"/>
    <w:rsid w:val="00826DD9"/>
    <w:rsid w:val="00826DFA"/>
    <w:rsid w:val="00826EBD"/>
    <w:rsid w:val="00827035"/>
    <w:rsid w:val="00827277"/>
    <w:rsid w:val="00827297"/>
    <w:rsid w:val="0082736B"/>
    <w:rsid w:val="00827484"/>
    <w:rsid w:val="00827670"/>
    <w:rsid w:val="0082774A"/>
    <w:rsid w:val="008277A7"/>
    <w:rsid w:val="00827943"/>
    <w:rsid w:val="00827BAB"/>
    <w:rsid w:val="00827D8F"/>
    <w:rsid w:val="00827ED8"/>
    <w:rsid w:val="0083022E"/>
    <w:rsid w:val="00830322"/>
    <w:rsid w:val="00830370"/>
    <w:rsid w:val="00830450"/>
    <w:rsid w:val="008305B9"/>
    <w:rsid w:val="00830630"/>
    <w:rsid w:val="0083070F"/>
    <w:rsid w:val="0083072D"/>
    <w:rsid w:val="00830793"/>
    <w:rsid w:val="008308BC"/>
    <w:rsid w:val="00830AB1"/>
    <w:rsid w:val="00830E86"/>
    <w:rsid w:val="00830E8C"/>
    <w:rsid w:val="00830FC0"/>
    <w:rsid w:val="00831052"/>
    <w:rsid w:val="0083105A"/>
    <w:rsid w:val="00831103"/>
    <w:rsid w:val="008311FC"/>
    <w:rsid w:val="00831252"/>
    <w:rsid w:val="0083125A"/>
    <w:rsid w:val="0083127B"/>
    <w:rsid w:val="008312FE"/>
    <w:rsid w:val="00831329"/>
    <w:rsid w:val="00831387"/>
    <w:rsid w:val="00831554"/>
    <w:rsid w:val="0083179C"/>
    <w:rsid w:val="008319C5"/>
    <w:rsid w:val="00831ABA"/>
    <w:rsid w:val="00831BA3"/>
    <w:rsid w:val="00831C63"/>
    <w:rsid w:val="00831CBC"/>
    <w:rsid w:val="00831D71"/>
    <w:rsid w:val="00831F6F"/>
    <w:rsid w:val="008320AC"/>
    <w:rsid w:val="008320F8"/>
    <w:rsid w:val="008322B2"/>
    <w:rsid w:val="00832684"/>
    <w:rsid w:val="008326AA"/>
    <w:rsid w:val="00832844"/>
    <w:rsid w:val="008328B1"/>
    <w:rsid w:val="008328EF"/>
    <w:rsid w:val="008329B4"/>
    <w:rsid w:val="008329DA"/>
    <w:rsid w:val="00832A2E"/>
    <w:rsid w:val="00832ABC"/>
    <w:rsid w:val="00832BBC"/>
    <w:rsid w:val="00832BF5"/>
    <w:rsid w:val="00832E99"/>
    <w:rsid w:val="00832F06"/>
    <w:rsid w:val="008330C4"/>
    <w:rsid w:val="008334DC"/>
    <w:rsid w:val="00833524"/>
    <w:rsid w:val="00833543"/>
    <w:rsid w:val="0083366A"/>
    <w:rsid w:val="0083378A"/>
    <w:rsid w:val="0083381A"/>
    <w:rsid w:val="0083394F"/>
    <w:rsid w:val="0083399A"/>
    <w:rsid w:val="00833B1B"/>
    <w:rsid w:val="00833EB5"/>
    <w:rsid w:val="008340E8"/>
    <w:rsid w:val="008343C0"/>
    <w:rsid w:val="00834775"/>
    <w:rsid w:val="00834D26"/>
    <w:rsid w:val="00834E83"/>
    <w:rsid w:val="00834FB3"/>
    <w:rsid w:val="008350EC"/>
    <w:rsid w:val="008353FA"/>
    <w:rsid w:val="008355F6"/>
    <w:rsid w:val="00835B9B"/>
    <w:rsid w:val="00835C10"/>
    <w:rsid w:val="00835F1E"/>
    <w:rsid w:val="00835F24"/>
    <w:rsid w:val="00835F82"/>
    <w:rsid w:val="008361E9"/>
    <w:rsid w:val="008363AD"/>
    <w:rsid w:val="008365F2"/>
    <w:rsid w:val="008366A4"/>
    <w:rsid w:val="008366FB"/>
    <w:rsid w:val="008367DE"/>
    <w:rsid w:val="00836D30"/>
    <w:rsid w:val="00836F65"/>
    <w:rsid w:val="00836F9A"/>
    <w:rsid w:val="00836FC6"/>
    <w:rsid w:val="00836FD8"/>
    <w:rsid w:val="0083720C"/>
    <w:rsid w:val="00837600"/>
    <w:rsid w:val="00837704"/>
    <w:rsid w:val="008377D3"/>
    <w:rsid w:val="00837884"/>
    <w:rsid w:val="00837894"/>
    <w:rsid w:val="0083789E"/>
    <w:rsid w:val="008378C3"/>
    <w:rsid w:val="00837C31"/>
    <w:rsid w:val="00837C84"/>
    <w:rsid w:val="00837D51"/>
    <w:rsid w:val="00837EAC"/>
    <w:rsid w:val="0084026E"/>
    <w:rsid w:val="00840283"/>
    <w:rsid w:val="0084044C"/>
    <w:rsid w:val="008404F7"/>
    <w:rsid w:val="008406E2"/>
    <w:rsid w:val="00840914"/>
    <w:rsid w:val="00840BD3"/>
    <w:rsid w:val="00840E2F"/>
    <w:rsid w:val="00840EEC"/>
    <w:rsid w:val="00840F48"/>
    <w:rsid w:val="00841197"/>
    <w:rsid w:val="008411FE"/>
    <w:rsid w:val="0084124D"/>
    <w:rsid w:val="00841378"/>
    <w:rsid w:val="008417B2"/>
    <w:rsid w:val="00841867"/>
    <w:rsid w:val="00841884"/>
    <w:rsid w:val="00841D33"/>
    <w:rsid w:val="00841D61"/>
    <w:rsid w:val="00841D77"/>
    <w:rsid w:val="00841ED0"/>
    <w:rsid w:val="00841ED1"/>
    <w:rsid w:val="00841EEA"/>
    <w:rsid w:val="00841FB5"/>
    <w:rsid w:val="00842252"/>
    <w:rsid w:val="008423ED"/>
    <w:rsid w:val="0084243E"/>
    <w:rsid w:val="00842444"/>
    <w:rsid w:val="00842526"/>
    <w:rsid w:val="008425D7"/>
    <w:rsid w:val="008425ED"/>
    <w:rsid w:val="008426DD"/>
    <w:rsid w:val="0084282F"/>
    <w:rsid w:val="00842B52"/>
    <w:rsid w:val="00842B88"/>
    <w:rsid w:val="00842C70"/>
    <w:rsid w:val="00842CA0"/>
    <w:rsid w:val="00842F3E"/>
    <w:rsid w:val="00843154"/>
    <w:rsid w:val="0084323A"/>
    <w:rsid w:val="00843264"/>
    <w:rsid w:val="00843324"/>
    <w:rsid w:val="00843607"/>
    <w:rsid w:val="00843754"/>
    <w:rsid w:val="00843A10"/>
    <w:rsid w:val="00843A33"/>
    <w:rsid w:val="00843B13"/>
    <w:rsid w:val="00843B1D"/>
    <w:rsid w:val="00843DA4"/>
    <w:rsid w:val="00843EBF"/>
    <w:rsid w:val="00843FCF"/>
    <w:rsid w:val="0084411E"/>
    <w:rsid w:val="008441A8"/>
    <w:rsid w:val="008441E7"/>
    <w:rsid w:val="00844207"/>
    <w:rsid w:val="00844650"/>
    <w:rsid w:val="00844A62"/>
    <w:rsid w:val="00844ABC"/>
    <w:rsid w:val="00844EA7"/>
    <w:rsid w:val="00844FB7"/>
    <w:rsid w:val="00845032"/>
    <w:rsid w:val="008451E3"/>
    <w:rsid w:val="008452D1"/>
    <w:rsid w:val="008452E1"/>
    <w:rsid w:val="00845639"/>
    <w:rsid w:val="0084586D"/>
    <w:rsid w:val="00845986"/>
    <w:rsid w:val="0084598B"/>
    <w:rsid w:val="008459BA"/>
    <w:rsid w:val="008459F1"/>
    <w:rsid w:val="00845BDD"/>
    <w:rsid w:val="00845C1D"/>
    <w:rsid w:val="00845D67"/>
    <w:rsid w:val="00845E19"/>
    <w:rsid w:val="00845E52"/>
    <w:rsid w:val="00845E97"/>
    <w:rsid w:val="0084612E"/>
    <w:rsid w:val="008461AC"/>
    <w:rsid w:val="008461CF"/>
    <w:rsid w:val="008462BC"/>
    <w:rsid w:val="008464C4"/>
    <w:rsid w:val="0084652D"/>
    <w:rsid w:val="0084666A"/>
    <w:rsid w:val="00846803"/>
    <w:rsid w:val="008468AD"/>
    <w:rsid w:val="00846AAE"/>
    <w:rsid w:val="00846ACB"/>
    <w:rsid w:val="00846B41"/>
    <w:rsid w:val="00846BE9"/>
    <w:rsid w:val="00846C97"/>
    <w:rsid w:val="00846D98"/>
    <w:rsid w:val="00846E05"/>
    <w:rsid w:val="00846FD1"/>
    <w:rsid w:val="0084702E"/>
    <w:rsid w:val="00847079"/>
    <w:rsid w:val="00847115"/>
    <w:rsid w:val="0084714E"/>
    <w:rsid w:val="00847177"/>
    <w:rsid w:val="00847662"/>
    <w:rsid w:val="008478AB"/>
    <w:rsid w:val="0084791D"/>
    <w:rsid w:val="00847994"/>
    <w:rsid w:val="00847BC4"/>
    <w:rsid w:val="00847DB5"/>
    <w:rsid w:val="00847DB8"/>
    <w:rsid w:val="00847F50"/>
    <w:rsid w:val="00847F8F"/>
    <w:rsid w:val="00850097"/>
    <w:rsid w:val="0085030F"/>
    <w:rsid w:val="00850368"/>
    <w:rsid w:val="008505A2"/>
    <w:rsid w:val="0085069D"/>
    <w:rsid w:val="008508AD"/>
    <w:rsid w:val="00850A1F"/>
    <w:rsid w:val="00850A2D"/>
    <w:rsid w:val="00850A5F"/>
    <w:rsid w:val="00850AA2"/>
    <w:rsid w:val="00850AE6"/>
    <w:rsid w:val="00850D2B"/>
    <w:rsid w:val="00850D99"/>
    <w:rsid w:val="008510EB"/>
    <w:rsid w:val="00851147"/>
    <w:rsid w:val="0085121B"/>
    <w:rsid w:val="00851244"/>
    <w:rsid w:val="00851275"/>
    <w:rsid w:val="0085139C"/>
    <w:rsid w:val="008514DD"/>
    <w:rsid w:val="00851592"/>
    <w:rsid w:val="008515A1"/>
    <w:rsid w:val="0085161B"/>
    <w:rsid w:val="00851B9C"/>
    <w:rsid w:val="00851BC7"/>
    <w:rsid w:val="00851C4D"/>
    <w:rsid w:val="00851EC6"/>
    <w:rsid w:val="008520B0"/>
    <w:rsid w:val="008520D1"/>
    <w:rsid w:val="00852123"/>
    <w:rsid w:val="0085216E"/>
    <w:rsid w:val="008521F5"/>
    <w:rsid w:val="0085225E"/>
    <w:rsid w:val="008523CC"/>
    <w:rsid w:val="00852456"/>
    <w:rsid w:val="00852464"/>
    <w:rsid w:val="00852590"/>
    <w:rsid w:val="008526EA"/>
    <w:rsid w:val="00852712"/>
    <w:rsid w:val="00852736"/>
    <w:rsid w:val="00852742"/>
    <w:rsid w:val="0085279A"/>
    <w:rsid w:val="0085293A"/>
    <w:rsid w:val="0085298B"/>
    <w:rsid w:val="00852A33"/>
    <w:rsid w:val="00852A36"/>
    <w:rsid w:val="00852CFC"/>
    <w:rsid w:val="00852D51"/>
    <w:rsid w:val="00852E22"/>
    <w:rsid w:val="00852F26"/>
    <w:rsid w:val="00852F2C"/>
    <w:rsid w:val="00852FCC"/>
    <w:rsid w:val="00853454"/>
    <w:rsid w:val="00853632"/>
    <w:rsid w:val="0085369A"/>
    <w:rsid w:val="008536F6"/>
    <w:rsid w:val="00853755"/>
    <w:rsid w:val="008537C6"/>
    <w:rsid w:val="0085397A"/>
    <w:rsid w:val="00853B9A"/>
    <w:rsid w:val="00853C87"/>
    <w:rsid w:val="00854040"/>
    <w:rsid w:val="0085416D"/>
    <w:rsid w:val="008542F7"/>
    <w:rsid w:val="0085434D"/>
    <w:rsid w:val="008544A0"/>
    <w:rsid w:val="00854700"/>
    <w:rsid w:val="00854783"/>
    <w:rsid w:val="0085489E"/>
    <w:rsid w:val="008548A9"/>
    <w:rsid w:val="008549C3"/>
    <w:rsid w:val="00854C0A"/>
    <w:rsid w:val="00854C67"/>
    <w:rsid w:val="00854CF1"/>
    <w:rsid w:val="00854D9B"/>
    <w:rsid w:val="00854DA4"/>
    <w:rsid w:val="00854DEB"/>
    <w:rsid w:val="00854FAF"/>
    <w:rsid w:val="008550A2"/>
    <w:rsid w:val="008550D7"/>
    <w:rsid w:val="008550EA"/>
    <w:rsid w:val="00855162"/>
    <w:rsid w:val="00855286"/>
    <w:rsid w:val="0085548F"/>
    <w:rsid w:val="008554B1"/>
    <w:rsid w:val="008554BD"/>
    <w:rsid w:val="008555B0"/>
    <w:rsid w:val="0085560A"/>
    <w:rsid w:val="00855630"/>
    <w:rsid w:val="008556F1"/>
    <w:rsid w:val="00855708"/>
    <w:rsid w:val="008558D0"/>
    <w:rsid w:val="008559FB"/>
    <w:rsid w:val="00855B33"/>
    <w:rsid w:val="00855CAD"/>
    <w:rsid w:val="00855F71"/>
    <w:rsid w:val="00856138"/>
    <w:rsid w:val="00856204"/>
    <w:rsid w:val="00856313"/>
    <w:rsid w:val="008563BC"/>
    <w:rsid w:val="00856554"/>
    <w:rsid w:val="00856566"/>
    <w:rsid w:val="00856627"/>
    <w:rsid w:val="008566B3"/>
    <w:rsid w:val="00856786"/>
    <w:rsid w:val="008569B5"/>
    <w:rsid w:val="00856B14"/>
    <w:rsid w:val="00856C2E"/>
    <w:rsid w:val="00856D40"/>
    <w:rsid w:val="00856DD0"/>
    <w:rsid w:val="00856E9D"/>
    <w:rsid w:val="00856F74"/>
    <w:rsid w:val="00856FAC"/>
    <w:rsid w:val="0085713B"/>
    <w:rsid w:val="008573FF"/>
    <w:rsid w:val="0085742A"/>
    <w:rsid w:val="00857495"/>
    <w:rsid w:val="00857598"/>
    <w:rsid w:val="00857899"/>
    <w:rsid w:val="00857AB7"/>
    <w:rsid w:val="00857B49"/>
    <w:rsid w:val="00857B60"/>
    <w:rsid w:val="00857BFE"/>
    <w:rsid w:val="00857CE3"/>
    <w:rsid w:val="00857ECC"/>
    <w:rsid w:val="00857F5A"/>
    <w:rsid w:val="0086033F"/>
    <w:rsid w:val="00860369"/>
    <w:rsid w:val="008603C2"/>
    <w:rsid w:val="00860532"/>
    <w:rsid w:val="00860636"/>
    <w:rsid w:val="008607EB"/>
    <w:rsid w:val="0086094C"/>
    <w:rsid w:val="0086097E"/>
    <w:rsid w:val="00860ED4"/>
    <w:rsid w:val="00860F40"/>
    <w:rsid w:val="00860F58"/>
    <w:rsid w:val="00860F6B"/>
    <w:rsid w:val="008610D1"/>
    <w:rsid w:val="00861290"/>
    <w:rsid w:val="0086140E"/>
    <w:rsid w:val="008615A8"/>
    <w:rsid w:val="008616C8"/>
    <w:rsid w:val="00861764"/>
    <w:rsid w:val="008618DF"/>
    <w:rsid w:val="00861AF1"/>
    <w:rsid w:val="00861B04"/>
    <w:rsid w:val="00861E28"/>
    <w:rsid w:val="00861F82"/>
    <w:rsid w:val="0086203E"/>
    <w:rsid w:val="00862094"/>
    <w:rsid w:val="00862306"/>
    <w:rsid w:val="00862325"/>
    <w:rsid w:val="0086236B"/>
    <w:rsid w:val="008624BB"/>
    <w:rsid w:val="008625E5"/>
    <w:rsid w:val="008625FB"/>
    <w:rsid w:val="0086263E"/>
    <w:rsid w:val="008627F2"/>
    <w:rsid w:val="0086282E"/>
    <w:rsid w:val="00862910"/>
    <w:rsid w:val="00862DC4"/>
    <w:rsid w:val="00862E5A"/>
    <w:rsid w:val="00863326"/>
    <w:rsid w:val="008633E3"/>
    <w:rsid w:val="00863544"/>
    <w:rsid w:val="00863600"/>
    <w:rsid w:val="008637A7"/>
    <w:rsid w:val="008637D1"/>
    <w:rsid w:val="008637FC"/>
    <w:rsid w:val="00863885"/>
    <w:rsid w:val="008638D2"/>
    <w:rsid w:val="00863962"/>
    <w:rsid w:val="00863A64"/>
    <w:rsid w:val="00863A72"/>
    <w:rsid w:val="00863AAF"/>
    <w:rsid w:val="00863AB1"/>
    <w:rsid w:val="00863AB7"/>
    <w:rsid w:val="00863B73"/>
    <w:rsid w:val="00863C57"/>
    <w:rsid w:val="00863FA9"/>
    <w:rsid w:val="0086401B"/>
    <w:rsid w:val="0086411D"/>
    <w:rsid w:val="00864143"/>
    <w:rsid w:val="008641EA"/>
    <w:rsid w:val="008641FE"/>
    <w:rsid w:val="00864209"/>
    <w:rsid w:val="008642AE"/>
    <w:rsid w:val="00864330"/>
    <w:rsid w:val="00864344"/>
    <w:rsid w:val="008643EB"/>
    <w:rsid w:val="008644A0"/>
    <w:rsid w:val="008644D9"/>
    <w:rsid w:val="00864573"/>
    <w:rsid w:val="008645B3"/>
    <w:rsid w:val="008645BE"/>
    <w:rsid w:val="008645E0"/>
    <w:rsid w:val="008646A5"/>
    <w:rsid w:val="00864A0B"/>
    <w:rsid w:val="00864C17"/>
    <w:rsid w:val="00864CE4"/>
    <w:rsid w:val="00864CE9"/>
    <w:rsid w:val="00864CF3"/>
    <w:rsid w:val="00864D58"/>
    <w:rsid w:val="00864DBC"/>
    <w:rsid w:val="00864F08"/>
    <w:rsid w:val="00864FB9"/>
    <w:rsid w:val="00865084"/>
    <w:rsid w:val="0086511D"/>
    <w:rsid w:val="008656FF"/>
    <w:rsid w:val="008658B2"/>
    <w:rsid w:val="00865904"/>
    <w:rsid w:val="00865A4A"/>
    <w:rsid w:val="00865BB2"/>
    <w:rsid w:val="00865C71"/>
    <w:rsid w:val="00865D48"/>
    <w:rsid w:val="00865E2A"/>
    <w:rsid w:val="00865F8B"/>
    <w:rsid w:val="00866015"/>
    <w:rsid w:val="008660B5"/>
    <w:rsid w:val="008661B7"/>
    <w:rsid w:val="008661CE"/>
    <w:rsid w:val="008662C2"/>
    <w:rsid w:val="00866302"/>
    <w:rsid w:val="00866885"/>
    <w:rsid w:val="00866A2D"/>
    <w:rsid w:val="00866CB3"/>
    <w:rsid w:val="008671C6"/>
    <w:rsid w:val="008671E0"/>
    <w:rsid w:val="00867374"/>
    <w:rsid w:val="0086739E"/>
    <w:rsid w:val="00867415"/>
    <w:rsid w:val="00867444"/>
    <w:rsid w:val="008675CC"/>
    <w:rsid w:val="008676D7"/>
    <w:rsid w:val="0086781C"/>
    <w:rsid w:val="008678D9"/>
    <w:rsid w:val="00867B07"/>
    <w:rsid w:val="00867CA2"/>
    <w:rsid w:val="00867CAB"/>
    <w:rsid w:val="00867CD4"/>
    <w:rsid w:val="00867E2E"/>
    <w:rsid w:val="008700B5"/>
    <w:rsid w:val="0087018A"/>
    <w:rsid w:val="008701BB"/>
    <w:rsid w:val="0087047A"/>
    <w:rsid w:val="00870505"/>
    <w:rsid w:val="008706A6"/>
    <w:rsid w:val="00870785"/>
    <w:rsid w:val="00870972"/>
    <w:rsid w:val="00870A81"/>
    <w:rsid w:val="00870AC9"/>
    <w:rsid w:val="00870B64"/>
    <w:rsid w:val="00870B7C"/>
    <w:rsid w:val="00870ED3"/>
    <w:rsid w:val="00870EFD"/>
    <w:rsid w:val="00870F6F"/>
    <w:rsid w:val="0087129A"/>
    <w:rsid w:val="008712D8"/>
    <w:rsid w:val="008716A0"/>
    <w:rsid w:val="0087197D"/>
    <w:rsid w:val="00871DA6"/>
    <w:rsid w:val="008720CD"/>
    <w:rsid w:val="008720D5"/>
    <w:rsid w:val="00872186"/>
    <w:rsid w:val="0087230C"/>
    <w:rsid w:val="008723E5"/>
    <w:rsid w:val="00872489"/>
    <w:rsid w:val="00872722"/>
    <w:rsid w:val="00872850"/>
    <w:rsid w:val="00872A0A"/>
    <w:rsid w:val="00872A7E"/>
    <w:rsid w:val="00872B35"/>
    <w:rsid w:val="00872FCA"/>
    <w:rsid w:val="00872FFD"/>
    <w:rsid w:val="008730B3"/>
    <w:rsid w:val="008730F1"/>
    <w:rsid w:val="0087320E"/>
    <w:rsid w:val="008732E5"/>
    <w:rsid w:val="0087357E"/>
    <w:rsid w:val="0087359B"/>
    <w:rsid w:val="00873674"/>
    <w:rsid w:val="00873691"/>
    <w:rsid w:val="00873952"/>
    <w:rsid w:val="00873A5F"/>
    <w:rsid w:val="00873A95"/>
    <w:rsid w:val="00873AED"/>
    <w:rsid w:val="00873DF7"/>
    <w:rsid w:val="00873F5B"/>
    <w:rsid w:val="00874158"/>
    <w:rsid w:val="00874385"/>
    <w:rsid w:val="00874678"/>
    <w:rsid w:val="00874A50"/>
    <w:rsid w:val="00874C24"/>
    <w:rsid w:val="00874DE1"/>
    <w:rsid w:val="00874F22"/>
    <w:rsid w:val="00874F9E"/>
    <w:rsid w:val="00875017"/>
    <w:rsid w:val="00875264"/>
    <w:rsid w:val="0087558D"/>
    <w:rsid w:val="00875631"/>
    <w:rsid w:val="008756F3"/>
    <w:rsid w:val="0087573C"/>
    <w:rsid w:val="00875745"/>
    <w:rsid w:val="008758A7"/>
    <w:rsid w:val="0087595E"/>
    <w:rsid w:val="00875A4E"/>
    <w:rsid w:val="00875B5D"/>
    <w:rsid w:val="00875D80"/>
    <w:rsid w:val="00875E15"/>
    <w:rsid w:val="00875EDD"/>
    <w:rsid w:val="00876092"/>
    <w:rsid w:val="0087623F"/>
    <w:rsid w:val="0087627D"/>
    <w:rsid w:val="00876300"/>
    <w:rsid w:val="0087646C"/>
    <w:rsid w:val="00876582"/>
    <w:rsid w:val="008766C6"/>
    <w:rsid w:val="008767F5"/>
    <w:rsid w:val="00876D43"/>
    <w:rsid w:val="00876F3C"/>
    <w:rsid w:val="00876F93"/>
    <w:rsid w:val="00877150"/>
    <w:rsid w:val="00877453"/>
    <w:rsid w:val="00877560"/>
    <w:rsid w:val="008778DB"/>
    <w:rsid w:val="00877AA5"/>
    <w:rsid w:val="00877B66"/>
    <w:rsid w:val="00877CD2"/>
    <w:rsid w:val="00877D31"/>
    <w:rsid w:val="00877F03"/>
    <w:rsid w:val="008801F0"/>
    <w:rsid w:val="00880304"/>
    <w:rsid w:val="00880483"/>
    <w:rsid w:val="008804C3"/>
    <w:rsid w:val="0088054D"/>
    <w:rsid w:val="0088065E"/>
    <w:rsid w:val="008807C9"/>
    <w:rsid w:val="00880818"/>
    <w:rsid w:val="0088092E"/>
    <w:rsid w:val="00880B21"/>
    <w:rsid w:val="00880BDC"/>
    <w:rsid w:val="00880CDC"/>
    <w:rsid w:val="00880EA9"/>
    <w:rsid w:val="00880EAC"/>
    <w:rsid w:val="00880F94"/>
    <w:rsid w:val="00880FEB"/>
    <w:rsid w:val="00881320"/>
    <w:rsid w:val="00881752"/>
    <w:rsid w:val="00881933"/>
    <w:rsid w:val="008819AA"/>
    <w:rsid w:val="008819B1"/>
    <w:rsid w:val="00881AD0"/>
    <w:rsid w:val="00881C1B"/>
    <w:rsid w:val="00881C62"/>
    <w:rsid w:val="00881CD4"/>
    <w:rsid w:val="00881F42"/>
    <w:rsid w:val="00881F6D"/>
    <w:rsid w:val="008821CE"/>
    <w:rsid w:val="008823CE"/>
    <w:rsid w:val="00882409"/>
    <w:rsid w:val="008825A6"/>
    <w:rsid w:val="00882660"/>
    <w:rsid w:val="00882678"/>
    <w:rsid w:val="00882682"/>
    <w:rsid w:val="0088276C"/>
    <w:rsid w:val="008829C3"/>
    <w:rsid w:val="00882B23"/>
    <w:rsid w:val="00882BDA"/>
    <w:rsid w:val="00882C73"/>
    <w:rsid w:val="00882C85"/>
    <w:rsid w:val="00882E50"/>
    <w:rsid w:val="00882F6C"/>
    <w:rsid w:val="00882FDF"/>
    <w:rsid w:val="008832D2"/>
    <w:rsid w:val="008833A9"/>
    <w:rsid w:val="0088340E"/>
    <w:rsid w:val="0088351A"/>
    <w:rsid w:val="0088353A"/>
    <w:rsid w:val="0088369D"/>
    <w:rsid w:val="008836ED"/>
    <w:rsid w:val="008836FE"/>
    <w:rsid w:val="00883730"/>
    <w:rsid w:val="00883943"/>
    <w:rsid w:val="008839D2"/>
    <w:rsid w:val="00883B54"/>
    <w:rsid w:val="00883C03"/>
    <w:rsid w:val="00883CF0"/>
    <w:rsid w:val="00883ECC"/>
    <w:rsid w:val="00883EF1"/>
    <w:rsid w:val="00883F23"/>
    <w:rsid w:val="00883F9A"/>
    <w:rsid w:val="008841CB"/>
    <w:rsid w:val="0088438E"/>
    <w:rsid w:val="008845A9"/>
    <w:rsid w:val="00884627"/>
    <w:rsid w:val="00884660"/>
    <w:rsid w:val="008849EE"/>
    <w:rsid w:val="00884B69"/>
    <w:rsid w:val="00884CF7"/>
    <w:rsid w:val="00884E8E"/>
    <w:rsid w:val="00884FF3"/>
    <w:rsid w:val="008850CA"/>
    <w:rsid w:val="0088546C"/>
    <w:rsid w:val="00885482"/>
    <w:rsid w:val="0088566C"/>
    <w:rsid w:val="0088572B"/>
    <w:rsid w:val="0088598C"/>
    <w:rsid w:val="00885BB8"/>
    <w:rsid w:val="00885BD8"/>
    <w:rsid w:val="00885C2F"/>
    <w:rsid w:val="00885DE8"/>
    <w:rsid w:val="00885EE2"/>
    <w:rsid w:val="00885FCA"/>
    <w:rsid w:val="00885FE9"/>
    <w:rsid w:val="00886052"/>
    <w:rsid w:val="00886126"/>
    <w:rsid w:val="00886168"/>
    <w:rsid w:val="0088644F"/>
    <w:rsid w:val="0088645B"/>
    <w:rsid w:val="008864C5"/>
    <w:rsid w:val="008866B0"/>
    <w:rsid w:val="008866C1"/>
    <w:rsid w:val="00886C93"/>
    <w:rsid w:val="00886E28"/>
    <w:rsid w:val="00886F44"/>
    <w:rsid w:val="0088756E"/>
    <w:rsid w:val="0088781E"/>
    <w:rsid w:val="0088789D"/>
    <w:rsid w:val="008878D3"/>
    <w:rsid w:val="00887B20"/>
    <w:rsid w:val="00887B95"/>
    <w:rsid w:val="00887C18"/>
    <w:rsid w:val="00887C48"/>
    <w:rsid w:val="00887C85"/>
    <w:rsid w:val="00887C8A"/>
    <w:rsid w:val="00887C8D"/>
    <w:rsid w:val="00887E64"/>
    <w:rsid w:val="00887FB1"/>
    <w:rsid w:val="00890140"/>
    <w:rsid w:val="0089038E"/>
    <w:rsid w:val="008903D7"/>
    <w:rsid w:val="00890546"/>
    <w:rsid w:val="0089071A"/>
    <w:rsid w:val="008908AF"/>
    <w:rsid w:val="00890991"/>
    <w:rsid w:val="008909D6"/>
    <w:rsid w:val="008909F2"/>
    <w:rsid w:val="00890A6B"/>
    <w:rsid w:val="00890AD8"/>
    <w:rsid w:val="00890D8D"/>
    <w:rsid w:val="00890F03"/>
    <w:rsid w:val="00890FBD"/>
    <w:rsid w:val="008910B0"/>
    <w:rsid w:val="0089131B"/>
    <w:rsid w:val="008913CD"/>
    <w:rsid w:val="008913F4"/>
    <w:rsid w:val="00891407"/>
    <w:rsid w:val="0089140F"/>
    <w:rsid w:val="00891512"/>
    <w:rsid w:val="008915AD"/>
    <w:rsid w:val="008916B2"/>
    <w:rsid w:val="008918D2"/>
    <w:rsid w:val="00891AA9"/>
    <w:rsid w:val="00891AF3"/>
    <w:rsid w:val="00891B2D"/>
    <w:rsid w:val="00891BA3"/>
    <w:rsid w:val="00891C95"/>
    <w:rsid w:val="00891D80"/>
    <w:rsid w:val="00891D8A"/>
    <w:rsid w:val="00891EAC"/>
    <w:rsid w:val="00891F9F"/>
    <w:rsid w:val="0089214C"/>
    <w:rsid w:val="00892278"/>
    <w:rsid w:val="00892668"/>
    <w:rsid w:val="00892829"/>
    <w:rsid w:val="00892868"/>
    <w:rsid w:val="00892AA9"/>
    <w:rsid w:val="00892D23"/>
    <w:rsid w:val="00892F0B"/>
    <w:rsid w:val="0089326A"/>
    <w:rsid w:val="008932B3"/>
    <w:rsid w:val="008936D7"/>
    <w:rsid w:val="008936F9"/>
    <w:rsid w:val="0089375D"/>
    <w:rsid w:val="00893839"/>
    <w:rsid w:val="008938FF"/>
    <w:rsid w:val="00893992"/>
    <w:rsid w:val="00893B92"/>
    <w:rsid w:val="00893C08"/>
    <w:rsid w:val="00893DAA"/>
    <w:rsid w:val="00893E53"/>
    <w:rsid w:val="00894028"/>
    <w:rsid w:val="008940C3"/>
    <w:rsid w:val="008941D2"/>
    <w:rsid w:val="008942C3"/>
    <w:rsid w:val="008943F4"/>
    <w:rsid w:val="00894DFB"/>
    <w:rsid w:val="00894E2D"/>
    <w:rsid w:val="00894F08"/>
    <w:rsid w:val="00894F49"/>
    <w:rsid w:val="00895140"/>
    <w:rsid w:val="008953C0"/>
    <w:rsid w:val="008953D4"/>
    <w:rsid w:val="0089542C"/>
    <w:rsid w:val="008954FD"/>
    <w:rsid w:val="008955ED"/>
    <w:rsid w:val="0089588A"/>
    <w:rsid w:val="008958CB"/>
    <w:rsid w:val="00895AFA"/>
    <w:rsid w:val="00895B9E"/>
    <w:rsid w:val="00895C79"/>
    <w:rsid w:val="00895DE8"/>
    <w:rsid w:val="00895EA2"/>
    <w:rsid w:val="00895EB4"/>
    <w:rsid w:val="00895EB7"/>
    <w:rsid w:val="008960D8"/>
    <w:rsid w:val="0089610D"/>
    <w:rsid w:val="0089613D"/>
    <w:rsid w:val="00896329"/>
    <w:rsid w:val="00896331"/>
    <w:rsid w:val="00896A79"/>
    <w:rsid w:val="00896AE6"/>
    <w:rsid w:val="00896C40"/>
    <w:rsid w:val="00896CFA"/>
    <w:rsid w:val="00896D61"/>
    <w:rsid w:val="00896DFD"/>
    <w:rsid w:val="00896EFD"/>
    <w:rsid w:val="00897327"/>
    <w:rsid w:val="0089732C"/>
    <w:rsid w:val="0089735C"/>
    <w:rsid w:val="008973E3"/>
    <w:rsid w:val="00897507"/>
    <w:rsid w:val="008976E0"/>
    <w:rsid w:val="00897856"/>
    <w:rsid w:val="00897A1D"/>
    <w:rsid w:val="00897A5E"/>
    <w:rsid w:val="00897C0F"/>
    <w:rsid w:val="00897C9F"/>
    <w:rsid w:val="00897E1C"/>
    <w:rsid w:val="00897F88"/>
    <w:rsid w:val="00897FB2"/>
    <w:rsid w:val="008A031C"/>
    <w:rsid w:val="008A039F"/>
    <w:rsid w:val="008A03B2"/>
    <w:rsid w:val="008A04C1"/>
    <w:rsid w:val="008A0598"/>
    <w:rsid w:val="008A07BB"/>
    <w:rsid w:val="008A08BB"/>
    <w:rsid w:val="008A0A26"/>
    <w:rsid w:val="008A0A94"/>
    <w:rsid w:val="008A0C9E"/>
    <w:rsid w:val="008A0D61"/>
    <w:rsid w:val="008A0D7F"/>
    <w:rsid w:val="008A0E26"/>
    <w:rsid w:val="008A0EDC"/>
    <w:rsid w:val="008A10B3"/>
    <w:rsid w:val="008A10DA"/>
    <w:rsid w:val="008A1287"/>
    <w:rsid w:val="008A12BA"/>
    <w:rsid w:val="008A12FF"/>
    <w:rsid w:val="008A13FA"/>
    <w:rsid w:val="008A15B6"/>
    <w:rsid w:val="008A15DF"/>
    <w:rsid w:val="008A16B1"/>
    <w:rsid w:val="008A173C"/>
    <w:rsid w:val="008A1761"/>
    <w:rsid w:val="008A17C4"/>
    <w:rsid w:val="008A1945"/>
    <w:rsid w:val="008A1BE0"/>
    <w:rsid w:val="008A1CA9"/>
    <w:rsid w:val="008A1CE5"/>
    <w:rsid w:val="008A1EC7"/>
    <w:rsid w:val="008A1ED3"/>
    <w:rsid w:val="008A1F37"/>
    <w:rsid w:val="008A1F8C"/>
    <w:rsid w:val="008A2148"/>
    <w:rsid w:val="008A2238"/>
    <w:rsid w:val="008A22D5"/>
    <w:rsid w:val="008A2341"/>
    <w:rsid w:val="008A2447"/>
    <w:rsid w:val="008A2464"/>
    <w:rsid w:val="008A25A1"/>
    <w:rsid w:val="008A26F8"/>
    <w:rsid w:val="008A2774"/>
    <w:rsid w:val="008A283A"/>
    <w:rsid w:val="008A28A0"/>
    <w:rsid w:val="008A2B2A"/>
    <w:rsid w:val="008A2D23"/>
    <w:rsid w:val="008A2D60"/>
    <w:rsid w:val="008A2D9A"/>
    <w:rsid w:val="008A30FD"/>
    <w:rsid w:val="008A3132"/>
    <w:rsid w:val="008A33B5"/>
    <w:rsid w:val="008A3457"/>
    <w:rsid w:val="008A35DC"/>
    <w:rsid w:val="008A366B"/>
    <w:rsid w:val="008A36EC"/>
    <w:rsid w:val="008A37A9"/>
    <w:rsid w:val="008A37D5"/>
    <w:rsid w:val="008A3AC4"/>
    <w:rsid w:val="008A3CD1"/>
    <w:rsid w:val="008A3D60"/>
    <w:rsid w:val="008A409A"/>
    <w:rsid w:val="008A446E"/>
    <w:rsid w:val="008A47E2"/>
    <w:rsid w:val="008A49D4"/>
    <w:rsid w:val="008A4BD1"/>
    <w:rsid w:val="008A4CDA"/>
    <w:rsid w:val="008A4D97"/>
    <w:rsid w:val="008A4E4E"/>
    <w:rsid w:val="008A4E6E"/>
    <w:rsid w:val="008A4E7A"/>
    <w:rsid w:val="008A4EED"/>
    <w:rsid w:val="008A4F7D"/>
    <w:rsid w:val="008A4F88"/>
    <w:rsid w:val="008A5494"/>
    <w:rsid w:val="008A5AF3"/>
    <w:rsid w:val="008A5B8F"/>
    <w:rsid w:val="008A5B9A"/>
    <w:rsid w:val="008A5C2C"/>
    <w:rsid w:val="008A5DB0"/>
    <w:rsid w:val="008A5E17"/>
    <w:rsid w:val="008A5E43"/>
    <w:rsid w:val="008A5EEA"/>
    <w:rsid w:val="008A5F00"/>
    <w:rsid w:val="008A5FC6"/>
    <w:rsid w:val="008A6106"/>
    <w:rsid w:val="008A62ED"/>
    <w:rsid w:val="008A6321"/>
    <w:rsid w:val="008A635B"/>
    <w:rsid w:val="008A6633"/>
    <w:rsid w:val="008A6640"/>
    <w:rsid w:val="008A6674"/>
    <w:rsid w:val="008A66E0"/>
    <w:rsid w:val="008A6935"/>
    <w:rsid w:val="008A6ACA"/>
    <w:rsid w:val="008A6AFA"/>
    <w:rsid w:val="008A6BC4"/>
    <w:rsid w:val="008A6BE3"/>
    <w:rsid w:val="008A6BF3"/>
    <w:rsid w:val="008A6C57"/>
    <w:rsid w:val="008A6D9C"/>
    <w:rsid w:val="008A6DDE"/>
    <w:rsid w:val="008A7113"/>
    <w:rsid w:val="008A722F"/>
    <w:rsid w:val="008A726A"/>
    <w:rsid w:val="008A7380"/>
    <w:rsid w:val="008A73D3"/>
    <w:rsid w:val="008A744A"/>
    <w:rsid w:val="008A74D8"/>
    <w:rsid w:val="008A74F6"/>
    <w:rsid w:val="008A7567"/>
    <w:rsid w:val="008A75F0"/>
    <w:rsid w:val="008A760B"/>
    <w:rsid w:val="008A770C"/>
    <w:rsid w:val="008A77A5"/>
    <w:rsid w:val="008A77BB"/>
    <w:rsid w:val="008A77E6"/>
    <w:rsid w:val="008A782C"/>
    <w:rsid w:val="008A79AA"/>
    <w:rsid w:val="008A79B8"/>
    <w:rsid w:val="008A7B4D"/>
    <w:rsid w:val="008A7C38"/>
    <w:rsid w:val="008A7DD9"/>
    <w:rsid w:val="008B009E"/>
    <w:rsid w:val="008B0162"/>
    <w:rsid w:val="008B01C1"/>
    <w:rsid w:val="008B0359"/>
    <w:rsid w:val="008B03B2"/>
    <w:rsid w:val="008B0404"/>
    <w:rsid w:val="008B04AE"/>
    <w:rsid w:val="008B0632"/>
    <w:rsid w:val="008B070D"/>
    <w:rsid w:val="008B0731"/>
    <w:rsid w:val="008B0B89"/>
    <w:rsid w:val="008B0C36"/>
    <w:rsid w:val="008B0CAB"/>
    <w:rsid w:val="008B0CCF"/>
    <w:rsid w:val="008B0E78"/>
    <w:rsid w:val="008B1274"/>
    <w:rsid w:val="008B1518"/>
    <w:rsid w:val="008B15C7"/>
    <w:rsid w:val="008B176B"/>
    <w:rsid w:val="008B17C2"/>
    <w:rsid w:val="008B1993"/>
    <w:rsid w:val="008B199F"/>
    <w:rsid w:val="008B1B33"/>
    <w:rsid w:val="008B1B44"/>
    <w:rsid w:val="008B1B9D"/>
    <w:rsid w:val="008B1BE1"/>
    <w:rsid w:val="008B1C1A"/>
    <w:rsid w:val="008B1D09"/>
    <w:rsid w:val="008B1D7F"/>
    <w:rsid w:val="008B1E3F"/>
    <w:rsid w:val="008B1E90"/>
    <w:rsid w:val="008B1F0B"/>
    <w:rsid w:val="008B1F34"/>
    <w:rsid w:val="008B1F52"/>
    <w:rsid w:val="008B21A3"/>
    <w:rsid w:val="008B21CD"/>
    <w:rsid w:val="008B21DA"/>
    <w:rsid w:val="008B2313"/>
    <w:rsid w:val="008B2346"/>
    <w:rsid w:val="008B2872"/>
    <w:rsid w:val="008B292B"/>
    <w:rsid w:val="008B2A1E"/>
    <w:rsid w:val="008B2A7F"/>
    <w:rsid w:val="008B2A9E"/>
    <w:rsid w:val="008B2B33"/>
    <w:rsid w:val="008B2B86"/>
    <w:rsid w:val="008B2C97"/>
    <w:rsid w:val="008B2D03"/>
    <w:rsid w:val="008B2DD8"/>
    <w:rsid w:val="008B2DD9"/>
    <w:rsid w:val="008B2F37"/>
    <w:rsid w:val="008B2FB4"/>
    <w:rsid w:val="008B2FE9"/>
    <w:rsid w:val="008B3004"/>
    <w:rsid w:val="008B30FD"/>
    <w:rsid w:val="008B32D8"/>
    <w:rsid w:val="008B34E7"/>
    <w:rsid w:val="008B351F"/>
    <w:rsid w:val="008B3525"/>
    <w:rsid w:val="008B356F"/>
    <w:rsid w:val="008B3612"/>
    <w:rsid w:val="008B3758"/>
    <w:rsid w:val="008B38E5"/>
    <w:rsid w:val="008B3B05"/>
    <w:rsid w:val="008B3C6E"/>
    <w:rsid w:val="008B3C80"/>
    <w:rsid w:val="008B3DC3"/>
    <w:rsid w:val="008B3E1A"/>
    <w:rsid w:val="008B3E25"/>
    <w:rsid w:val="008B3E5E"/>
    <w:rsid w:val="008B3E7C"/>
    <w:rsid w:val="008B3F2B"/>
    <w:rsid w:val="008B3FAB"/>
    <w:rsid w:val="008B3FD0"/>
    <w:rsid w:val="008B4262"/>
    <w:rsid w:val="008B43EC"/>
    <w:rsid w:val="008B4676"/>
    <w:rsid w:val="008B4893"/>
    <w:rsid w:val="008B49C9"/>
    <w:rsid w:val="008B49D7"/>
    <w:rsid w:val="008B4A79"/>
    <w:rsid w:val="008B4D57"/>
    <w:rsid w:val="008B4E3D"/>
    <w:rsid w:val="008B4F74"/>
    <w:rsid w:val="008B5196"/>
    <w:rsid w:val="008B526C"/>
    <w:rsid w:val="008B55D2"/>
    <w:rsid w:val="008B55EC"/>
    <w:rsid w:val="008B576A"/>
    <w:rsid w:val="008B577E"/>
    <w:rsid w:val="008B57C8"/>
    <w:rsid w:val="008B594D"/>
    <w:rsid w:val="008B5C84"/>
    <w:rsid w:val="008B5CD7"/>
    <w:rsid w:val="008B5D00"/>
    <w:rsid w:val="008B5F97"/>
    <w:rsid w:val="008B601E"/>
    <w:rsid w:val="008B61A2"/>
    <w:rsid w:val="008B651E"/>
    <w:rsid w:val="008B657A"/>
    <w:rsid w:val="008B66BD"/>
    <w:rsid w:val="008B6A08"/>
    <w:rsid w:val="008B6A66"/>
    <w:rsid w:val="008B6AF2"/>
    <w:rsid w:val="008B6B22"/>
    <w:rsid w:val="008B6B67"/>
    <w:rsid w:val="008B6BBC"/>
    <w:rsid w:val="008B6C0D"/>
    <w:rsid w:val="008B6C32"/>
    <w:rsid w:val="008B6FD4"/>
    <w:rsid w:val="008B7068"/>
    <w:rsid w:val="008B7235"/>
    <w:rsid w:val="008B725B"/>
    <w:rsid w:val="008B72DA"/>
    <w:rsid w:val="008B7461"/>
    <w:rsid w:val="008B7753"/>
    <w:rsid w:val="008B7889"/>
    <w:rsid w:val="008B7935"/>
    <w:rsid w:val="008B7ACC"/>
    <w:rsid w:val="008B7B0A"/>
    <w:rsid w:val="008B7B8A"/>
    <w:rsid w:val="008B7C6F"/>
    <w:rsid w:val="008B7D50"/>
    <w:rsid w:val="008B7E07"/>
    <w:rsid w:val="008B7F30"/>
    <w:rsid w:val="008C0008"/>
    <w:rsid w:val="008C0158"/>
    <w:rsid w:val="008C03C8"/>
    <w:rsid w:val="008C0402"/>
    <w:rsid w:val="008C0468"/>
    <w:rsid w:val="008C0799"/>
    <w:rsid w:val="008C08C3"/>
    <w:rsid w:val="008C0912"/>
    <w:rsid w:val="008C0948"/>
    <w:rsid w:val="008C099D"/>
    <w:rsid w:val="008C0A94"/>
    <w:rsid w:val="008C0C17"/>
    <w:rsid w:val="008C0C44"/>
    <w:rsid w:val="008C0D8C"/>
    <w:rsid w:val="008C0DE1"/>
    <w:rsid w:val="008C0E44"/>
    <w:rsid w:val="008C0EC9"/>
    <w:rsid w:val="008C1054"/>
    <w:rsid w:val="008C1095"/>
    <w:rsid w:val="008C11B4"/>
    <w:rsid w:val="008C1201"/>
    <w:rsid w:val="008C12CD"/>
    <w:rsid w:val="008C1622"/>
    <w:rsid w:val="008C1640"/>
    <w:rsid w:val="008C17F0"/>
    <w:rsid w:val="008C17F2"/>
    <w:rsid w:val="008C18F0"/>
    <w:rsid w:val="008C19CF"/>
    <w:rsid w:val="008C1D7B"/>
    <w:rsid w:val="008C1DD8"/>
    <w:rsid w:val="008C1DEF"/>
    <w:rsid w:val="008C1F98"/>
    <w:rsid w:val="008C2167"/>
    <w:rsid w:val="008C218C"/>
    <w:rsid w:val="008C21E0"/>
    <w:rsid w:val="008C23D5"/>
    <w:rsid w:val="008C2497"/>
    <w:rsid w:val="008C249C"/>
    <w:rsid w:val="008C2840"/>
    <w:rsid w:val="008C289B"/>
    <w:rsid w:val="008C2A72"/>
    <w:rsid w:val="008C2A9A"/>
    <w:rsid w:val="008C2AB7"/>
    <w:rsid w:val="008C2EEE"/>
    <w:rsid w:val="008C2F04"/>
    <w:rsid w:val="008C2F6E"/>
    <w:rsid w:val="008C300E"/>
    <w:rsid w:val="008C3114"/>
    <w:rsid w:val="008C33B2"/>
    <w:rsid w:val="008C3552"/>
    <w:rsid w:val="008C3578"/>
    <w:rsid w:val="008C3774"/>
    <w:rsid w:val="008C382D"/>
    <w:rsid w:val="008C3BA7"/>
    <w:rsid w:val="008C3BFC"/>
    <w:rsid w:val="008C3CC8"/>
    <w:rsid w:val="008C3D02"/>
    <w:rsid w:val="008C3D17"/>
    <w:rsid w:val="008C3D2D"/>
    <w:rsid w:val="008C3E9D"/>
    <w:rsid w:val="008C3ED5"/>
    <w:rsid w:val="008C3F02"/>
    <w:rsid w:val="008C40BB"/>
    <w:rsid w:val="008C4162"/>
    <w:rsid w:val="008C44B5"/>
    <w:rsid w:val="008C4589"/>
    <w:rsid w:val="008C47A8"/>
    <w:rsid w:val="008C4858"/>
    <w:rsid w:val="008C4907"/>
    <w:rsid w:val="008C49D0"/>
    <w:rsid w:val="008C4C3A"/>
    <w:rsid w:val="008C4CE3"/>
    <w:rsid w:val="008C4E06"/>
    <w:rsid w:val="008C4F4C"/>
    <w:rsid w:val="008C4F57"/>
    <w:rsid w:val="008C50A2"/>
    <w:rsid w:val="008C50AF"/>
    <w:rsid w:val="008C528B"/>
    <w:rsid w:val="008C5305"/>
    <w:rsid w:val="008C54AB"/>
    <w:rsid w:val="008C54D6"/>
    <w:rsid w:val="008C57D0"/>
    <w:rsid w:val="008C5B1D"/>
    <w:rsid w:val="008C5B21"/>
    <w:rsid w:val="008C5C88"/>
    <w:rsid w:val="008C5C97"/>
    <w:rsid w:val="008C5FAC"/>
    <w:rsid w:val="008C60C8"/>
    <w:rsid w:val="008C60E2"/>
    <w:rsid w:val="008C62DD"/>
    <w:rsid w:val="008C65B9"/>
    <w:rsid w:val="008C6719"/>
    <w:rsid w:val="008C675B"/>
    <w:rsid w:val="008C6AC1"/>
    <w:rsid w:val="008C6BA5"/>
    <w:rsid w:val="008C6BB6"/>
    <w:rsid w:val="008C6DC8"/>
    <w:rsid w:val="008C71D4"/>
    <w:rsid w:val="008C729F"/>
    <w:rsid w:val="008C75A5"/>
    <w:rsid w:val="008C7712"/>
    <w:rsid w:val="008C77EA"/>
    <w:rsid w:val="008C7AAE"/>
    <w:rsid w:val="008C7B5D"/>
    <w:rsid w:val="008C7C68"/>
    <w:rsid w:val="008C7CC6"/>
    <w:rsid w:val="008C7D95"/>
    <w:rsid w:val="008C7F5E"/>
    <w:rsid w:val="008D0171"/>
    <w:rsid w:val="008D0175"/>
    <w:rsid w:val="008D03F8"/>
    <w:rsid w:val="008D0585"/>
    <w:rsid w:val="008D05EC"/>
    <w:rsid w:val="008D072B"/>
    <w:rsid w:val="008D07CD"/>
    <w:rsid w:val="008D0CD2"/>
    <w:rsid w:val="008D0DD4"/>
    <w:rsid w:val="008D0E9B"/>
    <w:rsid w:val="008D0FBC"/>
    <w:rsid w:val="008D0FF2"/>
    <w:rsid w:val="008D1074"/>
    <w:rsid w:val="008D1144"/>
    <w:rsid w:val="008D12E5"/>
    <w:rsid w:val="008D1429"/>
    <w:rsid w:val="008D144C"/>
    <w:rsid w:val="008D159A"/>
    <w:rsid w:val="008D15EC"/>
    <w:rsid w:val="008D1693"/>
    <w:rsid w:val="008D1803"/>
    <w:rsid w:val="008D186F"/>
    <w:rsid w:val="008D19C9"/>
    <w:rsid w:val="008D19E1"/>
    <w:rsid w:val="008D1A4C"/>
    <w:rsid w:val="008D1ADB"/>
    <w:rsid w:val="008D1B7B"/>
    <w:rsid w:val="008D1D65"/>
    <w:rsid w:val="008D1E8A"/>
    <w:rsid w:val="008D1F31"/>
    <w:rsid w:val="008D1F4E"/>
    <w:rsid w:val="008D2026"/>
    <w:rsid w:val="008D222C"/>
    <w:rsid w:val="008D2290"/>
    <w:rsid w:val="008D22A4"/>
    <w:rsid w:val="008D233F"/>
    <w:rsid w:val="008D23A1"/>
    <w:rsid w:val="008D25DE"/>
    <w:rsid w:val="008D27F3"/>
    <w:rsid w:val="008D2877"/>
    <w:rsid w:val="008D2A75"/>
    <w:rsid w:val="008D2C50"/>
    <w:rsid w:val="008D2CB5"/>
    <w:rsid w:val="008D2D0A"/>
    <w:rsid w:val="008D2D51"/>
    <w:rsid w:val="008D32AF"/>
    <w:rsid w:val="008D3342"/>
    <w:rsid w:val="008D3527"/>
    <w:rsid w:val="008D354D"/>
    <w:rsid w:val="008D368B"/>
    <w:rsid w:val="008D381A"/>
    <w:rsid w:val="008D3B15"/>
    <w:rsid w:val="008D3B55"/>
    <w:rsid w:val="008D3BA5"/>
    <w:rsid w:val="008D3C3A"/>
    <w:rsid w:val="008D3DD3"/>
    <w:rsid w:val="008D3E83"/>
    <w:rsid w:val="008D3F10"/>
    <w:rsid w:val="008D41EA"/>
    <w:rsid w:val="008D4349"/>
    <w:rsid w:val="008D4372"/>
    <w:rsid w:val="008D4453"/>
    <w:rsid w:val="008D4780"/>
    <w:rsid w:val="008D4869"/>
    <w:rsid w:val="008D4895"/>
    <w:rsid w:val="008D48B1"/>
    <w:rsid w:val="008D4A6B"/>
    <w:rsid w:val="008D4A8B"/>
    <w:rsid w:val="008D4B0D"/>
    <w:rsid w:val="008D4B6B"/>
    <w:rsid w:val="008D4E2E"/>
    <w:rsid w:val="008D4F0B"/>
    <w:rsid w:val="008D51BC"/>
    <w:rsid w:val="008D527F"/>
    <w:rsid w:val="008D52D6"/>
    <w:rsid w:val="008D53C4"/>
    <w:rsid w:val="008D5497"/>
    <w:rsid w:val="008D54B6"/>
    <w:rsid w:val="008D57BA"/>
    <w:rsid w:val="008D5988"/>
    <w:rsid w:val="008D5BAA"/>
    <w:rsid w:val="008D5C3E"/>
    <w:rsid w:val="008D5D5D"/>
    <w:rsid w:val="008D5DFF"/>
    <w:rsid w:val="008D5EF9"/>
    <w:rsid w:val="008D60A5"/>
    <w:rsid w:val="008D6423"/>
    <w:rsid w:val="008D64BF"/>
    <w:rsid w:val="008D6530"/>
    <w:rsid w:val="008D655B"/>
    <w:rsid w:val="008D6669"/>
    <w:rsid w:val="008D6754"/>
    <w:rsid w:val="008D681A"/>
    <w:rsid w:val="008D6867"/>
    <w:rsid w:val="008D6994"/>
    <w:rsid w:val="008D69A7"/>
    <w:rsid w:val="008D6A00"/>
    <w:rsid w:val="008D6C4B"/>
    <w:rsid w:val="008D6D5D"/>
    <w:rsid w:val="008D725B"/>
    <w:rsid w:val="008D731F"/>
    <w:rsid w:val="008D759C"/>
    <w:rsid w:val="008D78D1"/>
    <w:rsid w:val="008D799E"/>
    <w:rsid w:val="008D7ABF"/>
    <w:rsid w:val="008D7B28"/>
    <w:rsid w:val="008D7B51"/>
    <w:rsid w:val="008D7BD8"/>
    <w:rsid w:val="008D7C3E"/>
    <w:rsid w:val="008D7FC0"/>
    <w:rsid w:val="008E00CE"/>
    <w:rsid w:val="008E0240"/>
    <w:rsid w:val="008E03BC"/>
    <w:rsid w:val="008E0520"/>
    <w:rsid w:val="008E05A1"/>
    <w:rsid w:val="008E068F"/>
    <w:rsid w:val="008E0981"/>
    <w:rsid w:val="008E0A3F"/>
    <w:rsid w:val="008E0A5D"/>
    <w:rsid w:val="008E0B6E"/>
    <w:rsid w:val="008E0F3F"/>
    <w:rsid w:val="008E0F5A"/>
    <w:rsid w:val="008E0FD6"/>
    <w:rsid w:val="008E1125"/>
    <w:rsid w:val="008E11DD"/>
    <w:rsid w:val="008E138B"/>
    <w:rsid w:val="008E13D9"/>
    <w:rsid w:val="008E150A"/>
    <w:rsid w:val="008E16C7"/>
    <w:rsid w:val="008E1AD7"/>
    <w:rsid w:val="008E1AE1"/>
    <w:rsid w:val="008E1C34"/>
    <w:rsid w:val="008E1D54"/>
    <w:rsid w:val="008E1D69"/>
    <w:rsid w:val="008E21BC"/>
    <w:rsid w:val="008E2332"/>
    <w:rsid w:val="008E233D"/>
    <w:rsid w:val="008E2509"/>
    <w:rsid w:val="008E250C"/>
    <w:rsid w:val="008E2940"/>
    <w:rsid w:val="008E29FB"/>
    <w:rsid w:val="008E2A01"/>
    <w:rsid w:val="008E2B2F"/>
    <w:rsid w:val="008E2C04"/>
    <w:rsid w:val="008E2D54"/>
    <w:rsid w:val="008E2DA9"/>
    <w:rsid w:val="008E3018"/>
    <w:rsid w:val="008E3156"/>
    <w:rsid w:val="008E3193"/>
    <w:rsid w:val="008E331D"/>
    <w:rsid w:val="008E3349"/>
    <w:rsid w:val="008E334A"/>
    <w:rsid w:val="008E36BD"/>
    <w:rsid w:val="008E3A1F"/>
    <w:rsid w:val="008E3BAD"/>
    <w:rsid w:val="008E3E45"/>
    <w:rsid w:val="008E4221"/>
    <w:rsid w:val="008E4301"/>
    <w:rsid w:val="008E43C3"/>
    <w:rsid w:val="008E43EB"/>
    <w:rsid w:val="008E4441"/>
    <w:rsid w:val="008E4572"/>
    <w:rsid w:val="008E45F1"/>
    <w:rsid w:val="008E462D"/>
    <w:rsid w:val="008E46E3"/>
    <w:rsid w:val="008E4905"/>
    <w:rsid w:val="008E4B4F"/>
    <w:rsid w:val="008E4B56"/>
    <w:rsid w:val="008E4C52"/>
    <w:rsid w:val="008E4E43"/>
    <w:rsid w:val="008E50EB"/>
    <w:rsid w:val="008E5161"/>
    <w:rsid w:val="008E51DB"/>
    <w:rsid w:val="008E5312"/>
    <w:rsid w:val="008E5487"/>
    <w:rsid w:val="008E5733"/>
    <w:rsid w:val="008E5A91"/>
    <w:rsid w:val="008E5E36"/>
    <w:rsid w:val="008E638C"/>
    <w:rsid w:val="008E63C0"/>
    <w:rsid w:val="008E63F3"/>
    <w:rsid w:val="008E6662"/>
    <w:rsid w:val="008E6792"/>
    <w:rsid w:val="008E6A0D"/>
    <w:rsid w:val="008E6A6D"/>
    <w:rsid w:val="008E6A9C"/>
    <w:rsid w:val="008E6E28"/>
    <w:rsid w:val="008E6E72"/>
    <w:rsid w:val="008E6EDF"/>
    <w:rsid w:val="008E6F8B"/>
    <w:rsid w:val="008E6FFE"/>
    <w:rsid w:val="008E7103"/>
    <w:rsid w:val="008E7210"/>
    <w:rsid w:val="008E7215"/>
    <w:rsid w:val="008E7290"/>
    <w:rsid w:val="008E72F3"/>
    <w:rsid w:val="008E7333"/>
    <w:rsid w:val="008E73A5"/>
    <w:rsid w:val="008E73F5"/>
    <w:rsid w:val="008E743D"/>
    <w:rsid w:val="008E75AB"/>
    <w:rsid w:val="008E78EB"/>
    <w:rsid w:val="008F00BB"/>
    <w:rsid w:val="008F0172"/>
    <w:rsid w:val="008F01A0"/>
    <w:rsid w:val="008F0314"/>
    <w:rsid w:val="008F05E1"/>
    <w:rsid w:val="008F0761"/>
    <w:rsid w:val="008F077A"/>
    <w:rsid w:val="008F07B8"/>
    <w:rsid w:val="008F0881"/>
    <w:rsid w:val="008F092D"/>
    <w:rsid w:val="008F0A3B"/>
    <w:rsid w:val="008F0B03"/>
    <w:rsid w:val="008F0D49"/>
    <w:rsid w:val="008F0D50"/>
    <w:rsid w:val="008F0D67"/>
    <w:rsid w:val="008F0F10"/>
    <w:rsid w:val="008F1227"/>
    <w:rsid w:val="008F13B0"/>
    <w:rsid w:val="008F14C2"/>
    <w:rsid w:val="008F15F1"/>
    <w:rsid w:val="008F1859"/>
    <w:rsid w:val="008F18BC"/>
    <w:rsid w:val="008F18C3"/>
    <w:rsid w:val="008F1A81"/>
    <w:rsid w:val="008F1AFE"/>
    <w:rsid w:val="008F1C7F"/>
    <w:rsid w:val="008F1CA0"/>
    <w:rsid w:val="008F1F50"/>
    <w:rsid w:val="008F1F8D"/>
    <w:rsid w:val="008F20DE"/>
    <w:rsid w:val="008F2110"/>
    <w:rsid w:val="008F217B"/>
    <w:rsid w:val="008F219F"/>
    <w:rsid w:val="008F21F4"/>
    <w:rsid w:val="008F2302"/>
    <w:rsid w:val="008F26C7"/>
    <w:rsid w:val="008F2790"/>
    <w:rsid w:val="008F291F"/>
    <w:rsid w:val="008F2D08"/>
    <w:rsid w:val="008F2DCC"/>
    <w:rsid w:val="008F2E4D"/>
    <w:rsid w:val="008F2ECC"/>
    <w:rsid w:val="008F304B"/>
    <w:rsid w:val="008F3232"/>
    <w:rsid w:val="008F3378"/>
    <w:rsid w:val="008F33AA"/>
    <w:rsid w:val="008F3589"/>
    <w:rsid w:val="008F35BB"/>
    <w:rsid w:val="008F3A7B"/>
    <w:rsid w:val="008F3AA1"/>
    <w:rsid w:val="008F4244"/>
    <w:rsid w:val="008F42A5"/>
    <w:rsid w:val="008F42E5"/>
    <w:rsid w:val="008F43AC"/>
    <w:rsid w:val="008F451E"/>
    <w:rsid w:val="008F467A"/>
    <w:rsid w:val="008F48D3"/>
    <w:rsid w:val="008F4998"/>
    <w:rsid w:val="008F4A83"/>
    <w:rsid w:val="008F4B40"/>
    <w:rsid w:val="008F4B4F"/>
    <w:rsid w:val="008F4B80"/>
    <w:rsid w:val="008F4F3A"/>
    <w:rsid w:val="008F50CF"/>
    <w:rsid w:val="008F517D"/>
    <w:rsid w:val="008F51E6"/>
    <w:rsid w:val="008F5213"/>
    <w:rsid w:val="008F53D6"/>
    <w:rsid w:val="008F560C"/>
    <w:rsid w:val="008F56A8"/>
    <w:rsid w:val="008F5713"/>
    <w:rsid w:val="008F589A"/>
    <w:rsid w:val="008F58CF"/>
    <w:rsid w:val="008F5968"/>
    <w:rsid w:val="008F5B99"/>
    <w:rsid w:val="008F5C7E"/>
    <w:rsid w:val="008F5C9C"/>
    <w:rsid w:val="008F5E0B"/>
    <w:rsid w:val="008F60EF"/>
    <w:rsid w:val="008F61CB"/>
    <w:rsid w:val="008F61D0"/>
    <w:rsid w:val="008F625C"/>
    <w:rsid w:val="008F6451"/>
    <w:rsid w:val="008F64C5"/>
    <w:rsid w:val="008F655D"/>
    <w:rsid w:val="008F6647"/>
    <w:rsid w:val="008F6792"/>
    <w:rsid w:val="008F6841"/>
    <w:rsid w:val="008F6843"/>
    <w:rsid w:val="008F6939"/>
    <w:rsid w:val="008F699F"/>
    <w:rsid w:val="008F6A12"/>
    <w:rsid w:val="008F6A9C"/>
    <w:rsid w:val="008F6B35"/>
    <w:rsid w:val="008F6E4A"/>
    <w:rsid w:val="008F6EA3"/>
    <w:rsid w:val="008F6F2F"/>
    <w:rsid w:val="008F6F4C"/>
    <w:rsid w:val="008F6F9D"/>
    <w:rsid w:val="008F7175"/>
    <w:rsid w:val="008F7191"/>
    <w:rsid w:val="008F71FA"/>
    <w:rsid w:val="008F72DE"/>
    <w:rsid w:val="008F73CE"/>
    <w:rsid w:val="008F7405"/>
    <w:rsid w:val="008F7520"/>
    <w:rsid w:val="008F7551"/>
    <w:rsid w:val="008F75E5"/>
    <w:rsid w:val="008F763A"/>
    <w:rsid w:val="008F7800"/>
    <w:rsid w:val="008F7A3C"/>
    <w:rsid w:val="008F7A6B"/>
    <w:rsid w:val="008F7AA8"/>
    <w:rsid w:val="008F7E63"/>
    <w:rsid w:val="00900212"/>
    <w:rsid w:val="00900478"/>
    <w:rsid w:val="00900799"/>
    <w:rsid w:val="009007BB"/>
    <w:rsid w:val="00900882"/>
    <w:rsid w:val="009008B9"/>
    <w:rsid w:val="00900943"/>
    <w:rsid w:val="00900A20"/>
    <w:rsid w:val="00900BEC"/>
    <w:rsid w:val="00900C33"/>
    <w:rsid w:val="00900C87"/>
    <w:rsid w:val="00900EA9"/>
    <w:rsid w:val="00901076"/>
    <w:rsid w:val="009011E5"/>
    <w:rsid w:val="00901275"/>
    <w:rsid w:val="009013CC"/>
    <w:rsid w:val="00901566"/>
    <w:rsid w:val="009015A0"/>
    <w:rsid w:val="0090163D"/>
    <w:rsid w:val="009017E3"/>
    <w:rsid w:val="009019A1"/>
    <w:rsid w:val="009019C2"/>
    <w:rsid w:val="00901F50"/>
    <w:rsid w:val="00901FFC"/>
    <w:rsid w:val="009020BF"/>
    <w:rsid w:val="009021C2"/>
    <w:rsid w:val="00902247"/>
    <w:rsid w:val="009022CE"/>
    <w:rsid w:val="0090255F"/>
    <w:rsid w:val="009026B3"/>
    <w:rsid w:val="009026C6"/>
    <w:rsid w:val="00902980"/>
    <w:rsid w:val="00902A95"/>
    <w:rsid w:val="00902BF1"/>
    <w:rsid w:val="00902C6B"/>
    <w:rsid w:val="00902C76"/>
    <w:rsid w:val="00902DB8"/>
    <w:rsid w:val="00902E2C"/>
    <w:rsid w:val="00902E6E"/>
    <w:rsid w:val="0090314C"/>
    <w:rsid w:val="00903151"/>
    <w:rsid w:val="00903162"/>
    <w:rsid w:val="009033D5"/>
    <w:rsid w:val="009035DD"/>
    <w:rsid w:val="009037DD"/>
    <w:rsid w:val="00903841"/>
    <w:rsid w:val="00903846"/>
    <w:rsid w:val="00903A69"/>
    <w:rsid w:val="00903A81"/>
    <w:rsid w:val="00903C59"/>
    <w:rsid w:val="00903CCB"/>
    <w:rsid w:val="00903FD0"/>
    <w:rsid w:val="0090400D"/>
    <w:rsid w:val="00904014"/>
    <w:rsid w:val="00904164"/>
    <w:rsid w:val="009041AC"/>
    <w:rsid w:val="0090420B"/>
    <w:rsid w:val="00904351"/>
    <w:rsid w:val="00904456"/>
    <w:rsid w:val="0090467E"/>
    <w:rsid w:val="00904721"/>
    <w:rsid w:val="0090476E"/>
    <w:rsid w:val="00904A58"/>
    <w:rsid w:val="00904C33"/>
    <w:rsid w:val="00904CA1"/>
    <w:rsid w:val="00904CD2"/>
    <w:rsid w:val="0090504E"/>
    <w:rsid w:val="009050AA"/>
    <w:rsid w:val="009051BF"/>
    <w:rsid w:val="00905239"/>
    <w:rsid w:val="0090530E"/>
    <w:rsid w:val="009057BE"/>
    <w:rsid w:val="009057E3"/>
    <w:rsid w:val="009058A2"/>
    <w:rsid w:val="009058BD"/>
    <w:rsid w:val="0090598D"/>
    <w:rsid w:val="009059DF"/>
    <w:rsid w:val="00905BFF"/>
    <w:rsid w:val="00905E12"/>
    <w:rsid w:val="00906138"/>
    <w:rsid w:val="009061BD"/>
    <w:rsid w:val="00906242"/>
    <w:rsid w:val="00906261"/>
    <w:rsid w:val="00906348"/>
    <w:rsid w:val="0090652F"/>
    <w:rsid w:val="00906607"/>
    <w:rsid w:val="00906707"/>
    <w:rsid w:val="009067F2"/>
    <w:rsid w:val="0090684D"/>
    <w:rsid w:val="00906A31"/>
    <w:rsid w:val="00906C07"/>
    <w:rsid w:val="00906D32"/>
    <w:rsid w:val="00906DC8"/>
    <w:rsid w:val="00906EFC"/>
    <w:rsid w:val="0090709E"/>
    <w:rsid w:val="009071D2"/>
    <w:rsid w:val="00907276"/>
    <w:rsid w:val="009072F2"/>
    <w:rsid w:val="009072FB"/>
    <w:rsid w:val="009073FC"/>
    <w:rsid w:val="009074CA"/>
    <w:rsid w:val="009074FC"/>
    <w:rsid w:val="009075C4"/>
    <w:rsid w:val="009077E2"/>
    <w:rsid w:val="009079FD"/>
    <w:rsid w:val="00907A33"/>
    <w:rsid w:val="00907BEA"/>
    <w:rsid w:val="00907BEE"/>
    <w:rsid w:val="00907EFD"/>
    <w:rsid w:val="009100B3"/>
    <w:rsid w:val="009102E8"/>
    <w:rsid w:val="009103DF"/>
    <w:rsid w:val="009103FC"/>
    <w:rsid w:val="00910517"/>
    <w:rsid w:val="009105DB"/>
    <w:rsid w:val="009105FC"/>
    <w:rsid w:val="009108F2"/>
    <w:rsid w:val="0091095B"/>
    <w:rsid w:val="00910AC7"/>
    <w:rsid w:val="00910B3A"/>
    <w:rsid w:val="00910C3E"/>
    <w:rsid w:val="00910D5A"/>
    <w:rsid w:val="00910DCE"/>
    <w:rsid w:val="00910F59"/>
    <w:rsid w:val="009110E0"/>
    <w:rsid w:val="009111EC"/>
    <w:rsid w:val="00911297"/>
    <w:rsid w:val="0091159C"/>
    <w:rsid w:val="009116BF"/>
    <w:rsid w:val="0091184E"/>
    <w:rsid w:val="0091186F"/>
    <w:rsid w:val="009118B2"/>
    <w:rsid w:val="009119A8"/>
    <w:rsid w:val="00911A2A"/>
    <w:rsid w:val="00911A8B"/>
    <w:rsid w:val="00911B32"/>
    <w:rsid w:val="0091217E"/>
    <w:rsid w:val="0091220E"/>
    <w:rsid w:val="00912350"/>
    <w:rsid w:val="00912429"/>
    <w:rsid w:val="00912595"/>
    <w:rsid w:val="009126F1"/>
    <w:rsid w:val="009126F3"/>
    <w:rsid w:val="00912B07"/>
    <w:rsid w:val="00912CCF"/>
    <w:rsid w:val="00912DA1"/>
    <w:rsid w:val="00912F23"/>
    <w:rsid w:val="00912FCA"/>
    <w:rsid w:val="00913041"/>
    <w:rsid w:val="00913440"/>
    <w:rsid w:val="00913477"/>
    <w:rsid w:val="00913485"/>
    <w:rsid w:val="00913540"/>
    <w:rsid w:val="009135FE"/>
    <w:rsid w:val="00913654"/>
    <w:rsid w:val="009139E6"/>
    <w:rsid w:val="00913B59"/>
    <w:rsid w:val="00913B99"/>
    <w:rsid w:val="00913C48"/>
    <w:rsid w:val="00913D6A"/>
    <w:rsid w:val="00913D7B"/>
    <w:rsid w:val="00913F32"/>
    <w:rsid w:val="00914066"/>
    <w:rsid w:val="009142F0"/>
    <w:rsid w:val="009143BC"/>
    <w:rsid w:val="00914520"/>
    <w:rsid w:val="0091462A"/>
    <w:rsid w:val="00914636"/>
    <w:rsid w:val="009146AB"/>
    <w:rsid w:val="009146C4"/>
    <w:rsid w:val="0091472E"/>
    <w:rsid w:val="009147D8"/>
    <w:rsid w:val="00914902"/>
    <w:rsid w:val="0091497C"/>
    <w:rsid w:val="00914AF9"/>
    <w:rsid w:val="00914BAA"/>
    <w:rsid w:val="009150C5"/>
    <w:rsid w:val="009150F5"/>
    <w:rsid w:val="00915166"/>
    <w:rsid w:val="0091516F"/>
    <w:rsid w:val="00915613"/>
    <w:rsid w:val="0091561C"/>
    <w:rsid w:val="00915776"/>
    <w:rsid w:val="0091582B"/>
    <w:rsid w:val="00915858"/>
    <w:rsid w:val="0091587E"/>
    <w:rsid w:val="009158D4"/>
    <w:rsid w:val="0091593E"/>
    <w:rsid w:val="00915A98"/>
    <w:rsid w:val="00915D2A"/>
    <w:rsid w:val="00915D7C"/>
    <w:rsid w:val="00915DC1"/>
    <w:rsid w:val="00915E1E"/>
    <w:rsid w:val="009160A8"/>
    <w:rsid w:val="009161B0"/>
    <w:rsid w:val="00916212"/>
    <w:rsid w:val="00916226"/>
    <w:rsid w:val="00916280"/>
    <w:rsid w:val="00916291"/>
    <w:rsid w:val="00916437"/>
    <w:rsid w:val="009165CF"/>
    <w:rsid w:val="009166CE"/>
    <w:rsid w:val="009168ED"/>
    <w:rsid w:val="00916A0C"/>
    <w:rsid w:val="00916C78"/>
    <w:rsid w:val="00916C7A"/>
    <w:rsid w:val="00917032"/>
    <w:rsid w:val="009170D0"/>
    <w:rsid w:val="0091711A"/>
    <w:rsid w:val="0091716D"/>
    <w:rsid w:val="009171AB"/>
    <w:rsid w:val="009171C6"/>
    <w:rsid w:val="00917646"/>
    <w:rsid w:val="009176E1"/>
    <w:rsid w:val="00917791"/>
    <w:rsid w:val="00917958"/>
    <w:rsid w:val="00917964"/>
    <w:rsid w:val="00917B6C"/>
    <w:rsid w:val="00917B92"/>
    <w:rsid w:val="009204BE"/>
    <w:rsid w:val="00920516"/>
    <w:rsid w:val="0092053C"/>
    <w:rsid w:val="009205AB"/>
    <w:rsid w:val="00920752"/>
    <w:rsid w:val="00920B15"/>
    <w:rsid w:val="00920C4E"/>
    <w:rsid w:val="00920DEA"/>
    <w:rsid w:val="00920F7C"/>
    <w:rsid w:val="00921346"/>
    <w:rsid w:val="0092162A"/>
    <w:rsid w:val="0092171A"/>
    <w:rsid w:val="00921887"/>
    <w:rsid w:val="0092197A"/>
    <w:rsid w:val="00921A6E"/>
    <w:rsid w:val="00921AA3"/>
    <w:rsid w:val="00921B59"/>
    <w:rsid w:val="00921B8F"/>
    <w:rsid w:val="00921E73"/>
    <w:rsid w:val="00921EF5"/>
    <w:rsid w:val="00921FE4"/>
    <w:rsid w:val="0092212D"/>
    <w:rsid w:val="00922193"/>
    <w:rsid w:val="009223F7"/>
    <w:rsid w:val="0092245E"/>
    <w:rsid w:val="0092255A"/>
    <w:rsid w:val="00922616"/>
    <w:rsid w:val="009226A1"/>
    <w:rsid w:val="009226A6"/>
    <w:rsid w:val="00922771"/>
    <w:rsid w:val="009227DA"/>
    <w:rsid w:val="009228D4"/>
    <w:rsid w:val="009229BC"/>
    <w:rsid w:val="00922B66"/>
    <w:rsid w:val="00922BF6"/>
    <w:rsid w:val="00922E26"/>
    <w:rsid w:val="00922E35"/>
    <w:rsid w:val="00923197"/>
    <w:rsid w:val="009232F0"/>
    <w:rsid w:val="0092350D"/>
    <w:rsid w:val="00923590"/>
    <w:rsid w:val="009237C9"/>
    <w:rsid w:val="009238A6"/>
    <w:rsid w:val="00923C5A"/>
    <w:rsid w:val="00923C6F"/>
    <w:rsid w:val="00923CBF"/>
    <w:rsid w:val="00923D9C"/>
    <w:rsid w:val="00923DB6"/>
    <w:rsid w:val="00923E20"/>
    <w:rsid w:val="00923E40"/>
    <w:rsid w:val="00923F62"/>
    <w:rsid w:val="0092404B"/>
    <w:rsid w:val="00924177"/>
    <w:rsid w:val="00924192"/>
    <w:rsid w:val="00924430"/>
    <w:rsid w:val="009245AE"/>
    <w:rsid w:val="00924819"/>
    <w:rsid w:val="00924A76"/>
    <w:rsid w:val="00924A93"/>
    <w:rsid w:val="00924B13"/>
    <w:rsid w:val="00924E7B"/>
    <w:rsid w:val="00924EAE"/>
    <w:rsid w:val="00924EE5"/>
    <w:rsid w:val="00924F61"/>
    <w:rsid w:val="00924FE0"/>
    <w:rsid w:val="00925012"/>
    <w:rsid w:val="009250B0"/>
    <w:rsid w:val="009251B1"/>
    <w:rsid w:val="00925447"/>
    <w:rsid w:val="0092547B"/>
    <w:rsid w:val="00925562"/>
    <w:rsid w:val="00925680"/>
    <w:rsid w:val="009256BB"/>
    <w:rsid w:val="0092571E"/>
    <w:rsid w:val="00925737"/>
    <w:rsid w:val="00925898"/>
    <w:rsid w:val="00925915"/>
    <w:rsid w:val="009259B3"/>
    <w:rsid w:val="009259E1"/>
    <w:rsid w:val="00925AC8"/>
    <w:rsid w:val="00925B6A"/>
    <w:rsid w:val="00925B99"/>
    <w:rsid w:val="00925C62"/>
    <w:rsid w:val="00925D2D"/>
    <w:rsid w:val="00925DE4"/>
    <w:rsid w:val="00925F2B"/>
    <w:rsid w:val="0092601A"/>
    <w:rsid w:val="00926148"/>
    <w:rsid w:val="0092618C"/>
    <w:rsid w:val="009262AF"/>
    <w:rsid w:val="00926371"/>
    <w:rsid w:val="00926399"/>
    <w:rsid w:val="00926422"/>
    <w:rsid w:val="0092652A"/>
    <w:rsid w:val="0092667D"/>
    <w:rsid w:val="009266DC"/>
    <w:rsid w:val="009266EA"/>
    <w:rsid w:val="00926727"/>
    <w:rsid w:val="0092686A"/>
    <w:rsid w:val="0092699D"/>
    <w:rsid w:val="009269DA"/>
    <w:rsid w:val="00926B14"/>
    <w:rsid w:val="00926BA1"/>
    <w:rsid w:val="00926C7C"/>
    <w:rsid w:val="00926D4F"/>
    <w:rsid w:val="00926DAB"/>
    <w:rsid w:val="00926F37"/>
    <w:rsid w:val="00927196"/>
    <w:rsid w:val="0092720E"/>
    <w:rsid w:val="0092728D"/>
    <w:rsid w:val="009274BA"/>
    <w:rsid w:val="00927505"/>
    <w:rsid w:val="00927716"/>
    <w:rsid w:val="00927AE9"/>
    <w:rsid w:val="00927AF1"/>
    <w:rsid w:val="00927B65"/>
    <w:rsid w:val="00927B90"/>
    <w:rsid w:val="00927BE2"/>
    <w:rsid w:val="00927D3C"/>
    <w:rsid w:val="00927DD6"/>
    <w:rsid w:val="00927F68"/>
    <w:rsid w:val="00927FCA"/>
    <w:rsid w:val="00927FE4"/>
    <w:rsid w:val="009301EB"/>
    <w:rsid w:val="009304E4"/>
    <w:rsid w:val="0093057F"/>
    <w:rsid w:val="00930666"/>
    <w:rsid w:val="00930D3F"/>
    <w:rsid w:val="00930DFD"/>
    <w:rsid w:val="00930E12"/>
    <w:rsid w:val="00930F80"/>
    <w:rsid w:val="00930FE0"/>
    <w:rsid w:val="00931270"/>
    <w:rsid w:val="009312B4"/>
    <w:rsid w:val="009312D8"/>
    <w:rsid w:val="00931394"/>
    <w:rsid w:val="00931918"/>
    <w:rsid w:val="00931932"/>
    <w:rsid w:val="009319BF"/>
    <w:rsid w:val="00931AAE"/>
    <w:rsid w:val="00931C67"/>
    <w:rsid w:val="00931DB7"/>
    <w:rsid w:val="00931DE5"/>
    <w:rsid w:val="00931E17"/>
    <w:rsid w:val="009322FE"/>
    <w:rsid w:val="00932317"/>
    <w:rsid w:val="00932479"/>
    <w:rsid w:val="00932540"/>
    <w:rsid w:val="0093268A"/>
    <w:rsid w:val="009326EA"/>
    <w:rsid w:val="00932794"/>
    <w:rsid w:val="009329AA"/>
    <w:rsid w:val="00932AB2"/>
    <w:rsid w:val="00932B6D"/>
    <w:rsid w:val="00932D3B"/>
    <w:rsid w:val="00932E9A"/>
    <w:rsid w:val="00932EAE"/>
    <w:rsid w:val="0093319B"/>
    <w:rsid w:val="009331FD"/>
    <w:rsid w:val="00933221"/>
    <w:rsid w:val="00933250"/>
    <w:rsid w:val="00933412"/>
    <w:rsid w:val="00933433"/>
    <w:rsid w:val="00933506"/>
    <w:rsid w:val="00933517"/>
    <w:rsid w:val="009336BB"/>
    <w:rsid w:val="0093381E"/>
    <w:rsid w:val="00933882"/>
    <w:rsid w:val="009338D8"/>
    <w:rsid w:val="009338F6"/>
    <w:rsid w:val="009339C5"/>
    <w:rsid w:val="00933AC0"/>
    <w:rsid w:val="00933E1A"/>
    <w:rsid w:val="00933E35"/>
    <w:rsid w:val="00933F9E"/>
    <w:rsid w:val="00933FCC"/>
    <w:rsid w:val="00933FF5"/>
    <w:rsid w:val="00934068"/>
    <w:rsid w:val="00934161"/>
    <w:rsid w:val="00934202"/>
    <w:rsid w:val="009347CF"/>
    <w:rsid w:val="009347EC"/>
    <w:rsid w:val="00934990"/>
    <w:rsid w:val="00934BA6"/>
    <w:rsid w:val="00934BE3"/>
    <w:rsid w:val="00934C0E"/>
    <w:rsid w:val="00934D4F"/>
    <w:rsid w:val="00934F09"/>
    <w:rsid w:val="009350D4"/>
    <w:rsid w:val="00935394"/>
    <w:rsid w:val="00935420"/>
    <w:rsid w:val="009354C0"/>
    <w:rsid w:val="009354D1"/>
    <w:rsid w:val="009356DB"/>
    <w:rsid w:val="0093575A"/>
    <w:rsid w:val="009357A9"/>
    <w:rsid w:val="0093591D"/>
    <w:rsid w:val="009359C5"/>
    <w:rsid w:val="00935A3B"/>
    <w:rsid w:val="00935AE2"/>
    <w:rsid w:val="00935B14"/>
    <w:rsid w:val="00935BAA"/>
    <w:rsid w:val="00935F62"/>
    <w:rsid w:val="0093600A"/>
    <w:rsid w:val="00936312"/>
    <w:rsid w:val="0093637A"/>
    <w:rsid w:val="00936402"/>
    <w:rsid w:val="0093643F"/>
    <w:rsid w:val="009365E2"/>
    <w:rsid w:val="00936AC6"/>
    <w:rsid w:val="00936CB8"/>
    <w:rsid w:val="00936CEC"/>
    <w:rsid w:val="00936F1A"/>
    <w:rsid w:val="009370AE"/>
    <w:rsid w:val="00937195"/>
    <w:rsid w:val="00937381"/>
    <w:rsid w:val="00937411"/>
    <w:rsid w:val="009374C6"/>
    <w:rsid w:val="009374E2"/>
    <w:rsid w:val="0093759E"/>
    <w:rsid w:val="00937754"/>
    <w:rsid w:val="009377BF"/>
    <w:rsid w:val="009378DB"/>
    <w:rsid w:val="0093795A"/>
    <w:rsid w:val="00937997"/>
    <w:rsid w:val="00937AB3"/>
    <w:rsid w:val="00937ACA"/>
    <w:rsid w:val="00937BEF"/>
    <w:rsid w:val="00937EC7"/>
    <w:rsid w:val="00937FD9"/>
    <w:rsid w:val="009400A0"/>
    <w:rsid w:val="00940264"/>
    <w:rsid w:val="00940333"/>
    <w:rsid w:val="0094049E"/>
    <w:rsid w:val="0094050E"/>
    <w:rsid w:val="009405B3"/>
    <w:rsid w:val="0094061A"/>
    <w:rsid w:val="0094089E"/>
    <w:rsid w:val="009408E7"/>
    <w:rsid w:val="009409DF"/>
    <w:rsid w:val="00940ABA"/>
    <w:rsid w:val="00940C54"/>
    <w:rsid w:val="00940D02"/>
    <w:rsid w:val="00940D6A"/>
    <w:rsid w:val="00940DCE"/>
    <w:rsid w:val="00940E5A"/>
    <w:rsid w:val="0094134E"/>
    <w:rsid w:val="009415B2"/>
    <w:rsid w:val="00941628"/>
    <w:rsid w:val="00941779"/>
    <w:rsid w:val="009418BB"/>
    <w:rsid w:val="009418F9"/>
    <w:rsid w:val="0094192A"/>
    <w:rsid w:val="00941A6B"/>
    <w:rsid w:val="00941CB0"/>
    <w:rsid w:val="00941CB3"/>
    <w:rsid w:val="00941E8D"/>
    <w:rsid w:val="00942183"/>
    <w:rsid w:val="00942339"/>
    <w:rsid w:val="00942379"/>
    <w:rsid w:val="00942444"/>
    <w:rsid w:val="0094244A"/>
    <w:rsid w:val="00942654"/>
    <w:rsid w:val="00942860"/>
    <w:rsid w:val="009429EA"/>
    <w:rsid w:val="00942A8E"/>
    <w:rsid w:val="00942B05"/>
    <w:rsid w:val="00942CA7"/>
    <w:rsid w:val="00942DC3"/>
    <w:rsid w:val="00942DE0"/>
    <w:rsid w:val="00942DF7"/>
    <w:rsid w:val="00943244"/>
    <w:rsid w:val="0094325E"/>
    <w:rsid w:val="009432FF"/>
    <w:rsid w:val="0094342E"/>
    <w:rsid w:val="009434D2"/>
    <w:rsid w:val="0094356F"/>
    <w:rsid w:val="00943600"/>
    <w:rsid w:val="00943665"/>
    <w:rsid w:val="00943769"/>
    <w:rsid w:val="0094395E"/>
    <w:rsid w:val="00943BD1"/>
    <w:rsid w:val="00943D12"/>
    <w:rsid w:val="0094448C"/>
    <w:rsid w:val="00944649"/>
    <w:rsid w:val="009447C4"/>
    <w:rsid w:val="00944C3D"/>
    <w:rsid w:val="00944C8D"/>
    <w:rsid w:val="00944E54"/>
    <w:rsid w:val="00944FB0"/>
    <w:rsid w:val="00945197"/>
    <w:rsid w:val="009452A2"/>
    <w:rsid w:val="00945388"/>
    <w:rsid w:val="009454A2"/>
    <w:rsid w:val="0094552E"/>
    <w:rsid w:val="00945539"/>
    <w:rsid w:val="00945565"/>
    <w:rsid w:val="0094564C"/>
    <w:rsid w:val="00945650"/>
    <w:rsid w:val="00945728"/>
    <w:rsid w:val="0094586B"/>
    <w:rsid w:val="00945A54"/>
    <w:rsid w:val="00945D8C"/>
    <w:rsid w:val="00945D97"/>
    <w:rsid w:val="00945E4C"/>
    <w:rsid w:val="00945F17"/>
    <w:rsid w:val="00946049"/>
    <w:rsid w:val="00946130"/>
    <w:rsid w:val="00946646"/>
    <w:rsid w:val="009467CA"/>
    <w:rsid w:val="00946B23"/>
    <w:rsid w:val="00946B3C"/>
    <w:rsid w:val="00946BEA"/>
    <w:rsid w:val="00946C05"/>
    <w:rsid w:val="00946DAC"/>
    <w:rsid w:val="00946F01"/>
    <w:rsid w:val="009470C4"/>
    <w:rsid w:val="009470F7"/>
    <w:rsid w:val="009473B0"/>
    <w:rsid w:val="00947412"/>
    <w:rsid w:val="00947489"/>
    <w:rsid w:val="0094748B"/>
    <w:rsid w:val="00947523"/>
    <w:rsid w:val="00947BF1"/>
    <w:rsid w:val="00947E97"/>
    <w:rsid w:val="00950029"/>
    <w:rsid w:val="009501BA"/>
    <w:rsid w:val="009503A4"/>
    <w:rsid w:val="009507F2"/>
    <w:rsid w:val="0095096D"/>
    <w:rsid w:val="00950C34"/>
    <w:rsid w:val="00950C4A"/>
    <w:rsid w:val="00950D34"/>
    <w:rsid w:val="00950FB8"/>
    <w:rsid w:val="0095148E"/>
    <w:rsid w:val="00951504"/>
    <w:rsid w:val="009515BA"/>
    <w:rsid w:val="00951955"/>
    <w:rsid w:val="00951992"/>
    <w:rsid w:val="00951AFC"/>
    <w:rsid w:val="00951B9B"/>
    <w:rsid w:val="00951C24"/>
    <w:rsid w:val="00951C64"/>
    <w:rsid w:val="00951DDD"/>
    <w:rsid w:val="00952078"/>
    <w:rsid w:val="00952152"/>
    <w:rsid w:val="009522B0"/>
    <w:rsid w:val="00952324"/>
    <w:rsid w:val="0095237F"/>
    <w:rsid w:val="0095246A"/>
    <w:rsid w:val="009525E7"/>
    <w:rsid w:val="0095282F"/>
    <w:rsid w:val="009528FD"/>
    <w:rsid w:val="009529BC"/>
    <w:rsid w:val="00952A8F"/>
    <w:rsid w:val="00952B7C"/>
    <w:rsid w:val="00952B7D"/>
    <w:rsid w:val="00952BC2"/>
    <w:rsid w:val="00952BC4"/>
    <w:rsid w:val="00952C44"/>
    <w:rsid w:val="00952C70"/>
    <w:rsid w:val="00952CC4"/>
    <w:rsid w:val="00952CEF"/>
    <w:rsid w:val="00952CF3"/>
    <w:rsid w:val="00952E87"/>
    <w:rsid w:val="00952FD7"/>
    <w:rsid w:val="00952FE6"/>
    <w:rsid w:val="00953330"/>
    <w:rsid w:val="009533EE"/>
    <w:rsid w:val="00953424"/>
    <w:rsid w:val="009537AB"/>
    <w:rsid w:val="00953866"/>
    <w:rsid w:val="0095396E"/>
    <w:rsid w:val="00953AD2"/>
    <w:rsid w:val="00953B5E"/>
    <w:rsid w:val="00953BD8"/>
    <w:rsid w:val="00953C37"/>
    <w:rsid w:val="00953D41"/>
    <w:rsid w:val="00953EA1"/>
    <w:rsid w:val="00954149"/>
    <w:rsid w:val="00954291"/>
    <w:rsid w:val="00954341"/>
    <w:rsid w:val="00954389"/>
    <w:rsid w:val="0095477D"/>
    <w:rsid w:val="00954BC6"/>
    <w:rsid w:val="00954C11"/>
    <w:rsid w:val="00954C36"/>
    <w:rsid w:val="00954C5A"/>
    <w:rsid w:val="00954F2E"/>
    <w:rsid w:val="0095506B"/>
    <w:rsid w:val="00955246"/>
    <w:rsid w:val="00955460"/>
    <w:rsid w:val="0095573D"/>
    <w:rsid w:val="009557DC"/>
    <w:rsid w:val="0095591A"/>
    <w:rsid w:val="00955962"/>
    <w:rsid w:val="00955CF1"/>
    <w:rsid w:val="00955CF7"/>
    <w:rsid w:val="00955E05"/>
    <w:rsid w:val="00955F02"/>
    <w:rsid w:val="00955F59"/>
    <w:rsid w:val="00956320"/>
    <w:rsid w:val="0095658F"/>
    <w:rsid w:val="009565A0"/>
    <w:rsid w:val="0095676B"/>
    <w:rsid w:val="00956781"/>
    <w:rsid w:val="009567DF"/>
    <w:rsid w:val="009567FA"/>
    <w:rsid w:val="00956898"/>
    <w:rsid w:val="00956B6F"/>
    <w:rsid w:val="00956CAE"/>
    <w:rsid w:val="00956D8D"/>
    <w:rsid w:val="00956DB0"/>
    <w:rsid w:val="00956DCE"/>
    <w:rsid w:val="00957049"/>
    <w:rsid w:val="00957115"/>
    <w:rsid w:val="0095739B"/>
    <w:rsid w:val="00957446"/>
    <w:rsid w:val="00957509"/>
    <w:rsid w:val="00957642"/>
    <w:rsid w:val="0095766B"/>
    <w:rsid w:val="00957771"/>
    <w:rsid w:val="009578DF"/>
    <w:rsid w:val="00957993"/>
    <w:rsid w:val="009579EC"/>
    <w:rsid w:val="00957A0D"/>
    <w:rsid w:val="00957D95"/>
    <w:rsid w:val="00957DE8"/>
    <w:rsid w:val="00957F75"/>
    <w:rsid w:val="009600FB"/>
    <w:rsid w:val="009602A4"/>
    <w:rsid w:val="00960363"/>
    <w:rsid w:val="00960471"/>
    <w:rsid w:val="009605F4"/>
    <w:rsid w:val="0096062A"/>
    <w:rsid w:val="009606A6"/>
    <w:rsid w:val="00960802"/>
    <w:rsid w:val="00960878"/>
    <w:rsid w:val="00960907"/>
    <w:rsid w:val="00960A5A"/>
    <w:rsid w:val="00960A63"/>
    <w:rsid w:val="00960A87"/>
    <w:rsid w:val="00960AAD"/>
    <w:rsid w:val="00960C54"/>
    <w:rsid w:val="00960D58"/>
    <w:rsid w:val="00960E02"/>
    <w:rsid w:val="00960E80"/>
    <w:rsid w:val="00960F3C"/>
    <w:rsid w:val="00960F6D"/>
    <w:rsid w:val="00960F78"/>
    <w:rsid w:val="00961018"/>
    <w:rsid w:val="009610CB"/>
    <w:rsid w:val="00961268"/>
    <w:rsid w:val="009612A9"/>
    <w:rsid w:val="0096141E"/>
    <w:rsid w:val="00961545"/>
    <w:rsid w:val="0096163E"/>
    <w:rsid w:val="00961680"/>
    <w:rsid w:val="00961690"/>
    <w:rsid w:val="00961708"/>
    <w:rsid w:val="009617DD"/>
    <w:rsid w:val="0096180D"/>
    <w:rsid w:val="00961881"/>
    <w:rsid w:val="00961890"/>
    <w:rsid w:val="00961CCB"/>
    <w:rsid w:val="00961D8E"/>
    <w:rsid w:val="00961E84"/>
    <w:rsid w:val="00961F19"/>
    <w:rsid w:val="0096218E"/>
    <w:rsid w:val="00962420"/>
    <w:rsid w:val="00962497"/>
    <w:rsid w:val="009624AA"/>
    <w:rsid w:val="009628FB"/>
    <w:rsid w:val="00962C0A"/>
    <w:rsid w:val="00962C42"/>
    <w:rsid w:val="00962D64"/>
    <w:rsid w:val="00962DF5"/>
    <w:rsid w:val="00962E21"/>
    <w:rsid w:val="0096304E"/>
    <w:rsid w:val="0096305F"/>
    <w:rsid w:val="00963210"/>
    <w:rsid w:val="00963309"/>
    <w:rsid w:val="0096331D"/>
    <w:rsid w:val="009635EB"/>
    <w:rsid w:val="009636D9"/>
    <w:rsid w:val="0096374E"/>
    <w:rsid w:val="00963812"/>
    <w:rsid w:val="00963906"/>
    <w:rsid w:val="00963A76"/>
    <w:rsid w:val="00963BFB"/>
    <w:rsid w:val="00963C03"/>
    <w:rsid w:val="00963CDA"/>
    <w:rsid w:val="00963E97"/>
    <w:rsid w:val="009640B5"/>
    <w:rsid w:val="00964116"/>
    <w:rsid w:val="009644AD"/>
    <w:rsid w:val="009645C4"/>
    <w:rsid w:val="00964790"/>
    <w:rsid w:val="009647FD"/>
    <w:rsid w:val="00964879"/>
    <w:rsid w:val="00964909"/>
    <w:rsid w:val="00964A38"/>
    <w:rsid w:val="00964F05"/>
    <w:rsid w:val="009650A5"/>
    <w:rsid w:val="00965118"/>
    <w:rsid w:val="00965234"/>
    <w:rsid w:val="009652B5"/>
    <w:rsid w:val="00965325"/>
    <w:rsid w:val="009653C8"/>
    <w:rsid w:val="009654B2"/>
    <w:rsid w:val="00965733"/>
    <w:rsid w:val="009659E5"/>
    <w:rsid w:val="00965B01"/>
    <w:rsid w:val="00965C92"/>
    <w:rsid w:val="00965F66"/>
    <w:rsid w:val="00965F9E"/>
    <w:rsid w:val="00965FBA"/>
    <w:rsid w:val="00965FC0"/>
    <w:rsid w:val="00965FDD"/>
    <w:rsid w:val="00965FE1"/>
    <w:rsid w:val="0096600A"/>
    <w:rsid w:val="0096606B"/>
    <w:rsid w:val="00966311"/>
    <w:rsid w:val="00966331"/>
    <w:rsid w:val="009664DE"/>
    <w:rsid w:val="00966796"/>
    <w:rsid w:val="009668D6"/>
    <w:rsid w:val="00966A21"/>
    <w:rsid w:val="00966B2E"/>
    <w:rsid w:val="00966E4F"/>
    <w:rsid w:val="00966F3F"/>
    <w:rsid w:val="00966FE0"/>
    <w:rsid w:val="00967052"/>
    <w:rsid w:val="00967078"/>
    <w:rsid w:val="00967358"/>
    <w:rsid w:val="00967547"/>
    <w:rsid w:val="009675E9"/>
    <w:rsid w:val="0096760F"/>
    <w:rsid w:val="009676E0"/>
    <w:rsid w:val="009676F7"/>
    <w:rsid w:val="00967849"/>
    <w:rsid w:val="0096788A"/>
    <w:rsid w:val="00967C79"/>
    <w:rsid w:val="00967CAE"/>
    <w:rsid w:val="00967EDA"/>
    <w:rsid w:val="00967EE9"/>
    <w:rsid w:val="00967F93"/>
    <w:rsid w:val="009700A6"/>
    <w:rsid w:val="009700CB"/>
    <w:rsid w:val="00970310"/>
    <w:rsid w:val="009703B5"/>
    <w:rsid w:val="009704DF"/>
    <w:rsid w:val="00970609"/>
    <w:rsid w:val="00970754"/>
    <w:rsid w:val="00970792"/>
    <w:rsid w:val="00970874"/>
    <w:rsid w:val="00970A4C"/>
    <w:rsid w:val="00970AF5"/>
    <w:rsid w:val="00970D34"/>
    <w:rsid w:val="00970D35"/>
    <w:rsid w:val="00970E1C"/>
    <w:rsid w:val="00970E8C"/>
    <w:rsid w:val="00970F58"/>
    <w:rsid w:val="009711D6"/>
    <w:rsid w:val="00971379"/>
    <w:rsid w:val="00971440"/>
    <w:rsid w:val="0097145F"/>
    <w:rsid w:val="009714D7"/>
    <w:rsid w:val="0097154B"/>
    <w:rsid w:val="009717A1"/>
    <w:rsid w:val="009719DC"/>
    <w:rsid w:val="009719EF"/>
    <w:rsid w:val="00971A82"/>
    <w:rsid w:val="00971A96"/>
    <w:rsid w:val="00971D05"/>
    <w:rsid w:val="00971D39"/>
    <w:rsid w:val="00971DA3"/>
    <w:rsid w:val="00972056"/>
    <w:rsid w:val="009721BF"/>
    <w:rsid w:val="00972342"/>
    <w:rsid w:val="009724CF"/>
    <w:rsid w:val="0097266B"/>
    <w:rsid w:val="009727B3"/>
    <w:rsid w:val="00972898"/>
    <w:rsid w:val="0097289B"/>
    <w:rsid w:val="009728BF"/>
    <w:rsid w:val="009729BF"/>
    <w:rsid w:val="009729E4"/>
    <w:rsid w:val="00972A0E"/>
    <w:rsid w:val="00972A33"/>
    <w:rsid w:val="00972B55"/>
    <w:rsid w:val="00972C21"/>
    <w:rsid w:val="00972C6A"/>
    <w:rsid w:val="00972D7D"/>
    <w:rsid w:val="00972F0B"/>
    <w:rsid w:val="0097308F"/>
    <w:rsid w:val="00973211"/>
    <w:rsid w:val="00973358"/>
    <w:rsid w:val="0097337C"/>
    <w:rsid w:val="009734C8"/>
    <w:rsid w:val="009734DE"/>
    <w:rsid w:val="0097362A"/>
    <w:rsid w:val="00973756"/>
    <w:rsid w:val="009737A0"/>
    <w:rsid w:val="00973829"/>
    <w:rsid w:val="00973876"/>
    <w:rsid w:val="009739CD"/>
    <w:rsid w:val="009739ED"/>
    <w:rsid w:val="00973A81"/>
    <w:rsid w:val="00973BA2"/>
    <w:rsid w:val="00973F2D"/>
    <w:rsid w:val="00973FBB"/>
    <w:rsid w:val="00974151"/>
    <w:rsid w:val="009748BC"/>
    <w:rsid w:val="00974901"/>
    <w:rsid w:val="00974944"/>
    <w:rsid w:val="009749AD"/>
    <w:rsid w:val="009749E4"/>
    <w:rsid w:val="00974ABD"/>
    <w:rsid w:val="00974F0A"/>
    <w:rsid w:val="00975001"/>
    <w:rsid w:val="00975002"/>
    <w:rsid w:val="00975186"/>
    <w:rsid w:val="009751AF"/>
    <w:rsid w:val="009751B7"/>
    <w:rsid w:val="00975258"/>
    <w:rsid w:val="009753AC"/>
    <w:rsid w:val="00975422"/>
    <w:rsid w:val="009754D1"/>
    <w:rsid w:val="00975706"/>
    <w:rsid w:val="00975789"/>
    <w:rsid w:val="0097580F"/>
    <w:rsid w:val="00975855"/>
    <w:rsid w:val="00975973"/>
    <w:rsid w:val="00975AA8"/>
    <w:rsid w:val="00975EF9"/>
    <w:rsid w:val="00975F2C"/>
    <w:rsid w:val="0097603B"/>
    <w:rsid w:val="00976049"/>
    <w:rsid w:val="00976447"/>
    <w:rsid w:val="00976785"/>
    <w:rsid w:val="009768B6"/>
    <w:rsid w:val="00976932"/>
    <w:rsid w:val="00976A51"/>
    <w:rsid w:val="00976AE6"/>
    <w:rsid w:val="00976B97"/>
    <w:rsid w:val="00976BBF"/>
    <w:rsid w:val="00976BC5"/>
    <w:rsid w:val="00976BCD"/>
    <w:rsid w:val="00976E42"/>
    <w:rsid w:val="00976F5A"/>
    <w:rsid w:val="0097708A"/>
    <w:rsid w:val="0097725F"/>
    <w:rsid w:val="009772A9"/>
    <w:rsid w:val="00977570"/>
    <w:rsid w:val="009775F0"/>
    <w:rsid w:val="00977865"/>
    <w:rsid w:val="009778E6"/>
    <w:rsid w:val="0097790F"/>
    <w:rsid w:val="00977A1D"/>
    <w:rsid w:val="00977AC4"/>
    <w:rsid w:val="00977C7F"/>
    <w:rsid w:val="00977D1A"/>
    <w:rsid w:val="00980126"/>
    <w:rsid w:val="00980174"/>
    <w:rsid w:val="00980188"/>
    <w:rsid w:val="009801C0"/>
    <w:rsid w:val="00980254"/>
    <w:rsid w:val="00980328"/>
    <w:rsid w:val="00980425"/>
    <w:rsid w:val="00980500"/>
    <w:rsid w:val="00980835"/>
    <w:rsid w:val="009808A9"/>
    <w:rsid w:val="00980CD3"/>
    <w:rsid w:val="00980D65"/>
    <w:rsid w:val="00980D82"/>
    <w:rsid w:val="00980D87"/>
    <w:rsid w:val="00980F66"/>
    <w:rsid w:val="00980FC0"/>
    <w:rsid w:val="00980FC1"/>
    <w:rsid w:val="00981045"/>
    <w:rsid w:val="0098106A"/>
    <w:rsid w:val="00981187"/>
    <w:rsid w:val="00981408"/>
    <w:rsid w:val="0098150C"/>
    <w:rsid w:val="009816EC"/>
    <w:rsid w:val="00981729"/>
    <w:rsid w:val="009817B4"/>
    <w:rsid w:val="0098182E"/>
    <w:rsid w:val="00981851"/>
    <w:rsid w:val="009818CE"/>
    <w:rsid w:val="009818E5"/>
    <w:rsid w:val="00981B01"/>
    <w:rsid w:val="00981B7F"/>
    <w:rsid w:val="00981B96"/>
    <w:rsid w:val="00981CB9"/>
    <w:rsid w:val="00981CF6"/>
    <w:rsid w:val="00981FDE"/>
    <w:rsid w:val="00981FE3"/>
    <w:rsid w:val="00982052"/>
    <w:rsid w:val="00982196"/>
    <w:rsid w:val="0098228A"/>
    <w:rsid w:val="00982325"/>
    <w:rsid w:val="0098241D"/>
    <w:rsid w:val="009824EF"/>
    <w:rsid w:val="0098255A"/>
    <w:rsid w:val="009825B4"/>
    <w:rsid w:val="009826DB"/>
    <w:rsid w:val="00982B2C"/>
    <w:rsid w:val="00982C09"/>
    <w:rsid w:val="00982D0C"/>
    <w:rsid w:val="00982F0F"/>
    <w:rsid w:val="00983263"/>
    <w:rsid w:val="009833CB"/>
    <w:rsid w:val="00983765"/>
    <w:rsid w:val="0098377D"/>
    <w:rsid w:val="00983923"/>
    <w:rsid w:val="00983B27"/>
    <w:rsid w:val="00983B66"/>
    <w:rsid w:val="00983BA5"/>
    <w:rsid w:val="00983D2B"/>
    <w:rsid w:val="00983F69"/>
    <w:rsid w:val="00983F83"/>
    <w:rsid w:val="00984242"/>
    <w:rsid w:val="0098433C"/>
    <w:rsid w:val="009843B4"/>
    <w:rsid w:val="00984416"/>
    <w:rsid w:val="00984469"/>
    <w:rsid w:val="0098469F"/>
    <w:rsid w:val="00984719"/>
    <w:rsid w:val="00984C1C"/>
    <w:rsid w:val="00984E98"/>
    <w:rsid w:val="00984F0D"/>
    <w:rsid w:val="00984FD2"/>
    <w:rsid w:val="0098508E"/>
    <w:rsid w:val="00985241"/>
    <w:rsid w:val="009852A5"/>
    <w:rsid w:val="00985419"/>
    <w:rsid w:val="00985573"/>
    <w:rsid w:val="00985643"/>
    <w:rsid w:val="0098576C"/>
    <w:rsid w:val="00985924"/>
    <w:rsid w:val="0098598B"/>
    <w:rsid w:val="009859BB"/>
    <w:rsid w:val="00985AF7"/>
    <w:rsid w:val="00985B3D"/>
    <w:rsid w:val="00985B63"/>
    <w:rsid w:val="00985C18"/>
    <w:rsid w:val="00985D4C"/>
    <w:rsid w:val="0098622B"/>
    <w:rsid w:val="00986240"/>
    <w:rsid w:val="009862D0"/>
    <w:rsid w:val="00986360"/>
    <w:rsid w:val="009864BE"/>
    <w:rsid w:val="009867D7"/>
    <w:rsid w:val="00986B08"/>
    <w:rsid w:val="00986B0B"/>
    <w:rsid w:val="00986B32"/>
    <w:rsid w:val="00986BFC"/>
    <w:rsid w:val="00986D92"/>
    <w:rsid w:val="00986D99"/>
    <w:rsid w:val="00986F48"/>
    <w:rsid w:val="00987238"/>
    <w:rsid w:val="009873E6"/>
    <w:rsid w:val="009874F9"/>
    <w:rsid w:val="00987622"/>
    <w:rsid w:val="009877C9"/>
    <w:rsid w:val="00987977"/>
    <w:rsid w:val="00987A5C"/>
    <w:rsid w:val="00987B0C"/>
    <w:rsid w:val="00987BD6"/>
    <w:rsid w:val="00987EB0"/>
    <w:rsid w:val="0099015E"/>
    <w:rsid w:val="00990388"/>
    <w:rsid w:val="0099039B"/>
    <w:rsid w:val="00990435"/>
    <w:rsid w:val="009905C3"/>
    <w:rsid w:val="0099068A"/>
    <w:rsid w:val="00990698"/>
    <w:rsid w:val="0099071F"/>
    <w:rsid w:val="00990816"/>
    <w:rsid w:val="00990871"/>
    <w:rsid w:val="009908E5"/>
    <w:rsid w:val="009909FB"/>
    <w:rsid w:val="00990B73"/>
    <w:rsid w:val="00990B82"/>
    <w:rsid w:val="00990D38"/>
    <w:rsid w:val="00990D67"/>
    <w:rsid w:val="00990EF5"/>
    <w:rsid w:val="009912A5"/>
    <w:rsid w:val="0099134B"/>
    <w:rsid w:val="00991AD3"/>
    <w:rsid w:val="00991AD9"/>
    <w:rsid w:val="00991D8C"/>
    <w:rsid w:val="00991DE6"/>
    <w:rsid w:val="00991E17"/>
    <w:rsid w:val="00991E4F"/>
    <w:rsid w:val="00991EAB"/>
    <w:rsid w:val="00992072"/>
    <w:rsid w:val="009922B9"/>
    <w:rsid w:val="00992501"/>
    <w:rsid w:val="00992606"/>
    <w:rsid w:val="00992611"/>
    <w:rsid w:val="00992653"/>
    <w:rsid w:val="00992714"/>
    <w:rsid w:val="009928D9"/>
    <w:rsid w:val="00992965"/>
    <w:rsid w:val="0099298F"/>
    <w:rsid w:val="009929B5"/>
    <w:rsid w:val="00992AE5"/>
    <w:rsid w:val="00992B5A"/>
    <w:rsid w:val="00992C57"/>
    <w:rsid w:val="00992CB0"/>
    <w:rsid w:val="00992CBA"/>
    <w:rsid w:val="00992DC9"/>
    <w:rsid w:val="00992E17"/>
    <w:rsid w:val="00992E38"/>
    <w:rsid w:val="00992FB2"/>
    <w:rsid w:val="00993205"/>
    <w:rsid w:val="009932C5"/>
    <w:rsid w:val="009932F2"/>
    <w:rsid w:val="009932F4"/>
    <w:rsid w:val="0099335B"/>
    <w:rsid w:val="00993494"/>
    <w:rsid w:val="009934B5"/>
    <w:rsid w:val="009935E6"/>
    <w:rsid w:val="00993768"/>
    <w:rsid w:val="00993876"/>
    <w:rsid w:val="00993C59"/>
    <w:rsid w:val="00993DF4"/>
    <w:rsid w:val="00993E45"/>
    <w:rsid w:val="0099418B"/>
    <w:rsid w:val="00994201"/>
    <w:rsid w:val="00994428"/>
    <w:rsid w:val="00994468"/>
    <w:rsid w:val="009946CB"/>
    <w:rsid w:val="009946DD"/>
    <w:rsid w:val="0099471D"/>
    <w:rsid w:val="00994763"/>
    <w:rsid w:val="00994782"/>
    <w:rsid w:val="009949EF"/>
    <w:rsid w:val="00994AA8"/>
    <w:rsid w:val="00994DA9"/>
    <w:rsid w:val="00995081"/>
    <w:rsid w:val="009950FF"/>
    <w:rsid w:val="0099518B"/>
    <w:rsid w:val="0099542E"/>
    <w:rsid w:val="009954F3"/>
    <w:rsid w:val="0099564C"/>
    <w:rsid w:val="0099570C"/>
    <w:rsid w:val="0099582D"/>
    <w:rsid w:val="0099588B"/>
    <w:rsid w:val="00995A65"/>
    <w:rsid w:val="00995B2B"/>
    <w:rsid w:val="00995B68"/>
    <w:rsid w:val="00995EC8"/>
    <w:rsid w:val="00996003"/>
    <w:rsid w:val="0099618C"/>
    <w:rsid w:val="009962FD"/>
    <w:rsid w:val="009963C7"/>
    <w:rsid w:val="00996440"/>
    <w:rsid w:val="00996573"/>
    <w:rsid w:val="00996594"/>
    <w:rsid w:val="00996681"/>
    <w:rsid w:val="00996A12"/>
    <w:rsid w:val="00996AEE"/>
    <w:rsid w:val="00996AF5"/>
    <w:rsid w:val="00996B13"/>
    <w:rsid w:val="00996BA8"/>
    <w:rsid w:val="00996BF6"/>
    <w:rsid w:val="00996E1E"/>
    <w:rsid w:val="00996E33"/>
    <w:rsid w:val="00996EF8"/>
    <w:rsid w:val="0099713F"/>
    <w:rsid w:val="00997259"/>
    <w:rsid w:val="009974D6"/>
    <w:rsid w:val="009976AA"/>
    <w:rsid w:val="00997818"/>
    <w:rsid w:val="009979F7"/>
    <w:rsid w:val="00997A26"/>
    <w:rsid w:val="00997E10"/>
    <w:rsid w:val="00997E16"/>
    <w:rsid w:val="00997E26"/>
    <w:rsid w:val="00997EC5"/>
    <w:rsid w:val="00997EC7"/>
    <w:rsid w:val="00997F62"/>
    <w:rsid w:val="009A0007"/>
    <w:rsid w:val="009A0024"/>
    <w:rsid w:val="009A02B8"/>
    <w:rsid w:val="009A03BB"/>
    <w:rsid w:val="009A0466"/>
    <w:rsid w:val="009A04E1"/>
    <w:rsid w:val="009A0520"/>
    <w:rsid w:val="009A0580"/>
    <w:rsid w:val="009A05C2"/>
    <w:rsid w:val="009A0782"/>
    <w:rsid w:val="009A0840"/>
    <w:rsid w:val="009A0863"/>
    <w:rsid w:val="009A0894"/>
    <w:rsid w:val="009A08F9"/>
    <w:rsid w:val="009A0934"/>
    <w:rsid w:val="009A09B6"/>
    <w:rsid w:val="009A0A07"/>
    <w:rsid w:val="009A0A65"/>
    <w:rsid w:val="009A0A7B"/>
    <w:rsid w:val="009A0AA0"/>
    <w:rsid w:val="009A0B34"/>
    <w:rsid w:val="009A0B73"/>
    <w:rsid w:val="009A0BCC"/>
    <w:rsid w:val="009A0C27"/>
    <w:rsid w:val="009A0C88"/>
    <w:rsid w:val="009A0D49"/>
    <w:rsid w:val="009A129B"/>
    <w:rsid w:val="009A1447"/>
    <w:rsid w:val="009A1710"/>
    <w:rsid w:val="009A1785"/>
    <w:rsid w:val="009A187B"/>
    <w:rsid w:val="009A19CD"/>
    <w:rsid w:val="009A1A5A"/>
    <w:rsid w:val="009A1BEB"/>
    <w:rsid w:val="009A1BF7"/>
    <w:rsid w:val="009A1E30"/>
    <w:rsid w:val="009A2035"/>
    <w:rsid w:val="009A2058"/>
    <w:rsid w:val="009A235D"/>
    <w:rsid w:val="009A2621"/>
    <w:rsid w:val="009A281C"/>
    <w:rsid w:val="009A29A9"/>
    <w:rsid w:val="009A2A08"/>
    <w:rsid w:val="009A2C37"/>
    <w:rsid w:val="009A2E19"/>
    <w:rsid w:val="009A2E1D"/>
    <w:rsid w:val="009A2EA1"/>
    <w:rsid w:val="009A2F83"/>
    <w:rsid w:val="009A30D5"/>
    <w:rsid w:val="009A32EE"/>
    <w:rsid w:val="009A3400"/>
    <w:rsid w:val="009A376E"/>
    <w:rsid w:val="009A3790"/>
    <w:rsid w:val="009A380E"/>
    <w:rsid w:val="009A3ACD"/>
    <w:rsid w:val="009A3B55"/>
    <w:rsid w:val="009A3DE7"/>
    <w:rsid w:val="009A3DF7"/>
    <w:rsid w:val="009A3E3B"/>
    <w:rsid w:val="009A3E95"/>
    <w:rsid w:val="009A3EDB"/>
    <w:rsid w:val="009A3F32"/>
    <w:rsid w:val="009A3F6A"/>
    <w:rsid w:val="009A4328"/>
    <w:rsid w:val="009A44D8"/>
    <w:rsid w:val="009A4527"/>
    <w:rsid w:val="009A462B"/>
    <w:rsid w:val="009A476E"/>
    <w:rsid w:val="009A486D"/>
    <w:rsid w:val="009A4903"/>
    <w:rsid w:val="009A4ABD"/>
    <w:rsid w:val="009A4B05"/>
    <w:rsid w:val="009A4B7F"/>
    <w:rsid w:val="009A4BD9"/>
    <w:rsid w:val="009A4D47"/>
    <w:rsid w:val="009A4D4D"/>
    <w:rsid w:val="009A4D64"/>
    <w:rsid w:val="009A4F49"/>
    <w:rsid w:val="009A5067"/>
    <w:rsid w:val="009A51EA"/>
    <w:rsid w:val="009A5211"/>
    <w:rsid w:val="009A521F"/>
    <w:rsid w:val="009A527E"/>
    <w:rsid w:val="009A5300"/>
    <w:rsid w:val="009A5372"/>
    <w:rsid w:val="009A5535"/>
    <w:rsid w:val="009A55A1"/>
    <w:rsid w:val="009A5679"/>
    <w:rsid w:val="009A5814"/>
    <w:rsid w:val="009A5907"/>
    <w:rsid w:val="009A59D9"/>
    <w:rsid w:val="009A5EE9"/>
    <w:rsid w:val="009A60CE"/>
    <w:rsid w:val="009A613C"/>
    <w:rsid w:val="009A643C"/>
    <w:rsid w:val="009A6641"/>
    <w:rsid w:val="009A67FD"/>
    <w:rsid w:val="009A680F"/>
    <w:rsid w:val="009A682C"/>
    <w:rsid w:val="009A6965"/>
    <w:rsid w:val="009A6AA3"/>
    <w:rsid w:val="009A6D9C"/>
    <w:rsid w:val="009A6DAF"/>
    <w:rsid w:val="009A6DD2"/>
    <w:rsid w:val="009A70C7"/>
    <w:rsid w:val="009A7177"/>
    <w:rsid w:val="009A71AD"/>
    <w:rsid w:val="009A720E"/>
    <w:rsid w:val="009A7512"/>
    <w:rsid w:val="009A75C0"/>
    <w:rsid w:val="009A770B"/>
    <w:rsid w:val="009A7921"/>
    <w:rsid w:val="009A7A32"/>
    <w:rsid w:val="009A7BB1"/>
    <w:rsid w:val="009A7EBD"/>
    <w:rsid w:val="009A7FE6"/>
    <w:rsid w:val="009B00D0"/>
    <w:rsid w:val="009B02E4"/>
    <w:rsid w:val="009B05BD"/>
    <w:rsid w:val="009B05CB"/>
    <w:rsid w:val="009B05F4"/>
    <w:rsid w:val="009B079D"/>
    <w:rsid w:val="009B0923"/>
    <w:rsid w:val="009B09B5"/>
    <w:rsid w:val="009B0BBA"/>
    <w:rsid w:val="009B0BF4"/>
    <w:rsid w:val="009B0C7A"/>
    <w:rsid w:val="009B0CEC"/>
    <w:rsid w:val="009B0FBB"/>
    <w:rsid w:val="009B1160"/>
    <w:rsid w:val="009B11BD"/>
    <w:rsid w:val="009B1316"/>
    <w:rsid w:val="009B133E"/>
    <w:rsid w:val="009B1567"/>
    <w:rsid w:val="009B1715"/>
    <w:rsid w:val="009B1A4D"/>
    <w:rsid w:val="009B1AFE"/>
    <w:rsid w:val="009B1BE1"/>
    <w:rsid w:val="009B1CD6"/>
    <w:rsid w:val="009B1D07"/>
    <w:rsid w:val="009B1D35"/>
    <w:rsid w:val="009B1DE8"/>
    <w:rsid w:val="009B1E47"/>
    <w:rsid w:val="009B1ED5"/>
    <w:rsid w:val="009B1F72"/>
    <w:rsid w:val="009B1F86"/>
    <w:rsid w:val="009B20B9"/>
    <w:rsid w:val="009B215D"/>
    <w:rsid w:val="009B215E"/>
    <w:rsid w:val="009B21FC"/>
    <w:rsid w:val="009B22BB"/>
    <w:rsid w:val="009B22F7"/>
    <w:rsid w:val="009B2479"/>
    <w:rsid w:val="009B24FD"/>
    <w:rsid w:val="009B2596"/>
    <w:rsid w:val="009B2667"/>
    <w:rsid w:val="009B26C7"/>
    <w:rsid w:val="009B275C"/>
    <w:rsid w:val="009B2874"/>
    <w:rsid w:val="009B28B6"/>
    <w:rsid w:val="009B2952"/>
    <w:rsid w:val="009B2A4B"/>
    <w:rsid w:val="009B2B37"/>
    <w:rsid w:val="009B2EB4"/>
    <w:rsid w:val="009B3121"/>
    <w:rsid w:val="009B315A"/>
    <w:rsid w:val="009B3365"/>
    <w:rsid w:val="009B33D0"/>
    <w:rsid w:val="009B346C"/>
    <w:rsid w:val="009B3512"/>
    <w:rsid w:val="009B35A0"/>
    <w:rsid w:val="009B36BE"/>
    <w:rsid w:val="009B39F2"/>
    <w:rsid w:val="009B3B71"/>
    <w:rsid w:val="009B3BCD"/>
    <w:rsid w:val="009B3D29"/>
    <w:rsid w:val="009B3D3B"/>
    <w:rsid w:val="009B3DCC"/>
    <w:rsid w:val="009B4067"/>
    <w:rsid w:val="009B4383"/>
    <w:rsid w:val="009B43E9"/>
    <w:rsid w:val="009B454C"/>
    <w:rsid w:val="009B457C"/>
    <w:rsid w:val="009B45FB"/>
    <w:rsid w:val="009B4668"/>
    <w:rsid w:val="009B4743"/>
    <w:rsid w:val="009B4792"/>
    <w:rsid w:val="009B47DA"/>
    <w:rsid w:val="009B4811"/>
    <w:rsid w:val="009B4839"/>
    <w:rsid w:val="009B4891"/>
    <w:rsid w:val="009B48AB"/>
    <w:rsid w:val="009B4A3C"/>
    <w:rsid w:val="009B4AE0"/>
    <w:rsid w:val="009B4B55"/>
    <w:rsid w:val="009B4B9F"/>
    <w:rsid w:val="009B4C16"/>
    <w:rsid w:val="009B4F44"/>
    <w:rsid w:val="009B4F8B"/>
    <w:rsid w:val="009B512B"/>
    <w:rsid w:val="009B5185"/>
    <w:rsid w:val="009B5464"/>
    <w:rsid w:val="009B5695"/>
    <w:rsid w:val="009B5805"/>
    <w:rsid w:val="009B59DD"/>
    <w:rsid w:val="009B5C5C"/>
    <w:rsid w:val="009B5CC9"/>
    <w:rsid w:val="009B5ECD"/>
    <w:rsid w:val="009B61B7"/>
    <w:rsid w:val="009B6274"/>
    <w:rsid w:val="009B62AB"/>
    <w:rsid w:val="009B62F2"/>
    <w:rsid w:val="009B63C4"/>
    <w:rsid w:val="009B6497"/>
    <w:rsid w:val="009B6512"/>
    <w:rsid w:val="009B669F"/>
    <w:rsid w:val="009B66EF"/>
    <w:rsid w:val="009B6AE0"/>
    <w:rsid w:val="009B6B04"/>
    <w:rsid w:val="009B6B31"/>
    <w:rsid w:val="009B6CB6"/>
    <w:rsid w:val="009B6DB2"/>
    <w:rsid w:val="009B6EA2"/>
    <w:rsid w:val="009B6F8F"/>
    <w:rsid w:val="009B7176"/>
    <w:rsid w:val="009B748A"/>
    <w:rsid w:val="009B7579"/>
    <w:rsid w:val="009B75D8"/>
    <w:rsid w:val="009B772D"/>
    <w:rsid w:val="009B782A"/>
    <w:rsid w:val="009B78F5"/>
    <w:rsid w:val="009B7A3A"/>
    <w:rsid w:val="009B7DA7"/>
    <w:rsid w:val="009B7E0B"/>
    <w:rsid w:val="009B7EB4"/>
    <w:rsid w:val="009B7FE4"/>
    <w:rsid w:val="009C023D"/>
    <w:rsid w:val="009C070A"/>
    <w:rsid w:val="009C086E"/>
    <w:rsid w:val="009C08C4"/>
    <w:rsid w:val="009C0910"/>
    <w:rsid w:val="009C1113"/>
    <w:rsid w:val="009C1142"/>
    <w:rsid w:val="009C1642"/>
    <w:rsid w:val="009C16DA"/>
    <w:rsid w:val="009C1795"/>
    <w:rsid w:val="009C184B"/>
    <w:rsid w:val="009C19A4"/>
    <w:rsid w:val="009C19A6"/>
    <w:rsid w:val="009C1A72"/>
    <w:rsid w:val="009C1B1A"/>
    <w:rsid w:val="009C2087"/>
    <w:rsid w:val="009C20E0"/>
    <w:rsid w:val="009C2318"/>
    <w:rsid w:val="009C2455"/>
    <w:rsid w:val="009C2553"/>
    <w:rsid w:val="009C2584"/>
    <w:rsid w:val="009C25D0"/>
    <w:rsid w:val="009C27DF"/>
    <w:rsid w:val="009C28BE"/>
    <w:rsid w:val="009C2BB0"/>
    <w:rsid w:val="009C2D78"/>
    <w:rsid w:val="009C2D9C"/>
    <w:rsid w:val="009C2DA4"/>
    <w:rsid w:val="009C3125"/>
    <w:rsid w:val="009C32F2"/>
    <w:rsid w:val="009C33FE"/>
    <w:rsid w:val="009C3472"/>
    <w:rsid w:val="009C37A6"/>
    <w:rsid w:val="009C3C5E"/>
    <w:rsid w:val="009C3E54"/>
    <w:rsid w:val="009C3E7F"/>
    <w:rsid w:val="009C3F79"/>
    <w:rsid w:val="009C3FB3"/>
    <w:rsid w:val="009C4002"/>
    <w:rsid w:val="009C4008"/>
    <w:rsid w:val="009C439A"/>
    <w:rsid w:val="009C43AD"/>
    <w:rsid w:val="009C4545"/>
    <w:rsid w:val="009C46BE"/>
    <w:rsid w:val="009C46E9"/>
    <w:rsid w:val="009C4935"/>
    <w:rsid w:val="009C496A"/>
    <w:rsid w:val="009C49D0"/>
    <w:rsid w:val="009C4AAD"/>
    <w:rsid w:val="009C4ACC"/>
    <w:rsid w:val="009C4C99"/>
    <w:rsid w:val="009C4FC7"/>
    <w:rsid w:val="009C5060"/>
    <w:rsid w:val="009C50BC"/>
    <w:rsid w:val="009C531B"/>
    <w:rsid w:val="009C54E0"/>
    <w:rsid w:val="009C5524"/>
    <w:rsid w:val="009C599E"/>
    <w:rsid w:val="009C5A30"/>
    <w:rsid w:val="009C5C49"/>
    <w:rsid w:val="009C5E4B"/>
    <w:rsid w:val="009C5EE6"/>
    <w:rsid w:val="009C5F2F"/>
    <w:rsid w:val="009C5F95"/>
    <w:rsid w:val="009C6166"/>
    <w:rsid w:val="009C627A"/>
    <w:rsid w:val="009C6449"/>
    <w:rsid w:val="009C6569"/>
    <w:rsid w:val="009C65AE"/>
    <w:rsid w:val="009C65BB"/>
    <w:rsid w:val="009C6960"/>
    <w:rsid w:val="009C69A7"/>
    <w:rsid w:val="009C6AD3"/>
    <w:rsid w:val="009C6C2A"/>
    <w:rsid w:val="009C6CAD"/>
    <w:rsid w:val="009C6CCC"/>
    <w:rsid w:val="009C6D2C"/>
    <w:rsid w:val="009C6F42"/>
    <w:rsid w:val="009C6F6D"/>
    <w:rsid w:val="009C7048"/>
    <w:rsid w:val="009C7069"/>
    <w:rsid w:val="009C70A7"/>
    <w:rsid w:val="009C70E1"/>
    <w:rsid w:val="009C7153"/>
    <w:rsid w:val="009C732C"/>
    <w:rsid w:val="009C738A"/>
    <w:rsid w:val="009C7437"/>
    <w:rsid w:val="009C7606"/>
    <w:rsid w:val="009C775D"/>
    <w:rsid w:val="009C776B"/>
    <w:rsid w:val="009C7835"/>
    <w:rsid w:val="009C7911"/>
    <w:rsid w:val="009C79E7"/>
    <w:rsid w:val="009C79F5"/>
    <w:rsid w:val="009C7A1A"/>
    <w:rsid w:val="009C7A97"/>
    <w:rsid w:val="009C7AAB"/>
    <w:rsid w:val="009C7AC3"/>
    <w:rsid w:val="009C7B8A"/>
    <w:rsid w:val="009C7C69"/>
    <w:rsid w:val="009C7C6A"/>
    <w:rsid w:val="009C7CC9"/>
    <w:rsid w:val="009C7CD0"/>
    <w:rsid w:val="009C7E3D"/>
    <w:rsid w:val="009C7E6C"/>
    <w:rsid w:val="009C7FF2"/>
    <w:rsid w:val="009D0166"/>
    <w:rsid w:val="009D018E"/>
    <w:rsid w:val="009D01D6"/>
    <w:rsid w:val="009D0284"/>
    <w:rsid w:val="009D030D"/>
    <w:rsid w:val="009D048A"/>
    <w:rsid w:val="009D04BF"/>
    <w:rsid w:val="009D05B9"/>
    <w:rsid w:val="009D0605"/>
    <w:rsid w:val="009D066C"/>
    <w:rsid w:val="009D068D"/>
    <w:rsid w:val="009D08D8"/>
    <w:rsid w:val="009D0915"/>
    <w:rsid w:val="009D0A4B"/>
    <w:rsid w:val="009D0B6A"/>
    <w:rsid w:val="009D0B78"/>
    <w:rsid w:val="009D0C8D"/>
    <w:rsid w:val="009D0DE0"/>
    <w:rsid w:val="009D0E51"/>
    <w:rsid w:val="009D0E7F"/>
    <w:rsid w:val="009D0F8C"/>
    <w:rsid w:val="009D105E"/>
    <w:rsid w:val="009D10E8"/>
    <w:rsid w:val="009D112E"/>
    <w:rsid w:val="009D12C8"/>
    <w:rsid w:val="009D1552"/>
    <w:rsid w:val="009D15E4"/>
    <w:rsid w:val="009D16AB"/>
    <w:rsid w:val="009D18FE"/>
    <w:rsid w:val="009D19F5"/>
    <w:rsid w:val="009D1C2D"/>
    <w:rsid w:val="009D1D3B"/>
    <w:rsid w:val="009D1D5E"/>
    <w:rsid w:val="009D1E51"/>
    <w:rsid w:val="009D1EDF"/>
    <w:rsid w:val="009D1F8E"/>
    <w:rsid w:val="009D2241"/>
    <w:rsid w:val="009D2280"/>
    <w:rsid w:val="009D23AC"/>
    <w:rsid w:val="009D252A"/>
    <w:rsid w:val="009D256E"/>
    <w:rsid w:val="009D2895"/>
    <w:rsid w:val="009D2915"/>
    <w:rsid w:val="009D2A6F"/>
    <w:rsid w:val="009D2CFC"/>
    <w:rsid w:val="009D2DC3"/>
    <w:rsid w:val="009D2F7E"/>
    <w:rsid w:val="009D3177"/>
    <w:rsid w:val="009D3186"/>
    <w:rsid w:val="009D31F5"/>
    <w:rsid w:val="009D32C3"/>
    <w:rsid w:val="009D34ED"/>
    <w:rsid w:val="009D3735"/>
    <w:rsid w:val="009D3D0F"/>
    <w:rsid w:val="009D3D50"/>
    <w:rsid w:val="009D3D7E"/>
    <w:rsid w:val="009D3E2B"/>
    <w:rsid w:val="009D4324"/>
    <w:rsid w:val="009D43A7"/>
    <w:rsid w:val="009D455D"/>
    <w:rsid w:val="009D45B0"/>
    <w:rsid w:val="009D45F2"/>
    <w:rsid w:val="009D4714"/>
    <w:rsid w:val="009D4778"/>
    <w:rsid w:val="009D490F"/>
    <w:rsid w:val="009D4AB1"/>
    <w:rsid w:val="009D4CB9"/>
    <w:rsid w:val="009D4DDF"/>
    <w:rsid w:val="009D4E3D"/>
    <w:rsid w:val="009D4FD5"/>
    <w:rsid w:val="009D5034"/>
    <w:rsid w:val="009D50E3"/>
    <w:rsid w:val="009D5396"/>
    <w:rsid w:val="009D53C3"/>
    <w:rsid w:val="009D5497"/>
    <w:rsid w:val="009D54BE"/>
    <w:rsid w:val="009D58ED"/>
    <w:rsid w:val="009D5928"/>
    <w:rsid w:val="009D5935"/>
    <w:rsid w:val="009D5962"/>
    <w:rsid w:val="009D5A12"/>
    <w:rsid w:val="009D5AD5"/>
    <w:rsid w:val="009D5AF9"/>
    <w:rsid w:val="009D5AFC"/>
    <w:rsid w:val="009D5F06"/>
    <w:rsid w:val="009D6187"/>
    <w:rsid w:val="009D64DE"/>
    <w:rsid w:val="009D64E5"/>
    <w:rsid w:val="009D6587"/>
    <w:rsid w:val="009D65C4"/>
    <w:rsid w:val="009D6672"/>
    <w:rsid w:val="009D67E4"/>
    <w:rsid w:val="009D6850"/>
    <w:rsid w:val="009D6867"/>
    <w:rsid w:val="009D688E"/>
    <w:rsid w:val="009D6901"/>
    <w:rsid w:val="009D6A1B"/>
    <w:rsid w:val="009D6A5B"/>
    <w:rsid w:val="009D6C2F"/>
    <w:rsid w:val="009D6CB2"/>
    <w:rsid w:val="009D6D0D"/>
    <w:rsid w:val="009D6D6D"/>
    <w:rsid w:val="009D6EC2"/>
    <w:rsid w:val="009D6FBB"/>
    <w:rsid w:val="009D6FE9"/>
    <w:rsid w:val="009D715A"/>
    <w:rsid w:val="009D71E1"/>
    <w:rsid w:val="009D7209"/>
    <w:rsid w:val="009D7271"/>
    <w:rsid w:val="009D72AA"/>
    <w:rsid w:val="009D7341"/>
    <w:rsid w:val="009D73A8"/>
    <w:rsid w:val="009D740E"/>
    <w:rsid w:val="009D7703"/>
    <w:rsid w:val="009D771D"/>
    <w:rsid w:val="009D7C53"/>
    <w:rsid w:val="009D7C75"/>
    <w:rsid w:val="009D7CA6"/>
    <w:rsid w:val="009D7DBC"/>
    <w:rsid w:val="009D7DC5"/>
    <w:rsid w:val="009D7E0C"/>
    <w:rsid w:val="009D7E16"/>
    <w:rsid w:val="009D7FCF"/>
    <w:rsid w:val="009E001B"/>
    <w:rsid w:val="009E0271"/>
    <w:rsid w:val="009E037A"/>
    <w:rsid w:val="009E065C"/>
    <w:rsid w:val="009E06A2"/>
    <w:rsid w:val="009E06C4"/>
    <w:rsid w:val="009E070E"/>
    <w:rsid w:val="009E0843"/>
    <w:rsid w:val="009E09F3"/>
    <w:rsid w:val="009E0AE8"/>
    <w:rsid w:val="009E0C60"/>
    <w:rsid w:val="009E106C"/>
    <w:rsid w:val="009E116C"/>
    <w:rsid w:val="009E119A"/>
    <w:rsid w:val="009E119F"/>
    <w:rsid w:val="009E12E0"/>
    <w:rsid w:val="009E12F7"/>
    <w:rsid w:val="009E14C3"/>
    <w:rsid w:val="009E16D4"/>
    <w:rsid w:val="009E1894"/>
    <w:rsid w:val="009E1A83"/>
    <w:rsid w:val="009E1C8A"/>
    <w:rsid w:val="009E1CCC"/>
    <w:rsid w:val="009E2063"/>
    <w:rsid w:val="009E2108"/>
    <w:rsid w:val="009E221B"/>
    <w:rsid w:val="009E2237"/>
    <w:rsid w:val="009E23F2"/>
    <w:rsid w:val="009E24C7"/>
    <w:rsid w:val="009E261F"/>
    <w:rsid w:val="009E2964"/>
    <w:rsid w:val="009E29A5"/>
    <w:rsid w:val="009E29F7"/>
    <w:rsid w:val="009E2AB7"/>
    <w:rsid w:val="009E2B49"/>
    <w:rsid w:val="009E2C2E"/>
    <w:rsid w:val="009E2F44"/>
    <w:rsid w:val="009E304C"/>
    <w:rsid w:val="009E3074"/>
    <w:rsid w:val="009E30B9"/>
    <w:rsid w:val="009E315C"/>
    <w:rsid w:val="009E32A1"/>
    <w:rsid w:val="009E3460"/>
    <w:rsid w:val="009E3617"/>
    <w:rsid w:val="009E3639"/>
    <w:rsid w:val="009E36EA"/>
    <w:rsid w:val="009E37D5"/>
    <w:rsid w:val="009E383C"/>
    <w:rsid w:val="009E38F1"/>
    <w:rsid w:val="009E3908"/>
    <w:rsid w:val="009E39FA"/>
    <w:rsid w:val="009E3A5A"/>
    <w:rsid w:val="009E3C20"/>
    <w:rsid w:val="009E3C40"/>
    <w:rsid w:val="009E3CA8"/>
    <w:rsid w:val="009E4082"/>
    <w:rsid w:val="009E40B7"/>
    <w:rsid w:val="009E434F"/>
    <w:rsid w:val="009E449C"/>
    <w:rsid w:val="009E44B2"/>
    <w:rsid w:val="009E44CB"/>
    <w:rsid w:val="009E4609"/>
    <w:rsid w:val="009E4619"/>
    <w:rsid w:val="009E48B4"/>
    <w:rsid w:val="009E48C4"/>
    <w:rsid w:val="009E4C0A"/>
    <w:rsid w:val="009E4C81"/>
    <w:rsid w:val="009E4FCA"/>
    <w:rsid w:val="009E503B"/>
    <w:rsid w:val="009E50E9"/>
    <w:rsid w:val="009E510D"/>
    <w:rsid w:val="009E5171"/>
    <w:rsid w:val="009E524E"/>
    <w:rsid w:val="009E5336"/>
    <w:rsid w:val="009E5399"/>
    <w:rsid w:val="009E53F1"/>
    <w:rsid w:val="009E5413"/>
    <w:rsid w:val="009E5510"/>
    <w:rsid w:val="009E5532"/>
    <w:rsid w:val="009E5796"/>
    <w:rsid w:val="009E5AE9"/>
    <w:rsid w:val="009E5D86"/>
    <w:rsid w:val="009E5E9C"/>
    <w:rsid w:val="009E612D"/>
    <w:rsid w:val="009E62EF"/>
    <w:rsid w:val="009E6448"/>
    <w:rsid w:val="009E65DF"/>
    <w:rsid w:val="009E6644"/>
    <w:rsid w:val="009E66E0"/>
    <w:rsid w:val="009E673F"/>
    <w:rsid w:val="009E68DD"/>
    <w:rsid w:val="009E698B"/>
    <w:rsid w:val="009E6AC1"/>
    <w:rsid w:val="009E6ADA"/>
    <w:rsid w:val="009E6B96"/>
    <w:rsid w:val="009E6DFF"/>
    <w:rsid w:val="009E6E6C"/>
    <w:rsid w:val="009E6E9C"/>
    <w:rsid w:val="009E6F76"/>
    <w:rsid w:val="009E7005"/>
    <w:rsid w:val="009E707C"/>
    <w:rsid w:val="009E7239"/>
    <w:rsid w:val="009E72B4"/>
    <w:rsid w:val="009E738F"/>
    <w:rsid w:val="009E7819"/>
    <w:rsid w:val="009E78B5"/>
    <w:rsid w:val="009E7910"/>
    <w:rsid w:val="009E791E"/>
    <w:rsid w:val="009E7995"/>
    <w:rsid w:val="009E7A68"/>
    <w:rsid w:val="009E7BF5"/>
    <w:rsid w:val="009E7CA9"/>
    <w:rsid w:val="009E7D39"/>
    <w:rsid w:val="009E7D8D"/>
    <w:rsid w:val="009E7DEF"/>
    <w:rsid w:val="009E7DF0"/>
    <w:rsid w:val="009E7E1A"/>
    <w:rsid w:val="009F001C"/>
    <w:rsid w:val="009F0282"/>
    <w:rsid w:val="009F02FD"/>
    <w:rsid w:val="009F0301"/>
    <w:rsid w:val="009F0430"/>
    <w:rsid w:val="009F0474"/>
    <w:rsid w:val="009F0530"/>
    <w:rsid w:val="009F059F"/>
    <w:rsid w:val="009F06BC"/>
    <w:rsid w:val="009F087B"/>
    <w:rsid w:val="009F0A5E"/>
    <w:rsid w:val="009F0C7A"/>
    <w:rsid w:val="009F14F4"/>
    <w:rsid w:val="009F16D4"/>
    <w:rsid w:val="009F17A7"/>
    <w:rsid w:val="009F193F"/>
    <w:rsid w:val="009F1A14"/>
    <w:rsid w:val="009F1ABE"/>
    <w:rsid w:val="009F1B49"/>
    <w:rsid w:val="009F1C59"/>
    <w:rsid w:val="009F1C95"/>
    <w:rsid w:val="009F1E5D"/>
    <w:rsid w:val="009F1F51"/>
    <w:rsid w:val="009F1F80"/>
    <w:rsid w:val="009F1FE4"/>
    <w:rsid w:val="009F228F"/>
    <w:rsid w:val="009F2306"/>
    <w:rsid w:val="009F2558"/>
    <w:rsid w:val="009F26EE"/>
    <w:rsid w:val="009F2710"/>
    <w:rsid w:val="009F2890"/>
    <w:rsid w:val="009F2924"/>
    <w:rsid w:val="009F298B"/>
    <w:rsid w:val="009F29AC"/>
    <w:rsid w:val="009F2A24"/>
    <w:rsid w:val="009F2A41"/>
    <w:rsid w:val="009F2A8E"/>
    <w:rsid w:val="009F2BA6"/>
    <w:rsid w:val="009F2C9D"/>
    <w:rsid w:val="009F2D69"/>
    <w:rsid w:val="009F2DA1"/>
    <w:rsid w:val="009F2FF0"/>
    <w:rsid w:val="009F3011"/>
    <w:rsid w:val="009F3085"/>
    <w:rsid w:val="009F30E1"/>
    <w:rsid w:val="009F31D9"/>
    <w:rsid w:val="009F3256"/>
    <w:rsid w:val="009F3396"/>
    <w:rsid w:val="009F35DA"/>
    <w:rsid w:val="009F377E"/>
    <w:rsid w:val="009F3860"/>
    <w:rsid w:val="009F3BCC"/>
    <w:rsid w:val="009F3C21"/>
    <w:rsid w:val="009F3DFA"/>
    <w:rsid w:val="009F3F5C"/>
    <w:rsid w:val="009F4337"/>
    <w:rsid w:val="009F439D"/>
    <w:rsid w:val="009F4414"/>
    <w:rsid w:val="009F44BD"/>
    <w:rsid w:val="009F44EC"/>
    <w:rsid w:val="009F4661"/>
    <w:rsid w:val="009F47C9"/>
    <w:rsid w:val="009F4845"/>
    <w:rsid w:val="009F4918"/>
    <w:rsid w:val="009F4A16"/>
    <w:rsid w:val="009F4AF5"/>
    <w:rsid w:val="009F4C2E"/>
    <w:rsid w:val="009F4DF4"/>
    <w:rsid w:val="009F50D7"/>
    <w:rsid w:val="009F5376"/>
    <w:rsid w:val="009F5568"/>
    <w:rsid w:val="009F558E"/>
    <w:rsid w:val="009F5752"/>
    <w:rsid w:val="009F58B6"/>
    <w:rsid w:val="009F5A26"/>
    <w:rsid w:val="009F5DC2"/>
    <w:rsid w:val="009F5DE9"/>
    <w:rsid w:val="009F600A"/>
    <w:rsid w:val="009F6015"/>
    <w:rsid w:val="009F605D"/>
    <w:rsid w:val="009F60AE"/>
    <w:rsid w:val="009F60D4"/>
    <w:rsid w:val="009F6204"/>
    <w:rsid w:val="009F6248"/>
    <w:rsid w:val="009F660E"/>
    <w:rsid w:val="009F67F6"/>
    <w:rsid w:val="009F6879"/>
    <w:rsid w:val="009F68E4"/>
    <w:rsid w:val="009F6911"/>
    <w:rsid w:val="009F6D83"/>
    <w:rsid w:val="009F6EE9"/>
    <w:rsid w:val="009F71AA"/>
    <w:rsid w:val="009F723A"/>
    <w:rsid w:val="009F74D3"/>
    <w:rsid w:val="009F74DE"/>
    <w:rsid w:val="009F7554"/>
    <w:rsid w:val="009F75EB"/>
    <w:rsid w:val="009F762A"/>
    <w:rsid w:val="009F77F5"/>
    <w:rsid w:val="009F789F"/>
    <w:rsid w:val="009F7BC8"/>
    <w:rsid w:val="009F7C16"/>
    <w:rsid w:val="00A00002"/>
    <w:rsid w:val="00A0009F"/>
    <w:rsid w:val="00A00152"/>
    <w:rsid w:val="00A001EF"/>
    <w:rsid w:val="00A003A3"/>
    <w:rsid w:val="00A0062E"/>
    <w:rsid w:val="00A007EA"/>
    <w:rsid w:val="00A00816"/>
    <w:rsid w:val="00A008C3"/>
    <w:rsid w:val="00A00AC6"/>
    <w:rsid w:val="00A00C37"/>
    <w:rsid w:val="00A00CE3"/>
    <w:rsid w:val="00A00D45"/>
    <w:rsid w:val="00A00E14"/>
    <w:rsid w:val="00A00FC6"/>
    <w:rsid w:val="00A00FE9"/>
    <w:rsid w:val="00A010BC"/>
    <w:rsid w:val="00A010E7"/>
    <w:rsid w:val="00A01448"/>
    <w:rsid w:val="00A014D1"/>
    <w:rsid w:val="00A016EB"/>
    <w:rsid w:val="00A0170D"/>
    <w:rsid w:val="00A01805"/>
    <w:rsid w:val="00A018ED"/>
    <w:rsid w:val="00A01BD0"/>
    <w:rsid w:val="00A01C46"/>
    <w:rsid w:val="00A01E11"/>
    <w:rsid w:val="00A01F43"/>
    <w:rsid w:val="00A0233D"/>
    <w:rsid w:val="00A02345"/>
    <w:rsid w:val="00A02596"/>
    <w:rsid w:val="00A029D9"/>
    <w:rsid w:val="00A02A87"/>
    <w:rsid w:val="00A02DDE"/>
    <w:rsid w:val="00A02EE3"/>
    <w:rsid w:val="00A02FF6"/>
    <w:rsid w:val="00A0317A"/>
    <w:rsid w:val="00A03242"/>
    <w:rsid w:val="00A03255"/>
    <w:rsid w:val="00A03465"/>
    <w:rsid w:val="00A0355D"/>
    <w:rsid w:val="00A03603"/>
    <w:rsid w:val="00A0389A"/>
    <w:rsid w:val="00A03955"/>
    <w:rsid w:val="00A039C7"/>
    <w:rsid w:val="00A03B36"/>
    <w:rsid w:val="00A03BFB"/>
    <w:rsid w:val="00A04421"/>
    <w:rsid w:val="00A04587"/>
    <w:rsid w:val="00A045C4"/>
    <w:rsid w:val="00A046D7"/>
    <w:rsid w:val="00A046E6"/>
    <w:rsid w:val="00A0477A"/>
    <w:rsid w:val="00A047B9"/>
    <w:rsid w:val="00A0482A"/>
    <w:rsid w:val="00A04A19"/>
    <w:rsid w:val="00A04C23"/>
    <w:rsid w:val="00A0506A"/>
    <w:rsid w:val="00A050BF"/>
    <w:rsid w:val="00A050D4"/>
    <w:rsid w:val="00A050F8"/>
    <w:rsid w:val="00A054D3"/>
    <w:rsid w:val="00A055AB"/>
    <w:rsid w:val="00A0593B"/>
    <w:rsid w:val="00A059B8"/>
    <w:rsid w:val="00A05C1F"/>
    <w:rsid w:val="00A06007"/>
    <w:rsid w:val="00A0624C"/>
    <w:rsid w:val="00A065C0"/>
    <w:rsid w:val="00A06698"/>
    <w:rsid w:val="00A066BF"/>
    <w:rsid w:val="00A06724"/>
    <w:rsid w:val="00A067A3"/>
    <w:rsid w:val="00A067EE"/>
    <w:rsid w:val="00A0689A"/>
    <w:rsid w:val="00A06A5E"/>
    <w:rsid w:val="00A06AE7"/>
    <w:rsid w:val="00A06D69"/>
    <w:rsid w:val="00A06E19"/>
    <w:rsid w:val="00A06E7C"/>
    <w:rsid w:val="00A072DC"/>
    <w:rsid w:val="00A072E9"/>
    <w:rsid w:val="00A073A4"/>
    <w:rsid w:val="00A07730"/>
    <w:rsid w:val="00A07A87"/>
    <w:rsid w:val="00A07A91"/>
    <w:rsid w:val="00A07AA1"/>
    <w:rsid w:val="00A07ABD"/>
    <w:rsid w:val="00A07B97"/>
    <w:rsid w:val="00A07F5D"/>
    <w:rsid w:val="00A07FC8"/>
    <w:rsid w:val="00A1010B"/>
    <w:rsid w:val="00A10165"/>
    <w:rsid w:val="00A102B6"/>
    <w:rsid w:val="00A10693"/>
    <w:rsid w:val="00A106E2"/>
    <w:rsid w:val="00A10856"/>
    <w:rsid w:val="00A109B0"/>
    <w:rsid w:val="00A10A6B"/>
    <w:rsid w:val="00A10A93"/>
    <w:rsid w:val="00A10AFB"/>
    <w:rsid w:val="00A10DDD"/>
    <w:rsid w:val="00A10E09"/>
    <w:rsid w:val="00A10F5E"/>
    <w:rsid w:val="00A1104A"/>
    <w:rsid w:val="00A110C9"/>
    <w:rsid w:val="00A11118"/>
    <w:rsid w:val="00A1130D"/>
    <w:rsid w:val="00A11352"/>
    <w:rsid w:val="00A1135F"/>
    <w:rsid w:val="00A1136F"/>
    <w:rsid w:val="00A11556"/>
    <w:rsid w:val="00A11686"/>
    <w:rsid w:val="00A11AC0"/>
    <w:rsid w:val="00A11C40"/>
    <w:rsid w:val="00A11C4A"/>
    <w:rsid w:val="00A11D3D"/>
    <w:rsid w:val="00A11D62"/>
    <w:rsid w:val="00A11E68"/>
    <w:rsid w:val="00A11EDD"/>
    <w:rsid w:val="00A11FF1"/>
    <w:rsid w:val="00A1205C"/>
    <w:rsid w:val="00A121B4"/>
    <w:rsid w:val="00A121DA"/>
    <w:rsid w:val="00A1233A"/>
    <w:rsid w:val="00A123E1"/>
    <w:rsid w:val="00A124E3"/>
    <w:rsid w:val="00A12539"/>
    <w:rsid w:val="00A1255C"/>
    <w:rsid w:val="00A12651"/>
    <w:rsid w:val="00A1272D"/>
    <w:rsid w:val="00A1274D"/>
    <w:rsid w:val="00A12872"/>
    <w:rsid w:val="00A128B6"/>
    <w:rsid w:val="00A12B6A"/>
    <w:rsid w:val="00A12D80"/>
    <w:rsid w:val="00A12DF7"/>
    <w:rsid w:val="00A12E38"/>
    <w:rsid w:val="00A12EB1"/>
    <w:rsid w:val="00A12EE3"/>
    <w:rsid w:val="00A12EFA"/>
    <w:rsid w:val="00A1382F"/>
    <w:rsid w:val="00A13847"/>
    <w:rsid w:val="00A138C4"/>
    <w:rsid w:val="00A1398B"/>
    <w:rsid w:val="00A139EE"/>
    <w:rsid w:val="00A13B35"/>
    <w:rsid w:val="00A13D9C"/>
    <w:rsid w:val="00A13EAF"/>
    <w:rsid w:val="00A13F31"/>
    <w:rsid w:val="00A1404A"/>
    <w:rsid w:val="00A1408E"/>
    <w:rsid w:val="00A140B2"/>
    <w:rsid w:val="00A142FB"/>
    <w:rsid w:val="00A1438C"/>
    <w:rsid w:val="00A143AC"/>
    <w:rsid w:val="00A1453B"/>
    <w:rsid w:val="00A14693"/>
    <w:rsid w:val="00A147CA"/>
    <w:rsid w:val="00A147D2"/>
    <w:rsid w:val="00A148B7"/>
    <w:rsid w:val="00A14967"/>
    <w:rsid w:val="00A1496F"/>
    <w:rsid w:val="00A14A57"/>
    <w:rsid w:val="00A14A8E"/>
    <w:rsid w:val="00A14AE6"/>
    <w:rsid w:val="00A14B6F"/>
    <w:rsid w:val="00A14B96"/>
    <w:rsid w:val="00A14C99"/>
    <w:rsid w:val="00A14E22"/>
    <w:rsid w:val="00A14F30"/>
    <w:rsid w:val="00A14FC9"/>
    <w:rsid w:val="00A1508D"/>
    <w:rsid w:val="00A15118"/>
    <w:rsid w:val="00A151A8"/>
    <w:rsid w:val="00A15245"/>
    <w:rsid w:val="00A15295"/>
    <w:rsid w:val="00A15311"/>
    <w:rsid w:val="00A1536E"/>
    <w:rsid w:val="00A1537C"/>
    <w:rsid w:val="00A154DB"/>
    <w:rsid w:val="00A155DE"/>
    <w:rsid w:val="00A155E1"/>
    <w:rsid w:val="00A1564E"/>
    <w:rsid w:val="00A15680"/>
    <w:rsid w:val="00A1572B"/>
    <w:rsid w:val="00A15AA2"/>
    <w:rsid w:val="00A15BAE"/>
    <w:rsid w:val="00A15CF0"/>
    <w:rsid w:val="00A15D40"/>
    <w:rsid w:val="00A15E55"/>
    <w:rsid w:val="00A15FB2"/>
    <w:rsid w:val="00A15FBA"/>
    <w:rsid w:val="00A15FFE"/>
    <w:rsid w:val="00A162C4"/>
    <w:rsid w:val="00A163C5"/>
    <w:rsid w:val="00A16563"/>
    <w:rsid w:val="00A16875"/>
    <w:rsid w:val="00A169FF"/>
    <w:rsid w:val="00A16ABB"/>
    <w:rsid w:val="00A16AFE"/>
    <w:rsid w:val="00A16B12"/>
    <w:rsid w:val="00A16C6D"/>
    <w:rsid w:val="00A16D30"/>
    <w:rsid w:val="00A16DD8"/>
    <w:rsid w:val="00A16EF7"/>
    <w:rsid w:val="00A17123"/>
    <w:rsid w:val="00A17231"/>
    <w:rsid w:val="00A17237"/>
    <w:rsid w:val="00A172D4"/>
    <w:rsid w:val="00A17307"/>
    <w:rsid w:val="00A1735E"/>
    <w:rsid w:val="00A173E4"/>
    <w:rsid w:val="00A1752F"/>
    <w:rsid w:val="00A17589"/>
    <w:rsid w:val="00A17633"/>
    <w:rsid w:val="00A176F8"/>
    <w:rsid w:val="00A17956"/>
    <w:rsid w:val="00A17986"/>
    <w:rsid w:val="00A17A82"/>
    <w:rsid w:val="00A17C11"/>
    <w:rsid w:val="00A17CFD"/>
    <w:rsid w:val="00A17DC2"/>
    <w:rsid w:val="00A17ED6"/>
    <w:rsid w:val="00A17EFD"/>
    <w:rsid w:val="00A2000D"/>
    <w:rsid w:val="00A202B6"/>
    <w:rsid w:val="00A202C5"/>
    <w:rsid w:val="00A20577"/>
    <w:rsid w:val="00A2059A"/>
    <w:rsid w:val="00A205B4"/>
    <w:rsid w:val="00A20945"/>
    <w:rsid w:val="00A20DCA"/>
    <w:rsid w:val="00A20E0F"/>
    <w:rsid w:val="00A20FEE"/>
    <w:rsid w:val="00A21196"/>
    <w:rsid w:val="00A21456"/>
    <w:rsid w:val="00A2158F"/>
    <w:rsid w:val="00A215A1"/>
    <w:rsid w:val="00A21600"/>
    <w:rsid w:val="00A216A8"/>
    <w:rsid w:val="00A217A9"/>
    <w:rsid w:val="00A218F0"/>
    <w:rsid w:val="00A219C5"/>
    <w:rsid w:val="00A219F7"/>
    <w:rsid w:val="00A21A0F"/>
    <w:rsid w:val="00A21FD4"/>
    <w:rsid w:val="00A223EF"/>
    <w:rsid w:val="00A22474"/>
    <w:rsid w:val="00A22475"/>
    <w:rsid w:val="00A224C4"/>
    <w:rsid w:val="00A224F7"/>
    <w:rsid w:val="00A225D7"/>
    <w:rsid w:val="00A226B9"/>
    <w:rsid w:val="00A22818"/>
    <w:rsid w:val="00A22989"/>
    <w:rsid w:val="00A22AA6"/>
    <w:rsid w:val="00A22BF1"/>
    <w:rsid w:val="00A22C27"/>
    <w:rsid w:val="00A22EEB"/>
    <w:rsid w:val="00A23051"/>
    <w:rsid w:val="00A23053"/>
    <w:rsid w:val="00A2328A"/>
    <w:rsid w:val="00A23469"/>
    <w:rsid w:val="00A23497"/>
    <w:rsid w:val="00A235C7"/>
    <w:rsid w:val="00A2361F"/>
    <w:rsid w:val="00A23A0F"/>
    <w:rsid w:val="00A23A95"/>
    <w:rsid w:val="00A23AA4"/>
    <w:rsid w:val="00A23BB2"/>
    <w:rsid w:val="00A23DDF"/>
    <w:rsid w:val="00A23FB5"/>
    <w:rsid w:val="00A24114"/>
    <w:rsid w:val="00A241B7"/>
    <w:rsid w:val="00A241E7"/>
    <w:rsid w:val="00A242B3"/>
    <w:rsid w:val="00A244FD"/>
    <w:rsid w:val="00A24605"/>
    <w:rsid w:val="00A2466A"/>
    <w:rsid w:val="00A2475D"/>
    <w:rsid w:val="00A247EF"/>
    <w:rsid w:val="00A24822"/>
    <w:rsid w:val="00A249AD"/>
    <w:rsid w:val="00A249D2"/>
    <w:rsid w:val="00A24BE3"/>
    <w:rsid w:val="00A24CE2"/>
    <w:rsid w:val="00A24E21"/>
    <w:rsid w:val="00A24F81"/>
    <w:rsid w:val="00A24FE5"/>
    <w:rsid w:val="00A2507D"/>
    <w:rsid w:val="00A250A2"/>
    <w:rsid w:val="00A250DE"/>
    <w:rsid w:val="00A25167"/>
    <w:rsid w:val="00A251FC"/>
    <w:rsid w:val="00A252E0"/>
    <w:rsid w:val="00A2577A"/>
    <w:rsid w:val="00A257B0"/>
    <w:rsid w:val="00A2599E"/>
    <w:rsid w:val="00A25A05"/>
    <w:rsid w:val="00A25B63"/>
    <w:rsid w:val="00A25BBD"/>
    <w:rsid w:val="00A25F9E"/>
    <w:rsid w:val="00A26143"/>
    <w:rsid w:val="00A26386"/>
    <w:rsid w:val="00A26530"/>
    <w:rsid w:val="00A2662A"/>
    <w:rsid w:val="00A26918"/>
    <w:rsid w:val="00A26A65"/>
    <w:rsid w:val="00A26AE2"/>
    <w:rsid w:val="00A26B5B"/>
    <w:rsid w:val="00A26B88"/>
    <w:rsid w:val="00A26BB3"/>
    <w:rsid w:val="00A26EDF"/>
    <w:rsid w:val="00A27014"/>
    <w:rsid w:val="00A270C3"/>
    <w:rsid w:val="00A27184"/>
    <w:rsid w:val="00A271E1"/>
    <w:rsid w:val="00A27464"/>
    <w:rsid w:val="00A2750A"/>
    <w:rsid w:val="00A27917"/>
    <w:rsid w:val="00A27920"/>
    <w:rsid w:val="00A27A03"/>
    <w:rsid w:val="00A27A1A"/>
    <w:rsid w:val="00A27BF7"/>
    <w:rsid w:val="00A27C77"/>
    <w:rsid w:val="00A27D6D"/>
    <w:rsid w:val="00A27F46"/>
    <w:rsid w:val="00A27F49"/>
    <w:rsid w:val="00A27F8E"/>
    <w:rsid w:val="00A300E5"/>
    <w:rsid w:val="00A30100"/>
    <w:rsid w:val="00A30169"/>
    <w:rsid w:val="00A30176"/>
    <w:rsid w:val="00A301A6"/>
    <w:rsid w:val="00A30211"/>
    <w:rsid w:val="00A30495"/>
    <w:rsid w:val="00A305AF"/>
    <w:rsid w:val="00A30882"/>
    <w:rsid w:val="00A3088D"/>
    <w:rsid w:val="00A30893"/>
    <w:rsid w:val="00A30A23"/>
    <w:rsid w:val="00A30A84"/>
    <w:rsid w:val="00A30B24"/>
    <w:rsid w:val="00A30B2C"/>
    <w:rsid w:val="00A30BA7"/>
    <w:rsid w:val="00A30DCB"/>
    <w:rsid w:val="00A30E07"/>
    <w:rsid w:val="00A30FC4"/>
    <w:rsid w:val="00A3130B"/>
    <w:rsid w:val="00A31445"/>
    <w:rsid w:val="00A31560"/>
    <w:rsid w:val="00A31642"/>
    <w:rsid w:val="00A316AC"/>
    <w:rsid w:val="00A316F7"/>
    <w:rsid w:val="00A31786"/>
    <w:rsid w:val="00A317E1"/>
    <w:rsid w:val="00A317E2"/>
    <w:rsid w:val="00A31875"/>
    <w:rsid w:val="00A31BBB"/>
    <w:rsid w:val="00A32064"/>
    <w:rsid w:val="00A3206F"/>
    <w:rsid w:val="00A3216D"/>
    <w:rsid w:val="00A32268"/>
    <w:rsid w:val="00A322B2"/>
    <w:rsid w:val="00A32488"/>
    <w:rsid w:val="00A32626"/>
    <w:rsid w:val="00A32675"/>
    <w:rsid w:val="00A326CC"/>
    <w:rsid w:val="00A326D4"/>
    <w:rsid w:val="00A32A11"/>
    <w:rsid w:val="00A32C39"/>
    <w:rsid w:val="00A32D06"/>
    <w:rsid w:val="00A33054"/>
    <w:rsid w:val="00A330EE"/>
    <w:rsid w:val="00A331DB"/>
    <w:rsid w:val="00A332EC"/>
    <w:rsid w:val="00A33563"/>
    <w:rsid w:val="00A33669"/>
    <w:rsid w:val="00A336CD"/>
    <w:rsid w:val="00A33800"/>
    <w:rsid w:val="00A338CD"/>
    <w:rsid w:val="00A33E2E"/>
    <w:rsid w:val="00A33E9C"/>
    <w:rsid w:val="00A33F54"/>
    <w:rsid w:val="00A33FC0"/>
    <w:rsid w:val="00A34086"/>
    <w:rsid w:val="00A3410B"/>
    <w:rsid w:val="00A342EC"/>
    <w:rsid w:val="00A34556"/>
    <w:rsid w:val="00A345B8"/>
    <w:rsid w:val="00A345E2"/>
    <w:rsid w:val="00A34749"/>
    <w:rsid w:val="00A347D6"/>
    <w:rsid w:val="00A3480B"/>
    <w:rsid w:val="00A349FE"/>
    <w:rsid w:val="00A34AD3"/>
    <w:rsid w:val="00A34C1C"/>
    <w:rsid w:val="00A34D59"/>
    <w:rsid w:val="00A353D4"/>
    <w:rsid w:val="00A353FE"/>
    <w:rsid w:val="00A354AB"/>
    <w:rsid w:val="00A355DF"/>
    <w:rsid w:val="00A35806"/>
    <w:rsid w:val="00A3585C"/>
    <w:rsid w:val="00A35D4C"/>
    <w:rsid w:val="00A35E49"/>
    <w:rsid w:val="00A36123"/>
    <w:rsid w:val="00A3613E"/>
    <w:rsid w:val="00A361B2"/>
    <w:rsid w:val="00A3676C"/>
    <w:rsid w:val="00A36828"/>
    <w:rsid w:val="00A36AEF"/>
    <w:rsid w:val="00A36BD5"/>
    <w:rsid w:val="00A36DD0"/>
    <w:rsid w:val="00A36DE9"/>
    <w:rsid w:val="00A36EDA"/>
    <w:rsid w:val="00A372EF"/>
    <w:rsid w:val="00A374A6"/>
    <w:rsid w:val="00A375AD"/>
    <w:rsid w:val="00A375FA"/>
    <w:rsid w:val="00A3768F"/>
    <w:rsid w:val="00A37979"/>
    <w:rsid w:val="00A37CC0"/>
    <w:rsid w:val="00A37DE9"/>
    <w:rsid w:val="00A4015E"/>
    <w:rsid w:val="00A40301"/>
    <w:rsid w:val="00A403E2"/>
    <w:rsid w:val="00A40403"/>
    <w:rsid w:val="00A40580"/>
    <w:rsid w:val="00A4084C"/>
    <w:rsid w:val="00A4086F"/>
    <w:rsid w:val="00A40987"/>
    <w:rsid w:val="00A40A49"/>
    <w:rsid w:val="00A40B26"/>
    <w:rsid w:val="00A40C5E"/>
    <w:rsid w:val="00A40C8F"/>
    <w:rsid w:val="00A40E45"/>
    <w:rsid w:val="00A41190"/>
    <w:rsid w:val="00A411D7"/>
    <w:rsid w:val="00A41232"/>
    <w:rsid w:val="00A41407"/>
    <w:rsid w:val="00A41469"/>
    <w:rsid w:val="00A41490"/>
    <w:rsid w:val="00A41705"/>
    <w:rsid w:val="00A41731"/>
    <w:rsid w:val="00A41820"/>
    <w:rsid w:val="00A4182C"/>
    <w:rsid w:val="00A418E3"/>
    <w:rsid w:val="00A4198B"/>
    <w:rsid w:val="00A41A8E"/>
    <w:rsid w:val="00A41B60"/>
    <w:rsid w:val="00A41BB5"/>
    <w:rsid w:val="00A41D02"/>
    <w:rsid w:val="00A41EE5"/>
    <w:rsid w:val="00A41F2B"/>
    <w:rsid w:val="00A42348"/>
    <w:rsid w:val="00A42427"/>
    <w:rsid w:val="00A425BB"/>
    <w:rsid w:val="00A42653"/>
    <w:rsid w:val="00A426D3"/>
    <w:rsid w:val="00A42706"/>
    <w:rsid w:val="00A42A2A"/>
    <w:rsid w:val="00A42AE3"/>
    <w:rsid w:val="00A42BF2"/>
    <w:rsid w:val="00A42CF9"/>
    <w:rsid w:val="00A42F46"/>
    <w:rsid w:val="00A42FEC"/>
    <w:rsid w:val="00A431A0"/>
    <w:rsid w:val="00A43221"/>
    <w:rsid w:val="00A43471"/>
    <w:rsid w:val="00A434FE"/>
    <w:rsid w:val="00A43534"/>
    <w:rsid w:val="00A4355A"/>
    <w:rsid w:val="00A435C4"/>
    <w:rsid w:val="00A4393F"/>
    <w:rsid w:val="00A43951"/>
    <w:rsid w:val="00A43B5C"/>
    <w:rsid w:val="00A43E97"/>
    <w:rsid w:val="00A43F3D"/>
    <w:rsid w:val="00A4400C"/>
    <w:rsid w:val="00A440A2"/>
    <w:rsid w:val="00A440EB"/>
    <w:rsid w:val="00A442F0"/>
    <w:rsid w:val="00A4482A"/>
    <w:rsid w:val="00A44937"/>
    <w:rsid w:val="00A449AC"/>
    <w:rsid w:val="00A449F9"/>
    <w:rsid w:val="00A44A57"/>
    <w:rsid w:val="00A44CDA"/>
    <w:rsid w:val="00A44F2A"/>
    <w:rsid w:val="00A44FCF"/>
    <w:rsid w:val="00A44FFB"/>
    <w:rsid w:val="00A4513F"/>
    <w:rsid w:val="00A4519F"/>
    <w:rsid w:val="00A4534F"/>
    <w:rsid w:val="00A453BC"/>
    <w:rsid w:val="00A454A4"/>
    <w:rsid w:val="00A45707"/>
    <w:rsid w:val="00A45763"/>
    <w:rsid w:val="00A458DC"/>
    <w:rsid w:val="00A45991"/>
    <w:rsid w:val="00A459BF"/>
    <w:rsid w:val="00A45A93"/>
    <w:rsid w:val="00A45AEB"/>
    <w:rsid w:val="00A45B51"/>
    <w:rsid w:val="00A45B8D"/>
    <w:rsid w:val="00A45C07"/>
    <w:rsid w:val="00A45C63"/>
    <w:rsid w:val="00A45C7F"/>
    <w:rsid w:val="00A45D8B"/>
    <w:rsid w:val="00A45DF3"/>
    <w:rsid w:val="00A45F16"/>
    <w:rsid w:val="00A45FD3"/>
    <w:rsid w:val="00A46028"/>
    <w:rsid w:val="00A460CC"/>
    <w:rsid w:val="00A4638D"/>
    <w:rsid w:val="00A465B2"/>
    <w:rsid w:val="00A46675"/>
    <w:rsid w:val="00A46A38"/>
    <w:rsid w:val="00A46A46"/>
    <w:rsid w:val="00A46ACB"/>
    <w:rsid w:val="00A46C93"/>
    <w:rsid w:val="00A46DF1"/>
    <w:rsid w:val="00A47023"/>
    <w:rsid w:val="00A47111"/>
    <w:rsid w:val="00A471DF"/>
    <w:rsid w:val="00A472A2"/>
    <w:rsid w:val="00A473C6"/>
    <w:rsid w:val="00A47403"/>
    <w:rsid w:val="00A474A1"/>
    <w:rsid w:val="00A474B5"/>
    <w:rsid w:val="00A47591"/>
    <w:rsid w:val="00A47718"/>
    <w:rsid w:val="00A47786"/>
    <w:rsid w:val="00A4780B"/>
    <w:rsid w:val="00A4780C"/>
    <w:rsid w:val="00A47813"/>
    <w:rsid w:val="00A47E72"/>
    <w:rsid w:val="00A47EDE"/>
    <w:rsid w:val="00A47F3C"/>
    <w:rsid w:val="00A47F71"/>
    <w:rsid w:val="00A50025"/>
    <w:rsid w:val="00A50050"/>
    <w:rsid w:val="00A501EE"/>
    <w:rsid w:val="00A50221"/>
    <w:rsid w:val="00A502B1"/>
    <w:rsid w:val="00A503A2"/>
    <w:rsid w:val="00A5042E"/>
    <w:rsid w:val="00A50824"/>
    <w:rsid w:val="00A5087D"/>
    <w:rsid w:val="00A508C2"/>
    <w:rsid w:val="00A50ACB"/>
    <w:rsid w:val="00A50B81"/>
    <w:rsid w:val="00A50BA2"/>
    <w:rsid w:val="00A50CBE"/>
    <w:rsid w:val="00A50DA4"/>
    <w:rsid w:val="00A50EAE"/>
    <w:rsid w:val="00A50F9F"/>
    <w:rsid w:val="00A50FD3"/>
    <w:rsid w:val="00A50FE8"/>
    <w:rsid w:val="00A50FEA"/>
    <w:rsid w:val="00A51044"/>
    <w:rsid w:val="00A5114A"/>
    <w:rsid w:val="00A51383"/>
    <w:rsid w:val="00A51742"/>
    <w:rsid w:val="00A51977"/>
    <w:rsid w:val="00A51B1B"/>
    <w:rsid w:val="00A51CBE"/>
    <w:rsid w:val="00A51EE0"/>
    <w:rsid w:val="00A51EF4"/>
    <w:rsid w:val="00A51FDB"/>
    <w:rsid w:val="00A51FF6"/>
    <w:rsid w:val="00A521F9"/>
    <w:rsid w:val="00A52202"/>
    <w:rsid w:val="00A522CA"/>
    <w:rsid w:val="00A522D3"/>
    <w:rsid w:val="00A52885"/>
    <w:rsid w:val="00A5296B"/>
    <w:rsid w:val="00A529CB"/>
    <w:rsid w:val="00A529FE"/>
    <w:rsid w:val="00A52A2A"/>
    <w:rsid w:val="00A52A38"/>
    <w:rsid w:val="00A52C99"/>
    <w:rsid w:val="00A52FB2"/>
    <w:rsid w:val="00A52FFB"/>
    <w:rsid w:val="00A530E2"/>
    <w:rsid w:val="00A531E3"/>
    <w:rsid w:val="00A532D4"/>
    <w:rsid w:val="00A533EB"/>
    <w:rsid w:val="00A53480"/>
    <w:rsid w:val="00A535EB"/>
    <w:rsid w:val="00A5366A"/>
    <w:rsid w:val="00A53A43"/>
    <w:rsid w:val="00A53B9B"/>
    <w:rsid w:val="00A53BF5"/>
    <w:rsid w:val="00A53D5A"/>
    <w:rsid w:val="00A53F4A"/>
    <w:rsid w:val="00A5410A"/>
    <w:rsid w:val="00A542FA"/>
    <w:rsid w:val="00A544BA"/>
    <w:rsid w:val="00A54509"/>
    <w:rsid w:val="00A54569"/>
    <w:rsid w:val="00A545CE"/>
    <w:rsid w:val="00A54625"/>
    <w:rsid w:val="00A546CE"/>
    <w:rsid w:val="00A54724"/>
    <w:rsid w:val="00A547BC"/>
    <w:rsid w:val="00A549F4"/>
    <w:rsid w:val="00A54C41"/>
    <w:rsid w:val="00A54DBF"/>
    <w:rsid w:val="00A54F08"/>
    <w:rsid w:val="00A55124"/>
    <w:rsid w:val="00A55231"/>
    <w:rsid w:val="00A5523B"/>
    <w:rsid w:val="00A5530F"/>
    <w:rsid w:val="00A553C2"/>
    <w:rsid w:val="00A554EE"/>
    <w:rsid w:val="00A55887"/>
    <w:rsid w:val="00A55994"/>
    <w:rsid w:val="00A55B87"/>
    <w:rsid w:val="00A55C02"/>
    <w:rsid w:val="00A55C06"/>
    <w:rsid w:val="00A55C6F"/>
    <w:rsid w:val="00A55C94"/>
    <w:rsid w:val="00A55DB7"/>
    <w:rsid w:val="00A55FC0"/>
    <w:rsid w:val="00A56331"/>
    <w:rsid w:val="00A563F4"/>
    <w:rsid w:val="00A568B9"/>
    <w:rsid w:val="00A56A3B"/>
    <w:rsid w:val="00A56B27"/>
    <w:rsid w:val="00A56BC3"/>
    <w:rsid w:val="00A56C9E"/>
    <w:rsid w:val="00A56D21"/>
    <w:rsid w:val="00A56DBB"/>
    <w:rsid w:val="00A56DCE"/>
    <w:rsid w:val="00A56F62"/>
    <w:rsid w:val="00A56F85"/>
    <w:rsid w:val="00A57092"/>
    <w:rsid w:val="00A570EB"/>
    <w:rsid w:val="00A571D0"/>
    <w:rsid w:val="00A57328"/>
    <w:rsid w:val="00A574AF"/>
    <w:rsid w:val="00A574BA"/>
    <w:rsid w:val="00A5783F"/>
    <w:rsid w:val="00A57A84"/>
    <w:rsid w:val="00A57A97"/>
    <w:rsid w:val="00A57CA9"/>
    <w:rsid w:val="00A57E6C"/>
    <w:rsid w:val="00A57E92"/>
    <w:rsid w:val="00A6006C"/>
    <w:rsid w:val="00A60086"/>
    <w:rsid w:val="00A601D7"/>
    <w:rsid w:val="00A60267"/>
    <w:rsid w:val="00A60343"/>
    <w:rsid w:val="00A603AB"/>
    <w:rsid w:val="00A60423"/>
    <w:rsid w:val="00A60471"/>
    <w:rsid w:val="00A6054D"/>
    <w:rsid w:val="00A60552"/>
    <w:rsid w:val="00A6085B"/>
    <w:rsid w:val="00A60E94"/>
    <w:rsid w:val="00A6122C"/>
    <w:rsid w:val="00A6123A"/>
    <w:rsid w:val="00A6134B"/>
    <w:rsid w:val="00A615D5"/>
    <w:rsid w:val="00A616B4"/>
    <w:rsid w:val="00A6181E"/>
    <w:rsid w:val="00A619B4"/>
    <w:rsid w:val="00A619DE"/>
    <w:rsid w:val="00A61A0B"/>
    <w:rsid w:val="00A61ACB"/>
    <w:rsid w:val="00A61BB0"/>
    <w:rsid w:val="00A61EE5"/>
    <w:rsid w:val="00A61F0A"/>
    <w:rsid w:val="00A61F8B"/>
    <w:rsid w:val="00A6241D"/>
    <w:rsid w:val="00A62491"/>
    <w:rsid w:val="00A62590"/>
    <w:rsid w:val="00A62873"/>
    <w:rsid w:val="00A62989"/>
    <w:rsid w:val="00A62ABC"/>
    <w:rsid w:val="00A62B43"/>
    <w:rsid w:val="00A62C2C"/>
    <w:rsid w:val="00A62C62"/>
    <w:rsid w:val="00A62C6D"/>
    <w:rsid w:val="00A62D18"/>
    <w:rsid w:val="00A62D51"/>
    <w:rsid w:val="00A62ED6"/>
    <w:rsid w:val="00A62F69"/>
    <w:rsid w:val="00A63251"/>
    <w:rsid w:val="00A63275"/>
    <w:rsid w:val="00A63383"/>
    <w:rsid w:val="00A6339D"/>
    <w:rsid w:val="00A635A7"/>
    <w:rsid w:val="00A637A3"/>
    <w:rsid w:val="00A63853"/>
    <w:rsid w:val="00A63976"/>
    <w:rsid w:val="00A639EB"/>
    <w:rsid w:val="00A63B72"/>
    <w:rsid w:val="00A63D00"/>
    <w:rsid w:val="00A63D76"/>
    <w:rsid w:val="00A64056"/>
    <w:rsid w:val="00A6434A"/>
    <w:rsid w:val="00A64382"/>
    <w:rsid w:val="00A6467A"/>
    <w:rsid w:val="00A6473E"/>
    <w:rsid w:val="00A647DB"/>
    <w:rsid w:val="00A64A2A"/>
    <w:rsid w:val="00A64B83"/>
    <w:rsid w:val="00A64BE2"/>
    <w:rsid w:val="00A64EC7"/>
    <w:rsid w:val="00A64F2C"/>
    <w:rsid w:val="00A64FBA"/>
    <w:rsid w:val="00A652B6"/>
    <w:rsid w:val="00A652D1"/>
    <w:rsid w:val="00A656BA"/>
    <w:rsid w:val="00A657FA"/>
    <w:rsid w:val="00A6593F"/>
    <w:rsid w:val="00A6596C"/>
    <w:rsid w:val="00A65A4C"/>
    <w:rsid w:val="00A65C21"/>
    <w:rsid w:val="00A65D5B"/>
    <w:rsid w:val="00A65E46"/>
    <w:rsid w:val="00A65FCC"/>
    <w:rsid w:val="00A65FEA"/>
    <w:rsid w:val="00A65FED"/>
    <w:rsid w:val="00A661C5"/>
    <w:rsid w:val="00A6620A"/>
    <w:rsid w:val="00A66219"/>
    <w:rsid w:val="00A66281"/>
    <w:rsid w:val="00A6639E"/>
    <w:rsid w:val="00A663F0"/>
    <w:rsid w:val="00A66457"/>
    <w:rsid w:val="00A66547"/>
    <w:rsid w:val="00A66594"/>
    <w:rsid w:val="00A66698"/>
    <w:rsid w:val="00A666FF"/>
    <w:rsid w:val="00A66710"/>
    <w:rsid w:val="00A6678B"/>
    <w:rsid w:val="00A667BD"/>
    <w:rsid w:val="00A668A6"/>
    <w:rsid w:val="00A668AE"/>
    <w:rsid w:val="00A668F4"/>
    <w:rsid w:val="00A66910"/>
    <w:rsid w:val="00A66B7C"/>
    <w:rsid w:val="00A66C3B"/>
    <w:rsid w:val="00A66DCD"/>
    <w:rsid w:val="00A66E21"/>
    <w:rsid w:val="00A66E61"/>
    <w:rsid w:val="00A66EEF"/>
    <w:rsid w:val="00A673F3"/>
    <w:rsid w:val="00A67830"/>
    <w:rsid w:val="00A678DF"/>
    <w:rsid w:val="00A67997"/>
    <w:rsid w:val="00A6799B"/>
    <w:rsid w:val="00A67AD5"/>
    <w:rsid w:val="00A67BA9"/>
    <w:rsid w:val="00A67C56"/>
    <w:rsid w:val="00A67E06"/>
    <w:rsid w:val="00A67E4D"/>
    <w:rsid w:val="00A67E84"/>
    <w:rsid w:val="00A7027E"/>
    <w:rsid w:val="00A70305"/>
    <w:rsid w:val="00A70449"/>
    <w:rsid w:val="00A704A0"/>
    <w:rsid w:val="00A70505"/>
    <w:rsid w:val="00A705CC"/>
    <w:rsid w:val="00A706E4"/>
    <w:rsid w:val="00A707F5"/>
    <w:rsid w:val="00A70B8C"/>
    <w:rsid w:val="00A70BE1"/>
    <w:rsid w:val="00A70D76"/>
    <w:rsid w:val="00A70DBD"/>
    <w:rsid w:val="00A711AA"/>
    <w:rsid w:val="00A71379"/>
    <w:rsid w:val="00A7144F"/>
    <w:rsid w:val="00A716C9"/>
    <w:rsid w:val="00A71829"/>
    <w:rsid w:val="00A71898"/>
    <w:rsid w:val="00A71972"/>
    <w:rsid w:val="00A7197E"/>
    <w:rsid w:val="00A71985"/>
    <w:rsid w:val="00A71995"/>
    <w:rsid w:val="00A719FC"/>
    <w:rsid w:val="00A71D13"/>
    <w:rsid w:val="00A71DF3"/>
    <w:rsid w:val="00A71F60"/>
    <w:rsid w:val="00A71FD4"/>
    <w:rsid w:val="00A72000"/>
    <w:rsid w:val="00A7200C"/>
    <w:rsid w:val="00A72405"/>
    <w:rsid w:val="00A7265A"/>
    <w:rsid w:val="00A72889"/>
    <w:rsid w:val="00A7288F"/>
    <w:rsid w:val="00A728DD"/>
    <w:rsid w:val="00A728EA"/>
    <w:rsid w:val="00A7294F"/>
    <w:rsid w:val="00A729AE"/>
    <w:rsid w:val="00A729F5"/>
    <w:rsid w:val="00A729FA"/>
    <w:rsid w:val="00A72B38"/>
    <w:rsid w:val="00A72B53"/>
    <w:rsid w:val="00A72BA3"/>
    <w:rsid w:val="00A72DAC"/>
    <w:rsid w:val="00A72E49"/>
    <w:rsid w:val="00A72F66"/>
    <w:rsid w:val="00A72FAD"/>
    <w:rsid w:val="00A72FFD"/>
    <w:rsid w:val="00A730D3"/>
    <w:rsid w:val="00A732E5"/>
    <w:rsid w:val="00A733FA"/>
    <w:rsid w:val="00A736A7"/>
    <w:rsid w:val="00A736F3"/>
    <w:rsid w:val="00A7375D"/>
    <w:rsid w:val="00A73B71"/>
    <w:rsid w:val="00A73B85"/>
    <w:rsid w:val="00A73D75"/>
    <w:rsid w:val="00A73DA2"/>
    <w:rsid w:val="00A73DE8"/>
    <w:rsid w:val="00A740D5"/>
    <w:rsid w:val="00A741E3"/>
    <w:rsid w:val="00A742D4"/>
    <w:rsid w:val="00A7434D"/>
    <w:rsid w:val="00A74421"/>
    <w:rsid w:val="00A745E2"/>
    <w:rsid w:val="00A74684"/>
    <w:rsid w:val="00A746A7"/>
    <w:rsid w:val="00A746A8"/>
    <w:rsid w:val="00A7473B"/>
    <w:rsid w:val="00A74837"/>
    <w:rsid w:val="00A7495A"/>
    <w:rsid w:val="00A749C1"/>
    <w:rsid w:val="00A74A1A"/>
    <w:rsid w:val="00A74D8A"/>
    <w:rsid w:val="00A74FDD"/>
    <w:rsid w:val="00A74FE0"/>
    <w:rsid w:val="00A751BA"/>
    <w:rsid w:val="00A751E0"/>
    <w:rsid w:val="00A751F0"/>
    <w:rsid w:val="00A75485"/>
    <w:rsid w:val="00A75704"/>
    <w:rsid w:val="00A75842"/>
    <w:rsid w:val="00A75B79"/>
    <w:rsid w:val="00A75DA6"/>
    <w:rsid w:val="00A760B1"/>
    <w:rsid w:val="00A76111"/>
    <w:rsid w:val="00A76131"/>
    <w:rsid w:val="00A7632B"/>
    <w:rsid w:val="00A76350"/>
    <w:rsid w:val="00A76395"/>
    <w:rsid w:val="00A76472"/>
    <w:rsid w:val="00A76485"/>
    <w:rsid w:val="00A7667A"/>
    <w:rsid w:val="00A767D6"/>
    <w:rsid w:val="00A767F2"/>
    <w:rsid w:val="00A7682C"/>
    <w:rsid w:val="00A76860"/>
    <w:rsid w:val="00A769A9"/>
    <w:rsid w:val="00A76B70"/>
    <w:rsid w:val="00A76BD3"/>
    <w:rsid w:val="00A76E4B"/>
    <w:rsid w:val="00A76F28"/>
    <w:rsid w:val="00A76F7A"/>
    <w:rsid w:val="00A7703C"/>
    <w:rsid w:val="00A770F4"/>
    <w:rsid w:val="00A770FE"/>
    <w:rsid w:val="00A775AB"/>
    <w:rsid w:val="00A7762C"/>
    <w:rsid w:val="00A77702"/>
    <w:rsid w:val="00A77990"/>
    <w:rsid w:val="00A77D1B"/>
    <w:rsid w:val="00A77F05"/>
    <w:rsid w:val="00A800BD"/>
    <w:rsid w:val="00A80172"/>
    <w:rsid w:val="00A803A2"/>
    <w:rsid w:val="00A80625"/>
    <w:rsid w:val="00A806F7"/>
    <w:rsid w:val="00A80A7E"/>
    <w:rsid w:val="00A80C2A"/>
    <w:rsid w:val="00A80E33"/>
    <w:rsid w:val="00A80E8B"/>
    <w:rsid w:val="00A81015"/>
    <w:rsid w:val="00A8105D"/>
    <w:rsid w:val="00A81101"/>
    <w:rsid w:val="00A81659"/>
    <w:rsid w:val="00A81876"/>
    <w:rsid w:val="00A81A42"/>
    <w:rsid w:val="00A81B2A"/>
    <w:rsid w:val="00A81E0C"/>
    <w:rsid w:val="00A81E4B"/>
    <w:rsid w:val="00A821F1"/>
    <w:rsid w:val="00A8221B"/>
    <w:rsid w:val="00A822C1"/>
    <w:rsid w:val="00A824D6"/>
    <w:rsid w:val="00A824E9"/>
    <w:rsid w:val="00A8251E"/>
    <w:rsid w:val="00A82528"/>
    <w:rsid w:val="00A8263B"/>
    <w:rsid w:val="00A82668"/>
    <w:rsid w:val="00A8287C"/>
    <w:rsid w:val="00A8287D"/>
    <w:rsid w:val="00A82B23"/>
    <w:rsid w:val="00A82B96"/>
    <w:rsid w:val="00A82C78"/>
    <w:rsid w:val="00A82D31"/>
    <w:rsid w:val="00A82DE8"/>
    <w:rsid w:val="00A82F5C"/>
    <w:rsid w:val="00A830F7"/>
    <w:rsid w:val="00A8314D"/>
    <w:rsid w:val="00A8331F"/>
    <w:rsid w:val="00A833CB"/>
    <w:rsid w:val="00A8349E"/>
    <w:rsid w:val="00A8362E"/>
    <w:rsid w:val="00A8380E"/>
    <w:rsid w:val="00A839DB"/>
    <w:rsid w:val="00A839E3"/>
    <w:rsid w:val="00A84185"/>
    <w:rsid w:val="00A8429C"/>
    <w:rsid w:val="00A84547"/>
    <w:rsid w:val="00A84590"/>
    <w:rsid w:val="00A846AD"/>
    <w:rsid w:val="00A84AAC"/>
    <w:rsid w:val="00A84D4F"/>
    <w:rsid w:val="00A84D9E"/>
    <w:rsid w:val="00A84DA0"/>
    <w:rsid w:val="00A85068"/>
    <w:rsid w:val="00A8508D"/>
    <w:rsid w:val="00A850BD"/>
    <w:rsid w:val="00A85185"/>
    <w:rsid w:val="00A8521C"/>
    <w:rsid w:val="00A85254"/>
    <w:rsid w:val="00A852CE"/>
    <w:rsid w:val="00A85414"/>
    <w:rsid w:val="00A85691"/>
    <w:rsid w:val="00A85860"/>
    <w:rsid w:val="00A858C1"/>
    <w:rsid w:val="00A8593D"/>
    <w:rsid w:val="00A85BA4"/>
    <w:rsid w:val="00A85D31"/>
    <w:rsid w:val="00A85DAE"/>
    <w:rsid w:val="00A85FD9"/>
    <w:rsid w:val="00A8608E"/>
    <w:rsid w:val="00A861BB"/>
    <w:rsid w:val="00A86268"/>
    <w:rsid w:val="00A8635E"/>
    <w:rsid w:val="00A864D9"/>
    <w:rsid w:val="00A865A7"/>
    <w:rsid w:val="00A866AE"/>
    <w:rsid w:val="00A86A61"/>
    <w:rsid w:val="00A86A73"/>
    <w:rsid w:val="00A86BA6"/>
    <w:rsid w:val="00A86BB5"/>
    <w:rsid w:val="00A86D16"/>
    <w:rsid w:val="00A86D37"/>
    <w:rsid w:val="00A86E14"/>
    <w:rsid w:val="00A8711C"/>
    <w:rsid w:val="00A87122"/>
    <w:rsid w:val="00A87B92"/>
    <w:rsid w:val="00A87F6F"/>
    <w:rsid w:val="00A9033E"/>
    <w:rsid w:val="00A9037B"/>
    <w:rsid w:val="00A9055C"/>
    <w:rsid w:val="00A90578"/>
    <w:rsid w:val="00A905BD"/>
    <w:rsid w:val="00A9062D"/>
    <w:rsid w:val="00A90863"/>
    <w:rsid w:val="00A90C52"/>
    <w:rsid w:val="00A90C87"/>
    <w:rsid w:val="00A90CB7"/>
    <w:rsid w:val="00A90E3A"/>
    <w:rsid w:val="00A91003"/>
    <w:rsid w:val="00A911E9"/>
    <w:rsid w:val="00A911FA"/>
    <w:rsid w:val="00A91356"/>
    <w:rsid w:val="00A91399"/>
    <w:rsid w:val="00A91472"/>
    <w:rsid w:val="00A9186F"/>
    <w:rsid w:val="00A9190C"/>
    <w:rsid w:val="00A919DD"/>
    <w:rsid w:val="00A91A7D"/>
    <w:rsid w:val="00A91BD1"/>
    <w:rsid w:val="00A91C68"/>
    <w:rsid w:val="00A91EC5"/>
    <w:rsid w:val="00A91FB0"/>
    <w:rsid w:val="00A9206E"/>
    <w:rsid w:val="00A9210B"/>
    <w:rsid w:val="00A92255"/>
    <w:rsid w:val="00A92376"/>
    <w:rsid w:val="00A9249C"/>
    <w:rsid w:val="00A924CE"/>
    <w:rsid w:val="00A9273E"/>
    <w:rsid w:val="00A92819"/>
    <w:rsid w:val="00A928A2"/>
    <w:rsid w:val="00A9297C"/>
    <w:rsid w:val="00A92B31"/>
    <w:rsid w:val="00A92C06"/>
    <w:rsid w:val="00A92C57"/>
    <w:rsid w:val="00A92C74"/>
    <w:rsid w:val="00A92CAE"/>
    <w:rsid w:val="00A92CB0"/>
    <w:rsid w:val="00A92CC7"/>
    <w:rsid w:val="00A92D50"/>
    <w:rsid w:val="00A92E57"/>
    <w:rsid w:val="00A92EEA"/>
    <w:rsid w:val="00A92F58"/>
    <w:rsid w:val="00A92FAD"/>
    <w:rsid w:val="00A92FE5"/>
    <w:rsid w:val="00A93179"/>
    <w:rsid w:val="00A9322C"/>
    <w:rsid w:val="00A936AA"/>
    <w:rsid w:val="00A937C3"/>
    <w:rsid w:val="00A93940"/>
    <w:rsid w:val="00A93AA9"/>
    <w:rsid w:val="00A93AC5"/>
    <w:rsid w:val="00A93C03"/>
    <w:rsid w:val="00A93C3E"/>
    <w:rsid w:val="00A93C62"/>
    <w:rsid w:val="00A93DFC"/>
    <w:rsid w:val="00A93E17"/>
    <w:rsid w:val="00A93F01"/>
    <w:rsid w:val="00A940A2"/>
    <w:rsid w:val="00A94272"/>
    <w:rsid w:val="00A942AF"/>
    <w:rsid w:val="00A94857"/>
    <w:rsid w:val="00A94899"/>
    <w:rsid w:val="00A94953"/>
    <w:rsid w:val="00A94A54"/>
    <w:rsid w:val="00A94A6E"/>
    <w:rsid w:val="00A94B25"/>
    <w:rsid w:val="00A94C64"/>
    <w:rsid w:val="00A94CA1"/>
    <w:rsid w:val="00A94DB4"/>
    <w:rsid w:val="00A950EC"/>
    <w:rsid w:val="00A95121"/>
    <w:rsid w:val="00A9513B"/>
    <w:rsid w:val="00A951CE"/>
    <w:rsid w:val="00A95313"/>
    <w:rsid w:val="00A954CE"/>
    <w:rsid w:val="00A955E9"/>
    <w:rsid w:val="00A955FE"/>
    <w:rsid w:val="00A95848"/>
    <w:rsid w:val="00A95992"/>
    <w:rsid w:val="00A959B5"/>
    <w:rsid w:val="00A95A17"/>
    <w:rsid w:val="00A95AC7"/>
    <w:rsid w:val="00A95BCD"/>
    <w:rsid w:val="00A95C8E"/>
    <w:rsid w:val="00A95E37"/>
    <w:rsid w:val="00A95E6A"/>
    <w:rsid w:val="00A9600E"/>
    <w:rsid w:val="00A960AC"/>
    <w:rsid w:val="00A960D2"/>
    <w:rsid w:val="00A9614C"/>
    <w:rsid w:val="00A962DD"/>
    <w:rsid w:val="00A962F9"/>
    <w:rsid w:val="00A965BC"/>
    <w:rsid w:val="00A965DA"/>
    <w:rsid w:val="00A96708"/>
    <w:rsid w:val="00A96B37"/>
    <w:rsid w:val="00A96BE2"/>
    <w:rsid w:val="00A96D63"/>
    <w:rsid w:val="00A96E04"/>
    <w:rsid w:val="00A96E1E"/>
    <w:rsid w:val="00A96F5B"/>
    <w:rsid w:val="00A96F89"/>
    <w:rsid w:val="00A970AE"/>
    <w:rsid w:val="00A97228"/>
    <w:rsid w:val="00A97238"/>
    <w:rsid w:val="00A9727D"/>
    <w:rsid w:val="00A97392"/>
    <w:rsid w:val="00A974B7"/>
    <w:rsid w:val="00A974FA"/>
    <w:rsid w:val="00A97694"/>
    <w:rsid w:val="00A976C2"/>
    <w:rsid w:val="00A977B2"/>
    <w:rsid w:val="00A977E4"/>
    <w:rsid w:val="00A9780E"/>
    <w:rsid w:val="00A9786C"/>
    <w:rsid w:val="00A97989"/>
    <w:rsid w:val="00A979D7"/>
    <w:rsid w:val="00A97C18"/>
    <w:rsid w:val="00A97D2A"/>
    <w:rsid w:val="00A97E17"/>
    <w:rsid w:val="00A97ECA"/>
    <w:rsid w:val="00A97F48"/>
    <w:rsid w:val="00A97F67"/>
    <w:rsid w:val="00A97FCB"/>
    <w:rsid w:val="00AA026D"/>
    <w:rsid w:val="00AA0453"/>
    <w:rsid w:val="00AA053D"/>
    <w:rsid w:val="00AA0618"/>
    <w:rsid w:val="00AA068A"/>
    <w:rsid w:val="00AA073C"/>
    <w:rsid w:val="00AA078C"/>
    <w:rsid w:val="00AA09AE"/>
    <w:rsid w:val="00AA09B7"/>
    <w:rsid w:val="00AA0B63"/>
    <w:rsid w:val="00AA0DCD"/>
    <w:rsid w:val="00AA0F23"/>
    <w:rsid w:val="00AA0F2E"/>
    <w:rsid w:val="00AA0F47"/>
    <w:rsid w:val="00AA1256"/>
    <w:rsid w:val="00AA1352"/>
    <w:rsid w:val="00AA1532"/>
    <w:rsid w:val="00AA188A"/>
    <w:rsid w:val="00AA1982"/>
    <w:rsid w:val="00AA1B4A"/>
    <w:rsid w:val="00AA1D8D"/>
    <w:rsid w:val="00AA20F2"/>
    <w:rsid w:val="00AA22F4"/>
    <w:rsid w:val="00AA2384"/>
    <w:rsid w:val="00AA246A"/>
    <w:rsid w:val="00AA24B6"/>
    <w:rsid w:val="00AA2782"/>
    <w:rsid w:val="00AA296F"/>
    <w:rsid w:val="00AA2A29"/>
    <w:rsid w:val="00AA2E87"/>
    <w:rsid w:val="00AA304A"/>
    <w:rsid w:val="00AA307A"/>
    <w:rsid w:val="00AA30B3"/>
    <w:rsid w:val="00AA311A"/>
    <w:rsid w:val="00AA3138"/>
    <w:rsid w:val="00AA322E"/>
    <w:rsid w:val="00AA3276"/>
    <w:rsid w:val="00AA331C"/>
    <w:rsid w:val="00AA3375"/>
    <w:rsid w:val="00AA343A"/>
    <w:rsid w:val="00AA3542"/>
    <w:rsid w:val="00AA36D1"/>
    <w:rsid w:val="00AA38B7"/>
    <w:rsid w:val="00AA391F"/>
    <w:rsid w:val="00AA3AB6"/>
    <w:rsid w:val="00AA3AC1"/>
    <w:rsid w:val="00AA3BE6"/>
    <w:rsid w:val="00AA3CE5"/>
    <w:rsid w:val="00AA3CF7"/>
    <w:rsid w:val="00AA3D64"/>
    <w:rsid w:val="00AA3EAE"/>
    <w:rsid w:val="00AA3F09"/>
    <w:rsid w:val="00AA3FE9"/>
    <w:rsid w:val="00AA40A2"/>
    <w:rsid w:val="00AA45C5"/>
    <w:rsid w:val="00AA4686"/>
    <w:rsid w:val="00AA47E8"/>
    <w:rsid w:val="00AA47F7"/>
    <w:rsid w:val="00AA482E"/>
    <w:rsid w:val="00AA48DE"/>
    <w:rsid w:val="00AA4992"/>
    <w:rsid w:val="00AA4AE3"/>
    <w:rsid w:val="00AA4C40"/>
    <w:rsid w:val="00AA4C78"/>
    <w:rsid w:val="00AA500C"/>
    <w:rsid w:val="00AA5038"/>
    <w:rsid w:val="00AA5124"/>
    <w:rsid w:val="00AA5203"/>
    <w:rsid w:val="00AA523A"/>
    <w:rsid w:val="00AA5260"/>
    <w:rsid w:val="00AA53DE"/>
    <w:rsid w:val="00AA53E8"/>
    <w:rsid w:val="00AA54AB"/>
    <w:rsid w:val="00AA554D"/>
    <w:rsid w:val="00AA559F"/>
    <w:rsid w:val="00AA5720"/>
    <w:rsid w:val="00AA57A0"/>
    <w:rsid w:val="00AA59D2"/>
    <w:rsid w:val="00AA5B3B"/>
    <w:rsid w:val="00AA5D03"/>
    <w:rsid w:val="00AA5D72"/>
    <w:rsid w:val="00AA5E64"/>
    <w:rsid w:val="00AA5F31"/>
    <w:rsid w:val="00AA636F"/>
    <w:rsid w:val="00AA63E2"/>
    <w:rsid w:val="00AA6527"/>
    <w:rsid w:val="00AA65D8"/>
    <w:rsid w:val="00AA6672"/>
    <w:rsid w:val="00AA69CA"/>
    <w:rsid w:val="00AA6B30"/>
    <w:rsid w:val="00AA6CB4"/>
    <w:rsid w:val="00AA6CE9"/>
    <w:rsid w:val="00AA6E8C"/>
    <w:rsid w:val="00AA6E9B"/>
    <w:rsid w:val="00AA70C8"/>
    <w:rsid w:val="00AA7206"/>
    <w:rsid w:val="00AA7250"/>
    <w:rsid w:val="00AA757E"/>
    <w:rsid w:val="00AA7584"/>
    <w:rsid w:val="00AA75C3"/>
    <w:rsid w:val="00AA7665"/>
    <w:rsid w:val="00AA7829"/>
    <w:rsid w:val="00AA7A61"/>
    <w:rsid w:val="00AA7AD6"/>
    <w:rsid w:val="00AA7B27"/>
    <w:rsid w:val="00AA7C87"/>
    <w:rsid w:val="00AA7E8F"/>
    <w:rsid w:val="00AB005E"/>
    <w:rsid w:val="00AB0527"/>
    <w:rsid w:val="00AB0680"/>
    <w:rsid w:val="00AB081C"/>
    <w:rsid w:val="00AB0CE8"/>
    <w:rsid w:val="00AB0E48"/>
    <w:rsid w:val="00AB0F22"/>
    <w:rsid w:val="00AB1067"/>
    <w:rsid w:val="00AB117C"/>
    <w:rsid w:val="00AB11D0"/>
    <w:rsid w:val="00AB1280"/>
    <w:rsid w:val="00AB136A"/>
    <w:rsid w:val="00AB138E"/>
    <w:rsid w:val="00AB1525"/>
    <w:rsid w:val="00AB15E3"/>
    <w:rsid w:val="00AB17A5"/>
    <w:rsid w:val="00AB17DB"/>
    <w:rsid w:val="00AB19F7"/>
    <w:rsid w:val="00AB19FF"/>
    <w:rsid w:val="00AB1A2D"/>
    <w:rsid w:val="00AB1B56"/>
    <w:rsid w:val="00AB1C0A"/>
    <w:rsid w:val="00AB1CEF"/>
    <w:rsid w:val="00AB1CFB"/>
    <w:rsid w:val="00AB207B"/>
    <w:rsid w:val="00AB23E8"/>
    <w:rsid w:val="00AB250F"/>
    <w:rsid w:val="00AB2880"/>
    <w:rsid w:val="00AB2A26"/>
    <w:rsid w:val="00AB2B1B"/>
    <w:rsid w:val="00AB2BC7"/>
    <w:rsid w:val="00AB2BD6"/>
    <w:rsid w:val="00AB2D3E"/>
    <w:rsid w:val="00AB2ECA"/>
    <w:rsid w:val="00AB320E"/>
    <w:rsid w:val="00AB3214"/>
    <w:rsid w:val="00AB3307"/>
    <w:rsid w:val="00AB3333"/>
    <w:rsid w:val="00AB3407"/>
    <w:rsid w:val="00AB3462"/>
    <w:rsid w:val="00AB356D"/>
    <w:rsid w:val="00AB3579"/>
    <w:rsid w:val="00AB35F9"/>
    <w:rsid w:val="00AB3856"/>
    <w:rsid w:val="00AB394F"/>
    <w:rsid w:val="00AB3A05"/>
    <w:rsid w:val="00AB3BC0"/>
    <w:rsid w:val="00AB3D42"/>
    <w:rsid w:val="00AB3F39"/>
    <w:rsid w:val="00AB40AE"/>
    <w:rsid w:val="00AB41C4"/>
    <w:rsid w:val="00AB41ED"/>
    <w:rsid w:val="00AB4214"/>
    <w:rsid w:val="00AB44E9"/>
    <w:rsid w:val="00AB46A1"/>
    <w:rsid w:val="00AB4750"/>
    <w:rsid w:val="00AB4757"/>
    <w:rsid w:val="00AB49A5"/>
    <w:rsid w:val="00AB4B41"/>
    <w:rsid w:val="00AB4BDA"/>
    <w:rsid w:val="00AB4DC0"/>
    <w:rsid w:val="00AB4DD6"/>
    <w:rsid w:val="00AB5062"/>
    <w:rsid w:val="00AB5253"/>
    <w:rsid w:val="00AB5371"/>
    <w:rsid w:val="00AB53B9"/>
    <w:rsid w:val="00AB53F6"/>
    <w:rsid w:val="00AB56B4"/>
    <w:rsid w:val="00AB579A"/>
    <w:rsid w:val="00AB586C"/>
    <w:rsid w:val="00AB5876"/>
    <w:rsid w:val="00AB58F9"/>
    <w:rsid w:val="00AB5B08"/>
    <w:rsid w:val="00AB5BE5"/>
    <w:rsid w:val="00AB5D39"/>
    <w:rsid w:val="00AB60D6"/>
    <w:rsid w:val="00AB60DB"/>
    <w:rsid w:val="00AB63C1"/>
    <w:rsid w:val="00AB664E"/>
    <w:rsid w:val="00AB6731"/>
    <w:rsid w:val="00AB6746"/>
    <w:rsid w:val="00AB674F"/>
    <w:rsid w:val="00AB67A6"/>
    <w:rsid w:val="00AB67A7"/>
    <w:rsid w:val="00AB67BB"/>
    <w:rsid w:val="00AB69F9"/>
    <w:rsid w:val="00AB6A1D"/>
    <w:rsid w:val="00AB6A24"/>
    <w:rsid w:val="00AB6C1F"/>
    <w:rsid w:val="00AB6C6A"/>
    <w:rsid w:val="00AB6C82"/>
    <w:rsid w:val="00AB6D46"/>
    <w:rsid w:val="00AB715A"/>
    <w:rsid w:val="00AB71AB"/>
    <w:rsid w:val="00AB71E6"/>
    <w:rsid w:val="00AB71FC"/>
    <w:rsid w:val="00AB733B"/>
    <w:rsid w:val="00AB784B"/>
    <w:rsid w:val="00AB78C1"/>
    <w:rsid w:val="00AB7B3E"/>
    <w:rsid w:val="00AB7B40"/>
    <w:rsid w:val="00AB7B70"/>
    <w:rsid w:val="00AB7BDC"/>
    <w:rsid w:val="00AB7D14"/>
    <w:rsid w:val="00AB7F69"/>
    <w:rsid w:val="00AC024E"/>
    <w:rsid w:val="00AC0457"/>
    <w:rsid w:val="00AC0E44"/>
    <w:rsid w:val="00AC0E46"/>
    <w:rsid w:val="00AC0FF2"/>
    <w:rsid w:val="00AC12C9"/>
    <w:rsid w:val="00AC132C"/>
    <w:rsid w:val="00AC1388"/>
    <w:rsid w:val="00AC13FC"/>
    <w:rsid w:val="00AC1441"/>
    <w:rsid w:val="00AC174F"/>
    <w:rsid w:val="00AC19B1"/>
    <w:rsid w:val="00AC19C2"/>
    <w:rsid w:val="00AC1D41"/>
    <w:rsid w:val="00AC1DBF"/>
    <w:rsid w:val="00AC1DC5"/>
    <w:rsid w:val="00AC1DF6"/>
    <w:rsid w:val="00AC2655"/>
    <w:rsid w:val="00AC2773"/>
    <w:rsid w:val="00AC2924"/>
    <w:rsid w:val="00AC2ACB"/>
    <w:rsid w:val="00AC2C22"/>
    <w:rsid w:val="00AC2CE1"/>
    <w:rsid w:val="00AC2E67"/>
    <w:rsid w:val="00AC2EA5"/>
    <w:rsid w:val="00AC2ED1"/>
    <w:rsid w:val="00AC2FFD"/>
    <w:rsid w:val="00AC307C"/>
    <w:rsid w:val="00AC3461"/>
    <w:rsid w:val="00AC3605"/>
    <w:rsid w:val="00AC36E1"/>
    <w:rsid w:val="00AC382F"/>
    <w:rsid w:val="00AC384D"/>
    <w:rsid w:val="00AC3911"/>
    <w:rsid w:val="00AC394A"/>
    <w:rsid w:val="00AC3962"/>
    <w:rsid w:val="00AC3A5F"/>
    <w:rsid w:val="00AC3AC7"/>
    <w:rsid w:val="00AC3CEA"/>
    <w:rsid w:val="00AC3D1F"/>
    <w:rsid w:val="00AC3D92"/>
    <w:rsid w:val="00AC3EF7"/>
    <w:rsid w:val="00AC3F0F"/>
    <w:rsid w:val="00AC3F36"/>
    <w:rsid w:val="00AC415E"/>
    <w:rsid w:val="00AC4243"/>
    <w:rsid w:val="00AC43DC"/>
    <w:rsid w:val="00AC46B4"/>
    <w:rsid w:val="00AC4790"/>
    <w:rsid w:val="00AC49D1"/>
    <w:rsid w:val="00AC4AF9"/>
    <w:rsid w:val="00AC4B7A"/>
    <w:rsid w:val="00AC4BBA"/>
    <w:rsid w:val="00AC4C4F"/>
    <w:rsid w:val="00AC4D60"/>
    <w:rsid w:val="00AC4E75"/>
    <w:rsid w:val="00AC4F75"/>
    <w:rsid w:val="00AC5028"/>
    <w:rsid w:val="00AC5144"/>
    <w:rsid w:val="00AC5336"/>
    <w:rsid w:val="00AC5373"/>
    <w:rsid w:val="00AC53B0"/>
    <w:rsid w:val="00AC5530"/>
    <w:rsid w:val="00AC5563"/>
    <w:rsid w:val="00AC56DD"/>
    <w:rsid w:val="00AC5766"/>
    <w:rsid w:val="00AC5971"/>
    <w:rsid w:val="00AC5A35"/>
    <w:rsid w:val="00AC5D05"/>
    <w:rsid w:val="00AC5D28"/>
    <w:rsid w:val="00AC5D85"/>
    <w:rsid w:val="00AC5DAD"/>
    <w:rsid w:val="00AC5DD8"/>
    <w:rsid w:val="00AC609F"/>
    <w:rsid w:val="00AC617F"/>
    <w:rsid w:val="00AC63A6"/>
    <w:rsid w:val="00AC6415"/>
    <w:rsid w:val="00AC6434"/>
    <w:rsid w:val="00AC64BF"/>
    <w:rsid w:val="00AC64F8"/>
    <w:rsid w:val="00AC652C"/>
    <w:rsid w:val="00AC6591"/>
    <w:rsid w:val="00AC6691"/>
    <w:rsid w:val="00AC68C1"/>
    <w:rsid w:val="00AC68D2"/>
    <w:rsid w:val="00AC6A08"/>
    <w:rsid w:val="00AC6B89"/>
    <w:rsid w:val="00AC6B9A"/>
    <w:rsid w:val="00AC6BB0"/>
    <w:rsid w:val="00AC6BD5"/>
    <w:rsid w:val="00AC6BDB"/>
    <w:rsid w:val="00AC6BFC"/>
    <w:rsid w:val="00AC7078"/>
    <w:rsid w:val="00AC7161"/>
    <w:rsid w:val="00AC7194"/>
    <w:rsid w:val="00AC7483"/>
    <w:rsid w:val="00AC7489"/>
    <w:rsid w:val="00AC7511"/>
    <w:rsid w:val="00AC7529"/>
    <w:rsid w:val="00AC7537"/>
    <w:rsid w:val="00AC75E0"/>
    <w:rsid w:val="00AC7605"/>
    <w:rsid w:val="00AC793B"/>
    <w:rsid w:val="00AC794F"/>
    <w:rsid w:val="00AC79B5"/>
    <w:rsid w:val="00AC7BE3"/>
    <w:rsid w:val="00AC7E6A"/>
    <w:rsid w:val="00AD000C"/>
    <w:rsid w:val="00AD00CE"/>
    <w:rsid w:val="00AD01AD"/>
    <w:rsid w:val="00AD03FF"/>
    <w:rsid w:val="00AD04AB"/>
    <w:rsid w:val="00AD04C5"/>
    <w:rsid w:val="00AD061E"/>
    <w:rsid w:val="00AD0847"/>
    <w:rsid w:val="00AD0884"/>
    <w:rsid w:val="00AD0952"/>
    <w:rsid w:val="00AD0A16"/>
    <w:rsid w:val="00AD0AFE"/>
    <w:rsid w:val="00AD0B11"/>
    <w:rsid w:val="00AD0B13"/>
    <w:rsid w:val="00AD0B31"/>
    <w:rsid w:val="00AD0C6E"/>
    <w:rsid w:val="00AD0C86"/>
    <w:rsid w:val="00AD0E54"/>
    <w:rsid w:val="00AD0F72"/>
    <w:rsid w:val="00AD0F7E"/>
    <w:rsid w:val="00AD0FB2"/>
    <w:rsid w:val="00AD1047"/>
    <w:rsid w:val="00AD11CB"/>
    <w:rsid w:val="00AD1340"/>
    <w:rsid w:val="00AD139D"/>
    <w:rsid w:val="00AD16F3"/>
    <w:rsid w:val="00AD1821"/>
    <w:rsid w:val="00AD19BF"/>
    <w:rsid w:val="00AD207D"/>
    <w:rsid w:val="00AD208A"/>
    <w:rsid w:val="00AD20D6"/>
    <w:rsid w:val="00AD21E1"/>
    <w:rsid w:val="00AD2420"/>
    <w:rsid w:val="00AD2449"/>
    <w:rsid w:val="00AD2450"/>
    <w:rsid w:val="00AD25B9"/>
    <w:rsid w:val="00AD25FE"/>
    <w:rsid w:val="00AD26B4"/>
    <w:rsid w:val="00AD28D2"/>
    <w:rsid w:val="00AD2A02"/>
    <w:rsid w:val="00AD2A5F"/>
    <w:rsid w:val="00AD2B71"/>
    <w:rsid w:val="00AD2BB7"/>
    <w:rsid w:val="00AD2C1E"/>
    <w:rsid w:val="00AD2C96"/>
    <w:rsid w:val="00AD2DB5"/>
    <w:rsid w:val="00AD2E6B"/>
    <w:rsid w:val="00AD2F8D"/>
    <w:rsid w:val="00AD2FB0"/>
    <w:rsid w:val="00AD2FDA"/>
    <w:rsid w:val="00AD31C8"/>
    <w:rsid w:val="00AD3221"/>
    <w:rsid w:val="00AD3275"/>
    <w:rsid w:val="00AD32F8"/>
    <w:rsid w:val="00AD33AC"/>
    <w:rsid w:val="00AD33EA"/>
    <w:rsid w:val="00AD342C"/>
    <w:rsid w:val="00AD3608"/>
    <w:rsid w:val="00AD36CC"/>
    <w:rsid w:val="00AD3888"/>
    <w:rsid w:val="00AD390B"/>
    <w:rsid w:val="00AD392E"/>
    <w:rsid w:val="00AD3974"/>
    <w:rsid w:val="00AD3C74"/>
    <w:rsid w:val="00AD3CAB"/>
    <w:rsid w:val="00AD3E9E"/>
    <w:rsid w:val="00AD414C"/>
    <w:rsid w:val="00AD4478"/>
    <w:rsid w:val="00AD4537"/>
    <w:rsid w:val="00AD45B7"/>
    <w:rsid w:val="00AD45DA"/>
    <w:rsid w:val="00AD469F"/>
    <w:rsid w:val="00AD4779"/>
    <w:rsid w:val="00AD47A7"/>
    <w:rsid w:val="00AD47FF"/>
    <w:rsid w:val="00AD482D"/>
    <w:rsid w:val="00AD4890"/>
    <w:rsid w:val="00AD49A1"/>
    <w:rsid w:val="00AD4C31"/>
    <w:rsid w:val="00AD4D06"/>
    <w:rsid w:val="00AD4E41"/>
    <w:rsid w:val="00AD4F15"/>
    <w:rsid w:val="00AD4F4C"/>
    <w:rsid w:val="00AD4F8B"/>
    <w:rsid w:val="00AD4FB1"/>
    <w:rsid w:val="00AD503D"/>
    <w:rsid w:val="00AD50FD"/>
    <w:rsid w:val="00AD5178"/>
    <w:rsid w:val="00AD5269"/>
    <w:rsid w:val="00AD537F"/>
    <w:rsid w:val="00AD5607"/>
    <w:rsid w:val="00AD56F4"/>
    <w:rsid w:val="00AD57EE"/>
    <w:rsid w:val="00AD596F"/>
    <w:rsid w:val="00AD5991"/>
    <w:rsid w:val="00AD5D0C"/>
    <w:rsid w:val="00AD5E8F"/>
    <w:rsid w:val="00AD5F3D"/>
    <w:rsid w:val="00AD60B0"/>
    <w:rsid w:val="00AD6146"/>
    <w:rsid w:val="00AD616E"/>
    <w:rsid w:val="00AD6290"/>
    <w:rsid w:val="00AD63A9"/>
    <w:rsid w:val="00AD6563"/>
    <w:rsid w:val="00AD660D"/>
    <w:rsid w:val="00AD6699"/>
    <w:rsid w:val="00AD669F"/>
    <w:rsid w:val="00AD66F1"/>
    <w:rsid w:val="00AD6784"/>
    <w:rsid w:val="00AD6A7F"/>
    <w:rsid w:val="00AD6C89"/>
    <w:rsid w:val="00AD6CA5"/>
    <w:rsid w:val="00AD6FE4"/>
    <w:rsid w:val="00AD7102"/>
    <w:rsid w:val="00AD72B1"/>
    <w:rsid w:val="00AD7592"/>
    <w:rsid w:val="00AD777E"/>
    <w:rsid w:val="00AD7852"/>
    <w:rsid w:val="00AD786A"/>
    <w:rsid w:val="00AD7A0D"/>
    <w:rsid w:val="00AD7B5C"/>
    <w:rsid w:val="00AD7BE6"/>
    <w:rsid w:val="00AD7BFF"/>
    <w:rsid w:val="00AD7DA2"/>
    <w:rsid w:val="00AD7E05"/>
    <w:rsid w:val="00AE009B"/>
    <w:rsid w:val="00AE00B3"/>
    <w:rsid w:val="00AE00BD"/>
    <w:rsid w:val="00AE015D"/>
    <w:rsid w:val="00AE0299"/>
    <w:rsid w:val="00AE032C"/>
    <w:rsid w:val="00AE03A4"/>
    <w:rsid w:val="00AE0642"/>
    <w:rsid w:val="00AE07AA"/>
    <w:rsid w:val="00AE07AC"/>
    <w:rsid w:val="00AE09B4"/>
    <w:rsid w:val="00AE0A62"/>
    <w:rsid w:val="00AE0AB3"/>
    <w:rsid w:val="00AE0B73"/>
    <w:rsid w:val="00AE0FE4"/>
    <w:rsid w:val="00AE1188"/>
    <w:rsid w:val="00AE1309"/>
    <w:rsid w:val="00AE1333"/>
    <w:rsid w:val="00AE13DB"/>
    <w:rsid w:val="00AE13EE"/>
    <w:rsid w:val="00AE1499"/>
    <w:rsid w:val="00AE16E3"/>
    <w:rsid w:val="00AE1870"/>
    <w:rsid w:val="00AE1897"/>
    <w:rsid w:val="00AE1907"/>
    <w:rsid w:val="00AE1A17"/>
    <w:rsid w:val="00AE1C2A"/>
    <w:rsid w:val="00AE1D52"/>
    <w:rsid w:val="00AE1D63"/>
    <w:rsid w:val="00AE1DD0"/>
    <w:rsid w:val="00AE1DFB"/>
    <w:rsid w:val="00AE1EB5"/>
    <w:rsid w:val="00AE21EC"/>
    <w:rsid w:val="00AE2207"/>
    <w:rsid w:val="00AE2458"/>
    <w:rsid w:val="00AE2523"/>
    <w:rsid w:val="00AE2688"/>
    <w:rsid w:val="00AE26E4"/>
    <w:rsid w:val="00AE2835"/>
    <w:rsid w:val="00AE2AA6"/>
    <w:rsid w:val="00AE2DB8"/>
    <w:rsid w:val="00AE2EA5"/>
    <w:rsid w:val="00AE3071"/>
    <w:rsid w:val="00AE30A9"/>
    <w:rsid w:val="00AE3715"/>
    <w:rsid w:val="00AE37BC"/>
    <w:rsid w:val="00AE3A14"/>
    <w:rsid w:val="00AE3D44"/>
    <w:rsid w:val="00AE4046"/>
    <w:rsid w:val="00AE40A9"/>
    <w:rsid w:val="00AE4180"/>
    <w:rsid w:val="00AE4438"/>
    <w:rsid w:val="00AE447E"/>
    <w:rsid w:val="00AE44B2"/>
    <w:rsid w:val="00AE4612"/>
    <w:rsid w:val="00AE4835"/>
    <w:rsid w:val="00AE4939"/>
    <w:rsid w:val="00AE4A4D"/>
    <w:rsid w:val="00AE4C3C"/>
    <w:rsid w:val="00AE4FB7"/>
    <w:rsid w:val="00AE517A"/>
    <w:rsid w:val="00AE5251"/>
    <w:rsid w:val="00AE5388"/>
    <w:rsid w:val="00AE5476"/>
    <w:rsid w:val="00AE54AF"/>
    <w:rsid w:val="00AE55E5"/>
    <w:rsid w:val="00AE58D3"/>
    <w:rsid w:val="00AE592B"/>
    <w:rsid w:val="00AE59B0"/>
    <w:rsid w:val="00AE59E6"/>
    <w:rsid w:val="00AE5A6D"/>
    <w:rsid w:val="00AE5AE2"/>
    <w:rsid w:val="00AE5B4D"/>
    <w:rsid w:val="00AE5B88"/>
    <w:rsid w:val="00AE5BAE"/>
    <w:rsid w:val="00AE5BE6"/>
    <w:rsid w:val="00AE5C2D"/>
    <w:rsid w:val="00AE5C3E"/>
    <w:rsid w:val="00AE5CA8"/>
    <w:rsid w:val="00AE5CDE"/>
    <w:rsid w:val="00AE5CDF"/>
    <w:rsid w:val="00AE5DCD"/>
    <w:rsid w:val="00AE5DDD"/>
    <w:rsid w:val="00AE5F70"/>
    <w:rsid w:val="00AE6235"/>
    <w:rsid w:val="00AE6398"/>
    <w:rsid w:val="00AE64B7"/>
    <w:rsid w:val="00AE64F9"/>
    <w:rsid w:val="00AE65EA"/>
    <w:rsid w:val="00AE663F"/>
    <w:rsid w:val="00AE672F"/>
    <w:rsid w:val="00AE68D8"/>
    <w:rsid w:val="00AE6911"/>
    <w:rsid w:val="00AE694D"/>
    <w:rsid w:val="00AE69DD"/>
    <w:rsid w:val="00AE6A4E"/>
    <w:rsid w:val="00AE6C06"/>
    <w:rsid w:val="00AE6DB8"/>
    <w:rsid w:val="00AE6DF4"/>
    <w:rsid w:val="00AE732A"/>
    <w:rsid w:val="00AE73EE"/>
    <w:rsid w:val="00AE741D"/>
    <w:rsid w:val="00AE7A63"/>
    <w:rsid w:val="00AE7AF3"/>
    <w:rsid w:val="00AE7CB9"/>
    <w:rsid w:val="00AF004F"/>
    <w:rsid w:val="00AF0281"/>
    <w:rsid w:val="00AF02EB"/>
    <w:rsid w:val="00AF0301"/>
    <w:rsid w:val="00AF0550"/>
    <w:rsid w:val="00AF05BE"/>
    <w:rsid w:val="00AF0835"/>
    <w:rsid w:val="00AF0923"/>
    <w:rsid w:val="00AF092B"/>
    <w:rsid w:val="00AF0967"/>
    <w:rsid w:val="00AF0974"/>
    <w:rsid w:val="00AF09DC"/>
    <w:rsid w:val="00AF09FD"/>
    <w:rsid w:val="00AF0A1C"/>
    <w:rsid w:val="00AF0A3A"/>
    <w:rsid w:val="00AF0B2B"/>
    <w:rsid w:val="00AF0E9C"/>
    <w:rsid w:val="00AF0FC3"/>
    <w:rsid w:val="00AF1103"/>
    <w:rsid w:val="00AF1223"/>
    <w:rsid w:val="00AF1269"/>
    <w:rsid w:val="00AF12BC"/>
    <w:rsid w:val="00AF12F4"/>
    <w:rsid w:val="00AF13CB"/>
    <w:rsid w:val="00AF13DF"/>
    <w:rsid w:val="00AF16CE"/>
    <w:rsid w:val="00AF17BF"/>
    <w:rsid w:val="00AF1826"/>
    <w:rsid w:val="00AF1A9B"/>
    <w:rsid w:val="00AF1B13"/>
    <w:rsid w:val="00AF1B46"/>
    <w:rsid w:val="00AF1B78"/>
    <w:rsid w:val="00AF1D79"/>
    <w:rsid w:val="00AF1EFE"/>
    <w:rsid w:val="00AF2155"/>
    <w:rsid w:val="00AF238D"/>
    <w:rsid w:val="00AF243D"/>
    <w:rsid w:val="00AF2444"/>
    <w:rsid w:val="00AF2AE3"/>
    <w:rsid w:val="00AF2C56"/>
    <w:rsid w:val="00AF2CD5"/>
    <w:rsid w:val="00AF2D12"/>
    <w:rsid w:val="00AF2DE2"/>
    <w:rsid w:val="00AF2F4A"/>
    <w:rsid w:val="00AF3087"/>
    <w:rsid w:val="00AF32E8"/>
    <w:rsid w:val="00AF32F6"/>
    <w:rsid w:val="00AF334D"/>
    <w:rsid w:val="00AF34C4"/>
    <w:rsid w:val="00AF356C"/>
    <w:rsid w:val="00AF3A8A"/>
    <w:rsid w:val="00AF3BCA"/>
    <w:rsid w:val="00AF3BDC"/>
    <w:rsid w:val="00AF3C56"/>
    <w:rsid w:val="00AF3CF8"/>
    <w:rsid w:val="00AF3FB1"/>
    <w:rsid w:val="00AF4360"/>
    <w:rsid w:val="00AF46DD"/>
    <w:rsid w:val="00AF488E"/>
    <w:rsid w:val="00AF48AE"/>
    <w:rsid w:val="00AF4A11"/>
    <w:rsid w:val="00AF4A27"/>
    <w:rsid w:val="00AF4C75"/>
    <w:rsid w:val="00AF4C8D"/>
    <w:rsid w:val="00AF4E1E"/>
    <w:rsid w:val="00AF4E56"/>
    <w:rsid w:val="00AF4E94"/>
    <w:rsid w:val="00AF5105"/>
    <w:rsid w:val="00AF51F2"/>
    <w:rsid w:val="00AF5257"/>
    <w:rsid w:val="00AF5285"/>
    <w:rsid w:val="00AF529B"/>
    <w:rsid w:val="00AF5480"/>
    <w:rsid w:val="00AF5777"/>
    <w:rsid w:val="00AF5834"/>
    <w:rsid w:val="00AF5911"/>
    <w:rsid w:val="00AF59D8"/>
    <w:rsid w:val="00AF5CCF"/>
    <w:rsid w:val="00AF5F36"/>
    <w:rsid w:val="00AF60B1"/>
    <w:rsid w:val="00AF60F8"/>
    <w:rsid w:val="00AF6121"/>
    <w:rsid w:val="00AF6215"/>
    <w:rsid w:val="00AF6380"/>
    <w:rsid w:val="00AF639C"/>
    <w:rsid w:val="00AF6433"/>
    <w:rsid w:val="00AF6435"/>
    <w:rsid w:val="00AF64C2"/>
    <w:rsid w:val="00AF65DA"/>
    <w:rsid w:val="00AF660F"/>
    <w:rsid w:val="00AF6611"/>
    <w:rsid w:val="00AF68ED"/>
    <w:rsid w:val="00AF6AF0"/>
    <w:rsid w:val="00AF6B32"/>
    <w:rsid w:val="00AF6B46"/>
    <w:rsid w:val="00AF6F36"/>
    <w:rsid w:val="00AF6FCB"/>
    <w:rsid w:val="00AF710A"/>
    <w:rsid w:val="00AF71B1"/>
    <w:rsid w:val="00AF726E"/>
    <w:rsid w:val="00AF72F5"/>
    <w:rsid w:val="00AF74A2"/>
    <w:rsid w:val="00AF774D"/>
    <w:rsid w:val="00AF7850"/>
    <w:rsid w:val="00AF7AB4"/>
    <w:rsid w:val="00AF7B69"/>
    <w:rsid w:val="00AF7BD5"/>
    <w:rsid w:val="00AF7D01"/>
    <w:rsid w:val="00B00102"/>
    <w:rsid w:val="00B00145"/>
    <w:rsid w:val="00B0035C"/>
    <w:rsid w:val="00B0047E"/>
    <w:rsid w:val="00B007E8"/>
    <w:rsid w:val="00B008A4"/>
    <w:rsid w:val="00B00942"/>
    <w:rsid w:val="00B00A7D"/>
    <w:rsid w:val="00B00AD6"/>
    <w:rsid w:val="00B00B36"/>
    <w:rsid w:val="00B00B5F"/>
    <w:rsid w:val="00B00BB1"/>
    <w:rsid w:val="00B00C80"/>
    <w:rsid w:val="00B00EA3"/>
    <w:rsid w:val="00B00F82"/>
    <w:rsid w:val="00B011EA"/>
    <w:rsid w:val="00B012A2"/>
    <w:rsid w:val="00B01552"/>
    <w:rsid w:val="00B01A8C"/>
    <w:rsid w:val="00B01B09"/>
    <w:rsid w:val="00B01B34"/>
    <w:rsid w:val="00B01BCB"/>
    <w:rsid w:val="00B01C0C"/>
    <w:rsid w:val="00B01C31"/>
    <w:rsid w:val="00B01CA5"/>
    <w:rsid w:val="00B01D80"/>
    <w:rsid w:val="00B01DEB"/>
    <w:rsid w:val="00B020C9"/>
    <w:rsid w:val="00B0223D"/>
    <w:rsid w:val="00B024A0"/>
    <w:rsid w:val="00B025D2"/>
    <w:rsid w:val="00B02728"/>
    <w:rsid w:val="00B028AB"/>
    <w:rsid w:val="00B029E1"/>
    <w:rsid w:val="00B02A1D"/>
    <w:rsid w:val="00B02EE7"/>
    <w:rsid w:val="00B02F3D"/>
    <w:rsid w:val="00B02F96"/>
    <w:rsid w:val="00B034B3"/>
    <w:rsid w:val="00B034E7"/>
    <w:rsid w:val="00B0369F"/>
    <w:rsid w:val="00B03839"/>
    <w:rsid w:val="00B03968"/>
    <w:rsid w:val="00B039A4"/>
    <w:rsid w:val="00B03B5C"/>
    <w:rsid w:val="00B03C4B"/>
    <w:rsid w:val="00B03CBC"/>
    <w:rsid w:val="00B03CCE"/>
    <w:rsid w:val="00B03D27"/>
    <w:rsid w:val="00B03EE7"/>
    <w:rsid w:val="00B03F81"/>
    <w:rsid w:val="00B043AF"/>
    <w:rsid w:val="00B043F4"/>
    <w:rsid w:val="00B044B2"/>
    <w:rsid w:val="00B0455C"/>
    <w:rsid w:val="00B0456A"/>
    <w:rsid w:val="00B0463A"/>
    <w:rsid w:val="00B047B4"/>
    <w:rsid w:val="00B04930"/>
    <w:rsid w:val="00B04A04"/>
    <w:rsid w:val="00B04B1D"/>
    <w:rsid w:val="00B04B4E"/>
    <w:rsid w:val="00B04C0D"/>
    <w:rsid w:val="00B04C6F"/>
    <w:rsid w:val="00B04CD4"/>
    <w:rsid w:val="00B04CDA"/>
    <w:rsid w:val="00B04DA5"/>
    <w:rsid w:val="00B04E1B"/>
    <w:rsid w:val="00B04EE4"/>
    <w:rsid w:val="00B04F67"/>
    <w:rsid w:val="00B04F8B"/>
    <w:rsid w:val="00B04FF4"/>
    <w:rsid w:val="00B05067"/>
    <w:rsid w:val="00B05073"/>
    <w:rsid w:val="00B05202"/>
    <w:rsid w:val="00B0530C"/>
    <w:rsid w:val="00B0540D"/>
    <w:rsid w:val="00B0541D"/>
    <w:rsid w:val="00B0568A"/>
    <w:rsid w:val="00B056CD"/>
    <w:rsid w:val="00B05B0C"/>
    <w:rsid w:val="00B05C15"/>
    <w:rsid w:val="00B05D07"/>
    <w:rsid w:val="00B05D37"/>
    <w:rsid w:val="00B05E75"/>
    <w:rsid w:val="00B05EB1"/>
    <w:rsid w:val="00B06034"/>
    <w:rsid w:val="00B06052"/>
    <w:rsid w:val="00B060C1"/>
    <w:rsid w:val="00B062B3"/>
    <w:rsid w:val="00B062D0"/>
    <w:rsid w:val="00B065C0"/>
    <w:rsid w:val="00B066D7"/>
    <w:rsid w:val="00B066F1"/>
    <w:rsid w:val="00B06970"/>
    <w:rsid w:val="00B06999"/>
    <w:rsid w:val="00B06A6D"/>
    <w:rsid w:val="00B06C20"/>
    <w:rsid w:val="00B06C2A"/>
    <w:rsid w:val="00B06C4D"/>
    <w:rsid w:val="00B06C77"/>
    <w:rsid w:val="00B06C92"/>
    <w:rsid w:val="00B06CCA"/>
    <w:rsid w:val="00B06FD1"/>
    <w:rsid w:val="00B070D4"/>
    <w:rsid w:val="00B070DD"/>
    <w:rsid w:val="00B07118"/>
    <w:rsid w:val="00B07157"/>
    <w:rsid w:val="00B072E6"/>
    <w:rsid w:val="00B07315"/>
    <w:rsid w:val="00B07502"/>
    <w:rsid w:val="00B0765D"/>
    <w:rsid w:val="00B07683"/>
    <w:rsid w:val="00B0768E"/>
    <w:rsid w:val="00B0770C"/>
    <w:rsid w:val="00B077A5"/>
    <w:rsid w:val="00B07907"/>
    <w:rsid w:val="00B07943"/>
    <w:rsid w:val="00B07985"/>
    <w:rsid w:val="00B07A08"/>
    <w:rsid w:val="00B07A7D"/>
    <w:rsid w:val="00B07B61"/>
    <w:rsid w:val="00B07BC4"/>
    <w:rsid w:val="00B07C90"/>
    <w:rsid w:val="00B07C9A"/>
    <w:rsid w:val="00B07CF2"/>
    <w:rsid w:val="00B07D99"/>
    <w:rsid w:val="00B07E11"/>
    <w:rsid w:val="00B07E13"/>
    <w:rsid w:val="00B1002E"/>
    <w:rsid w:val="00B10285"/>
    <w:rsid w:val="00B10396"/>
    <w:rsid w:val="00B103B7"/>
    <w:rsid w:val="00B103E9"/>
    <w:rsid w:val="00B104A6"/>
    <w:rsid w:val="00B10573"/>
    <w:rsid w:val="00B105C6"/>
    <w:rsid w:val="00B1064C"/>
    <w:rsid w:val="00B10663"/>
    <w:rsid w:val="00B10818"/>
    <w:rsid w:val="00B1086F"/>
    <w:rsid w:val="00B1093D"/>
    <w:rsid w:val="00B109B7"/>
    <w:rsid w:val="00B109C5"/>
    <w:rsid w:val="00B10BB0"/>
    <w:rsid w:val="00B10D49"/>
    <w:rsid w:val="00B10D6D"/>
    <w:rsid w:val="00B10DC7"/>
    <w:rsid w:val="00B10F26"/>
    <w:rsid w:val="00B11033"/>
    <w:rsid w:val="00B11038"/>
    <w:rsid w:val="00B11134"/>
    <w:rsid w:val="00B113BB"/>
    <w:rsid w:val="00B11551"/>
    <w:rsid w:val="00B117F9"/>
    <w:rsid w:val="00B1186D"/>
    <w:rsid w:val="00B11933"/>
    <w:rsid w:val="00B11AD4"/>
    <w:rsid w:val="00B11C0B"/>
    <w:rsid w:val="00B11CB7"/>
    <w:rsid w:val="00B11FD4"/>
    <w:rsid w:val="00B12006"/>
    <w:rsid w:val="00B12030"/>
    <w:rsid w:val="00B1217B"/>
    <w:rsid w:val="00B121D3"/>
    <w:rsid w:val="00B122A6"/>
    <w:rsid w:val="00B1233C"/>
    <w:rsid w:val="00B1243D"/>
    <w:rsid w:val="00B12591"/>
    <w:rsid w:val="00B1263A"/>
    <w:rsid w:val="00B12722"/>
    <w:rsid w:val="00B12763"/>
    <w:rsid w:val="00B127B1"/>
    <w:rsid w:val="00B127D8"/>
    <w:rsid w:val="00B12820"/>
    <w:rsid w:val="00B12B2B"/>
    <w:rsid w:val="00B12C53"/>
    <w:rsid w:val="00B12C74"/>
    <w:rsid w:val="00B12FFD"/>
    <w:rsid w:val="00B130D8"/>
    <w:rsid w:val="00B130E8"/>
    <w:rsid w:val="00B13252"/>
    <w:rsid w:val="00B133DE"/>
    <w:rsid w:val="00B135EE"/>
    <w:rsid w:val="00B13D0F"/>
    <w:rsid w:val="00B13D6B"/>
    <w:rsid w:val="00B1402C"/>
    <w:rsid w:val="00B140D1"/>
    <w:rsid w:val="00B1411B"/>
    <w:rsid w:val="00B14121"/>
    <w:rsid w:val="00B14212"/>
    <w:rsid w:val="00B14309"/>
    <w:rsid w:val="00B1441D"/>
    <w:rsid w:val="00B146D6"/>
    <w:rsid w:val="00B14701"/>
    <w:rsid w:val="00B1487F"/>
    <w:rsid w:val="00B149C7"/>
    <w:rsid w:val="00B14AD0"/>
    <w:rsid w:val="00B14B38"/>
    <w:rsid w:val="00B14E49"/>
    <w:rsid w:val="00B1501F"/>
    <w:rsid w:val="00B15041"/>
    <w:rsid w:val="00B15102"/>
    <w:rsid w:val="00B15132"/>
    <w:rsid w:val="00B15138"/>
    <w:rsid w:val="00B15296"/>
    <w:rsid w:val="00B152F6"/>
    <w:rsid w:val="00B15388"/>
    <w:rsid w:val="00B15447"/>
    <w:rsid w:val="00B1555B"/>
    <w:rsid w:val="00B15787"/>
    <w:rsid w:val="00B159E2"/>
    <w:rsid w:val="00B15B31"/>
    <w:rsid w:val="00B15BF6"/>
    <w:rsid w:val="00B15D02"/>
    <w:rsid w:val="00B15E7B"/>
    <w:rsid w:val="00B15E83"/>
    <w:rsid w:val="00B1606C"/>
    <w:rsid w:val="00B161D0"/>
    <w:rsid w:val="00B16348"/>
    <w:rsid w:val="00B165D3"/>
    <w:rsid w:val="00B16617"/>
    <w:rsid w:val="00B16979"/>
    <w:rsid w:val="00B16A58"/>
    <w:rsid w:val="00B16AAA"/>
    <w:rsid w:val="00B170CE"/>
    <w:rsid w:val="00B17192"/>
    <w:rsid w:val="00B17431"/>
    <w:rsid w:val="00B177CE"/>
    <w:rsid w:val="00B17915"/>
    <w:rsid w:val="00B17A6A"/>
    <w:rsid w:val="00B17A96"/>
    <w:rsid w:val="00B17AAE"/>
    <w:rsid w:val="00B17BAC"/>
    <w:rsid w:val="00B20163"/>
    <w:rsid w:val="00B201E7"/>
    <w:rsid w:val="00B20373"/>
    <w:rsid w:val="00B20475"/>
    <w:rsid w:val="00B20597"/>
    <w:rsid w:val="00B2059A"/>
    <w:rsid w:val="00B207F1"/>
    <w:rsid w:val="00B20A1A"/>
    <w:rsid w:val="00B20C60"/>
    <w:rsid w:val="00B20D82"/>
    <w:rsid w:val="00B20DBA"/>
    <w:rsid w:val="00B20E67"/>
    <w:rsid w:val="00B20E8F"/>
    <w:rsid w:val="00B21067"/>
    <w:rsid w:val="00B2112F"/>
    <w:rsid w:val="00B211D8"/>
    <w:rsid w:val="00B2121C"/>
    <w:rsid w:val="00B2122E"/>
    <w:rsid w:val="00B21584"/>
    <w:rsid w:val="00B215C1"/>
    <w:rsid w:val="00B2168F"/>
    <w:rsid w:val="00B216F4"/>
    <w:rsid w:val="00B2177B"/>
    <w:rsid w:val="00B2195B"/>
    <w:rsid w:val="00B21984"/>
    <w:rsid w:val="00B21AE3"/>
    <w:rsid w:val="00B21C16"/>
    <w:rsid w:val="00B22008"/>
    <w:rsid w:val="00B22017"/>
    <w:rsid w:val="00B22039"/>
    <w:rsid w:val="00B2215A"/>
    <w:rsid w:val="00B221DE"/>
    <w:rsid w:val="00B222CD"/>
    <w:rsid w:val="00B22495"/>
    <w:rsid w:val="00B224D1"/>
    <w:rsid w:val="00B224EF"/>
    <w:rsid w:val="00B2276A"/>
    <w:rsid w:val="00B227DE"/>
    <w:rsid w:val="00B229E3"/>
    <w:rsid w:val="00B22AD9"/>
    <w:rsid w:val="00B22BE2"/>
    <w:rsid w:val="00B22DCB"/>
    <w:rsid w:val="00B22DDB"/>
    <w:rsid w:val="00B23184"/>
    <w:rsid w:val="00B231AF"/>
    <w:rsid w:val="00B231DB"/>
    <w:rsid w:val="00B232A9"/>
    <w:rsid w:val="00B23521"/>
    <w:rsid w:val="00B237E6"/>
    <w:rsid w:val="00B23801"/>
    <w:rsid w:val="00B23826"/>
    <w:rsid w:val="00B2386D"/>
    <w:rsid w:val="00B2397D"/>
    <w:rsid w:val="00B239B2"/>
    <w:rsid w:val="00B23B0F"/>
    <w:rsid w:val="00B23B4A"/>
    <w:rsid w:val="00B23DF1"/>
    <w:rsid w:val="00B23F20"/>
    <w:rsid w:val="00B24029"/>
    <w:rsid w:val="00B2407D"/>
    <w:rsid w:val="00B241A1"/>
    <w:rsid w:val="00B241A8"/>
    <w:rsid w:val="00B241AA"/>
    <w:rsid w:val="00B241FF"/>
    <w:rsid w:val="00B24233"/>
    <w:rsid w:val="00B246A3"/>
    <w:rsid w:val="00B24898"/>
    <w:rsid w:val="00B24977"/>
    <w:rsid w:val="00B24A56"/>
    <w:rsid w:val="00B24AB6"/>
    <w:rsid w:val="00B24B13"/>
    <w:rsid w:val="00B24BE9"/>
    <w:rsid w:val="00B24E61"/>
    <w:rsid w:val="00B24F0E"/>
    <w:rsid w:val="00B25025"/>
    <w:rsid w:val="00B25052"/>
    <w:rsid w:val="00B2523B"/>
    <w:rsid w:val="00B25351"/>
    <w:rsid w:val="00B254AB"/>
    <w:rsid w:val="00B2561D"/>
    <w:rsid w:val="00B2563F"/>
    <w:rsid w:val="00B25741"/>
    <w:rsid w:val="00B25768"/>
    <w:rsid w:val="00B2593A"/>
    <w:rsid w:val="00B25A7E"/>
    <w:rsid w:val="00B25E34"/>
    <w:rsid w:val="00B25ECE"/>
    <w:rsid w:val="00B2604D"/>
    <w:rsid w:val="00B26059"/>
    <w:rsid w:val="00B26257"/>
    <w:rsid w:val="00B262A0"/>
    <w:rsid w:val="00B26416"/>
    <w:rsid w:val="00B264C6"/>
    <w:rsid w:val="00B264CE"/>
    <w:rsid w:val="00B265E4"/>
    <w:rsid w:val="00B266E4"/>
    <w:rsid w:val="00B269F4"/>
    <w:rsid w:val="00B26A82"/>
    <w:rsid w:val="00B26FA0"/>
    <w:rsid w:val="00B27386"/>
    <w:rsid w:val="00B274F8"/>
    <w:rsid w:val="00B275EC"/>
    <w:rsid w:val="00B276B9"/>
    <w:rsid w:val="00B27B0E"/>
    <w:rsid w:val="00B27B71"/>
    <w:rsid w:val="00B27D08"/>
    <w:rsid w:val="00B27FAB"/>
    <w:rsid w:val="00B30065"/>
    <w:rsid w:val="00B300A2"/>
    <w:rsid w:val="00B30485"/>
    <w:rsid w:val="00B30560"/>
    <w:rsid w:val="00B3068F"/>
    <w:rsid w:val="00B306B4"/>
    <w:rsid w:val="00B306BF"/>
    <w:rsid w:val="00B306F3"/>
    <w:rsid w:val="00B30851"/>
    <w:rsid w:val="00B30A4B"/>
    <w:rsid w:val="00B30DEA"/>
    <w:rsid w:val="00B30EE7"/>
    <w:rsid w:val="00B311C1"/>
    <w:rsid w:val="00B31298"/>
    <w:rsid w:val="00B31342"/>
    <w:rsid w:val="00B31374"/>
    <w:rsid w:val="00B313A5"/>
    <w:rsid w:val="00B31442"/>
    <w:rsid w:val="00B31502"/>
    <w:rsid w:val="00B31552"/>
    <w:rsid w:val="00B31611"/>
    <w:rsid w:val="00B3166F"/>
    <w:rsid w:val="00B31750"/>
    <w:rsid w:val="00B3183D"/>
    <w:rsid w:val="00B31927"/>
    <w:rsid w:val="00B31B9E"/>
    <w:rsid w:val="00B31EAF"/>
    <w:rsid w:val="00B31FEA"/>
    <w:rsid w:val="00B322AC"/>
    <w:rsid w:val="00B3243A"/>
    <w:rsid w:val="00B32A7D"/>
    <w:rsid w:val="00B32B28"/>
    <w:rsid w:val="00B32B52"/>
    <w:rsid w:val="00B32E2D"/>
    <w:rsid w:val="00B32EE1"/>
    <w:rsid w:val="00B332E6"/>
    <w:rsid w:val="00B33409"/>
    <w:rsid w:val="00B3353A"/>
    <w:rsid w:val="00B33800"/>
    <w:rsid w:val="00B33A26"/>
    <w:rsid w:val="00B33A75"/>
    <w:rsid w:val="00B33A94"/>
    <w:rsid w:val="00B33C0A"/>
    <w:rsid w:val="00B34106"/>
    <w:rsid w:val="00B34121"/>
    <w:rsid w:val="00B342B4"/>
    <w:rsid w:val="00B3436C"/>
    <w:rsid w:val="00B34541"/>
    <w:rsid w:val="00B34566"/>
    <w:rsid w:val="00B34733"/>
    <w:rsid w:val="00B348C5"/>
    <w:rsid w:val="00B3499B"/>
    <w:rsid w:val="00B34A4A"/>
    <w:rsid w:val="00B34B73"/>
    <w:rsid w:val="00B34C7D"/>
    <w:rsid w:val="00B34DB3"/>
    <w:rsid w:val="00B34DC1"/>
    <w:rsid w:val="00B34E4F"/>
    <w:rsid w:val="00B34E81"/>
    <w:rsid w:val="00B35215"/>
    <w:rsid w:val="00B352E7"/>
    <w:rsid w:val="00B35502"/>
    <w:rsid w:val="00B355B9"/>
    <w:rsid w:val="00B356C4"/>
    <w:rsid w:val="00B3573F"/>
    <w:rsid w:val="00B35872"/>
    <w:rsid w:val="00B3588C"/>
    <w:rsid w:val="00B35893"/>
    <w:rsid w:val="00B35C15"/>
    <w:rsid w:val="00B35E01"/>
    <w:rsid w:val="00B35E87"/>
    <w:rsid w:val="00B35FB6"/>
    <w:rsid w:val="00B366BA"/>
    <w:rsid w:val="00B36709"/>
    <w:rsid w:val="00B36755"/>
    <w:rsid w:val="00B36832"/>
    <w:rsid w:val="00B3687C"/>
    <w:rsid w:val="00B36AC4"/>
    <w:rsid w:val="00B36B21"/>
    <w:rsid w:val="00B36D3D"/>
    <w:rsid w:val="00B36D8A"/>
    <w:rsid w:val="00B36DCF"/>
    <w:rsid w:val="00B36DEB"/>
    <w:rsid w:val="00B36DEE"/>
    <w:rsid w:val="00B36F2F"/>
    <w:rsid w:val="00B3701F"/>
    <w:rsid w:val="00B37173"/>
    <w:rsid w:val="00B3728B"/>
    <w:rsid w:val="00B3731C"/>
    <w:rsid w:val="00B373B1"/>
    <w:rsid w:val="00B3740D"/>
    <w:rsid w:val="00B3745C"/>
    <w:rsid w:val="00B37494"/>
    <w:rsid w:val="00B37498"/>
    <w:rsid w:val="00B374C6"/>
    <w:rsid w:val="00B375EF"/>
    <w:rsid w:val="00B375F1"/>
    <w:rsid w:val="00B37743"/>
    <w:rsid w:val="00B37AA6"/>
    <w:rsid w:val="00B37C04"/>
    <w:rsid w:val="00B37D46"/>
    <w:rsid w:val="00B37E4F"/>
    <w:rsid w:val="00B37F73"/>
    <w:rsid w:val="00B400F4"/>
    <w:rsid w:val="00B40157"/>
    <w:rsid w:val="00B40244"/>
    <w:rsid w:val="00B40333"/>
    <w:rsid w:val="00B40787"/>
    <w:rsid w:val="00B40A2D"/>
    <w:rsid w:val="00B40A4C"/>
    <w:rsid w:val="00B40CA4"/>
    <w:rsid w:val="00B40D0F"/>
    <w:rsid w:val="00B40E53"/>
    <w:rsid w:val="00B4102E"/>
    <w:rsid w:val="00B4111D"/>
    <w:rsid w:val="00B412C1"/>
    <w:rsid w:val="00B415BA"/>
    <w:rsid w:val="00B41686"/>
    <w:rsid w:val="00B41842"/>
    <w:rsid w:val="00B41921"/>
    <w:rsid w:val="00B41ABD"/>
    <w:rsid w:val="00B41BB9"/>
    <w:rsid w:val="00B41BF8"/>
    <w:rsid w:val="00B41C76"/>
    <w:rsid w:val="00B41D00"/>
    <w:rsid w:val="00B41E95"/>
    <w:rsid w:val="00B41EFB"/>
    <w:rsid w:val="00B42033"/>
    <w:rsid w:val="00B4208E"/>
    <w:rsid w:val="00B42099"/>
    <w:rsid w:val="00B4227E"/>
    <w:rsid w:val="00B423F3"/>
    <w:rsid w:val="00B42517"/>
    <w:rsid w:val="00B425CC"/>
    <w:rsid w:val="00B426D2"/>
    <w:rsid w:val="00B42760"/>
    <w:rsid w:val="00B4298D"/>
    <w:rsid w:val="00B429E8"/>
    <w:rsid w:val="00B42A2A"/>
    <w:rsid w:val="00B42A5B"/>
    <w:rsid w:val="00B42A6C"/>
    <w:rsid w:val="00B42A9D"/>
    <w:rsid w:val="00B42B82"/>
    <w:rsid w:val="00B42CD8"/>
    <w:rsid w:val="00B42D22"/>
    <w:rsid w:val="00B42D31"/>
    <w:rsid w:val="00B43087"/>
    <w:rsid w:val="00B430F1"/>
    <w:rsid w:val="00B43226"/>
    <w:rsid w:val="00B43304"/>
    <w:rsid w:val="00B433B4"/>
    <w:rsid w:val="00B43592"/>
    <w:rsid w:val="00B4361D"/>
    <w:rsid w:val="00B4372D"/>
    <w:rsid w:val="00B43805"/>
    <w:rsid w:val="00B43915"/>
    <w:rsid w:val="00B43934"/>
    <w:rsid w:val="00B43969"/>
    <w:rsid w:val="00B43A7C"/>
    <w:rsid w:val="00B43A98"/>
    <w:rsid w:val="00B43AAB"/>
    <w:rsid w:val="00B44033"/>
    <w:rsid w:val="00B4423B"/>
    <w:rsid w:val="00B4433F"/>
    <w:rsid w:val="00B44359"/>
    <w:rsid w:val="00B4445B"/>
    <w:rsid w:val="00B4460C"/>
    <w:rsid w:val="00B448DB"/>
    <w:rsid w:val="00B44EDB"/>
    <w:rsid w:val="00B44EED"/>
    <w:rsid w:val="00B44EF3"/>
    <w:rsid w:val="00B4500C"/>
    <w:rsid w:val="00B45146"/>
    <w:rsid w:val="00B45272"/>
    <w:rsid w:val="00B452A7"/>
    <w:rsid w:val="00B452DE"/>
    <w:rsid w:val="00B45408"/>
    <w:rsid w:val="00B458FD"/>
    <w:rsid w:val="00B45C5D"/>
    <w:rsid w:val="00B45CDF"/>
    <w:rsid w:val="00B45D21"/>
    <w:rsid w:val="00B45D73"/>
    <w:rsid w:val="00B45E62"/>
    <w:rsid w:val="00B45F58"/>
    <w:rsid w:val="00B45FD0"/>
    <w:rsid w:val="00B46229"/>
    <w:rsid w:val="00B4661C"/>
    <w:rsid w:val="00B4672A"/>
    <w:rsid w:val="00B46732"/>
    <w:rsid w:val="00B46857"/>
    <w:rsid w:val="00B46889"/>
    <w:rsid w:val="00B468F9"/>
    <w:rsid w:val="00B469D3"/>
    <w:rsid w:val="00B46A90"/>
    <w:rsid w:val="00B46B00"/>
    <w:rsid w:val="00B46B2A"/>
    <w:rsid w:val="00B46F9E"/>
    <w:rsid w:val="00B47045"/>
    <w:rsid w:val="00B47167"/>
    <w:rsid w:val="00B47240"/>
    <w:rsid w:val="00B472CA"/>
    <w:rsid w:val="00B47535"/>
    <w:rsid w:val="00B477B4"/>
    <w:rsid w:val="00B4794F"/>
    <w:rsid w:val="00B479F8"/>
    <w:rsid w:val="00B47A26"/>
    <w:rsid w:val="00B47B67"/>
    <w:rsid w:val="00B47D00"/>
    <w:rsid w:val="00B47D4B"/>
    <w:rsid w:val="00B47EFE"/>
    <w:rsid w:val="00B47F2C"/>
    <w:rsid w:val="00B47F39"/>
    <w:rsid w:val="00B5000C"/>
    <w:rsid w:val="00B50093"/>
    <w:rsid w:val="00B500AE"/>
    <w:rsid w:val="00B500ED"/>
    <w:rsid w:val="00B5010D"/>
    <w:rsid w:val="00B50110"/>
    <w:rsid w:val="00B50204"/>
    <w:rsid w:val="00B502AB"/>
    <w:rsid w:val="00B50305"/>
    <w:rsid w:val="00B503AB"/>
    <w:rsid w:val="00B50513"/>
    <w:rsid w:val="00B505EB"/>
    <w:rsid w:val="00B50733"/>
    <w:rsid w:val="00B50795"/>
    <w:rsid w:val="00B50865"/>
    <w:rsid w:val="00B508D8"/>
    <w:rsid w:val="00B50994"/>
    <w:rsid w:val="00B50A78"/>
    <w:rsid w:val="00B50AAE"/>
    <w:rsid w:val="00B50CF1"/>
    <w:rsid w:val="00B50D54"/>
    <w:rsid w:val="00B50E1A"/>
    <w:rsid w:val="00B50E6C"/>
    <w:rsid w:val="00B50FB1"/>
    <w:rsid w:val="00B512D0"/>
    <w:rsid w:val="00B51310"/>
    <w:rsid w:val="00B51387"/>
    <w:rsid w:val="00B5138B"/>
    <w:rsid w:val="00B5139A"/>
    <w:rsid w:val="00B5162C"/>
    <w:rsid w:val="00B51690"/>
    <w:rsid w:val="00B516CB"/>
    <w:rsid w:val="00B51748"/>
    <w:rsid w:val="00B518BB"/>
    <w:rsid w:val="00B519EB"/>
    <w:rsid w:val="00B51A0F"/>
    <w:rsid w:val="00B51BAD"/>
    <w:rsid w:val="00B51CDE"/>
    <w:rsid w:val="00B51D19"/>
    <w:rsid w:val="00B51D89"/>
    <w:rsid w:val="00B51E5E"/>
    <w:rsid w:val="00B51F06"/>
    <w:rsid w:val="00B51F5B"/>
    <w:rsid w:val="00B52000"/>
    <w:rsid w:val="00B52211"/>
    <w:rsid w:val="00B52438"/>
    <w:rsid w:val="00B52783"/>
    <w:rsid w:val="00B52848"/>
    <w:rsid w:val="00B528B5"/>
    <w:rsid w:val="00B528BC"/>
    <w:rsid w:val="00B52AF8"/>
    <w:rsid w:val="00B52B5A"/>
    <w:rsid w:val="00B52BB7"/>
    <w:rsid w:val="00B52C56"/>
    <w:rsid w:val="00B52CF1"/>
    <w:rsid w:val="00B52D26"/>
    <w:rsid w:val="00B52E41"/>
    <w:rsid w:val="00B52F63"/>
    <w:rsid w:val="00B52F7D"/>
    <w:rsid w:val="00B53018"/>
    <w:rsid w:val="00B53280"/>
    <w:rsid w:val="00B53384"/>
    <w:rsid w:val="00B53400"/>
    <w:rsid w:val="00B534C1"/>
    <w:rsid w:val="00B53590"/>
    <w:rsid w:val="00B535A6"/>
    <w:rsid w:val="00B5363B"/>
    <w:rsid w:val="00B536C2"/>
    <w:rsid w:val="00B5395C"/>
    <w:rsid w:val="00B539A6"/>
    <w:rsid w:val="00B53AEB"/>
    <w:rsid w:val="00B53D65"/>
    <w:rsid w:val="00B53D92"/>
    <w:rsid w:val="00B53DE0"/>
    <w:rsid w:val="00B5409E"/>
    <w:rsid w:val="00B540B3"/>
    <w:rsid w:val="00B54319"/>
    <w:rsid w:val="00B543C8"/>
    <w:rsid w:val="00B543F3"/>
    <w:rsid w:val="00B54532"/>
    <w:rsid w:val="00B54573"/>
    <w:rsid w:val="00B54576"/>
    <w:rsid w:val="00B548E7"/>
    <w:rsid w:val="00B54A6F"/>
    <w:rsid w:val="00B54CB5"/>
    <w:rsid w:val="00B54CB8"/>
    <w:rsid w:val="00B54D78"/>
    <w:rsid w:val="00B54DE2"/>
    <w:rsid w:val="00B54E02"/>
    <w:rsid w:val="00B54EA5"/>
    <w:rsid w:val="00B54F9A"/>
    <w:rsid w:val="00B54FD3"/>
    <w:rsid w:val="00B55112"/>
    <w:rsid w:val="00B55147"/>
    <w:rsid w:val="00B552B3"/>
    <w:rsid w:val="00B552BD"/>
    <w:rsid w:val="00B55943"/>
    <w:rsid w:val="00B55A64"/>
    <w:rsid w:val="00B55B4D"/>
    <w:rsid w:val="00B55C47"/>
    <w:rsid w:val="00B55CD5"/>
    <w:rsid w:val="00B55D88"/>
    <w:rsid w:val="00B55DBA"/>
    <w:rsid w:val="00B55E04"/>
    <w:rsid w:val="00B55EE2"/>
    <w:rsid w:val="00B5620E"/>
    <w:rsid w:val="00B56368"/>
    <w:rsid w:val="00B56455"/>
    <w:rsid w:val="00B56706"/>
    <w:rsid w:val="00B568AB"/>
    <w:rsid w:val="00B5692C"/>
    <w:rsid w:val="00B56934"/>
    <w:rsid w:val="00B56A92"/>
    <w:rsid w:val="00B56AF1"/>
    <w:rsid w:val="00B56CA3"/>
    <w:rsid w:val="00B56CB1"/>
    <w:rsid w:val="00B56D32"/>
    <w:rsid w:val="00B56D3B"/>
    <w:rsid w:val="00B56D60"/>
    <w:rsid w:val="00B56DC3"/>
    <w:rsid w:val="00B56DC6"/>
    <w:rsid w:val="00B570A0"/>
    <w:rsid w:val="00B570F9"/>
    <w:rsid w:val="00B57202"/>
    <w:rsid w:val="00B572DF"/>
    <w:rsid w:val="00B5739C"/>
    <w:rsid w:val="00B576A0"/>
    <w:rsid w:val="00B576A4"/>
    <w:rsid w:val="00B576CF"/>
    <w:rsid w:val="00B578BE"/>
    <w:rsid w:val="00B579BA"/>
    <w:rsid w:val="00B579EC"/>
    <w:rsid w:val="00B57ABF"/>
    <w:rsid w:val="00B57AD0"/>
    <w:rsid w:val="00B57B2F"/>
    <w:rsid w:val="00B57BFE"/>
    <w:rsid w:val="00B57CB6"/>
    <w:rsid w:val="00B57CBC"/>
    <w:rsid w:val="00B57D4B"/>
    <w:rsid w:val="00B57EDC"/>
    <w:rsid w:val="00B57EEA"/>
    <w:rsid w:val="00B57F03"/>
    <w:rsid w:val="00B604F6"/>
    <w:rsid w:val="00B605EC"/>
    <w:rsid w:val="00B60621"/>
    <w:rsid w:val="00B6068C"/>
    <w:rsid w:val="00B609C9"/>
    <w:rsid w:val="00B60AB4"/>
    <w:rsid w:val="00B60E52"/>
    <w:rsid w:val="00B6127C"/>
    <w:rsid w:val="00B613E3"/>
    <w:rsid w:val="00B614C3"/>
    <w:rsid w:val="00B61503"/>
    <w:rsid w:val="00B616FC"/>
    <w:rsid w:val="00B6192C"/>
    <w:rsid w:val="00B61952"/>
    <w:rsid w:val="00B619A2"/>
    <w:rsid w:val="00B619BE"/>
    <w:rsid w:val="00B61AAB"/>
    <w:rsid w:val="00B61BB8"/>
    <w:rsid w:val="00B61C1B"/>
    <w:rsid w:val="00B61DC1"/>
    <w:rsid w:val="00B61E8D"/>
    <w:rsid w:val="00B6209C"/>
    <w:rsid w:val="00B6220C"/>
    <w:rsid w:val="00B62244"/>
    <w:rsid w:val="00B6225B"/>
    <w:rsid w:val="00B62297"/>
    <w:rsid w:val="00B62388"/>
    <w:rsid w:val="00B623A3"/>
    <w:rsid w:val="00B623C9"/>
    <w:rsid w:val="00B62415"/>
    <w:rsid w:val="00B624EB"/>
    <w:rsid w:val="00B62507"/>
    <w:rsid w:val="00B6260E"/>
    <w:rsid w:val="00B626B2"/>
    <w:rsid w:val="00B627D4"/>
    <w:rsid w:val="00B6294E"/>
    <w:rsid w:val="00B62C1C"/>
    <w:rsid w:val="00B62C3C"/>
    <w:rsid w:val="00B62FDA"/>
    <w:rsid w:val="00B63467"/>
    <w:rsid w:val="00B634D5"/>
    <w:rsid w:val="00B63574"/>
    <w:rsid w:val="00B63650"/>
    <w:rsid w:val="00B6391B"/>
    <w:rsid w:val="00B63B0B"/>
    <w:rsid w:val="00B63B29"/>
    <w:rsid w:val="00B63C4C"/>
    <w:rsid w:val="00B63E6C"/>
    <w:rsid w:val="00B63E78"/>
    <w:rsid w:val="00B63ECF"/>
    <w:rsid w:val="00B63EF8"/>
    <w:rsid w:val="00B64040"/>
    <w:rsid w:val="00B64065"/>
    <w:rsid w:val="00B6416B"/>
    <w:rsid w:val="00B64361"/>
    <w:rsid w:val="00B645DB"/>
    <w:rsid w:val="00B6491D"/>
    <w:rsid w:val="00B64AA0"/>
    <w:rsid w:val="00B64D4A"/>
    <w:rsid w:val="00B64D67"/>
    <w:rsid w:val="00B64DE1"/>
    <w:rsid w:val="00B64F9A"/>
    <w:rsid w:val="00B6501C"/>
    <w:rsid w:val="00B65031"/>
    <w:rsid w:val="00B6505F"/>
    <w:rsid w:val="00B650E2"/>
    <w:rsid w:val="00B655B9"/>
    <w:rsid w:val="00B65656"/>
    <w:rsid w:val="00B656BA"/>
    <w:rsid w:val="00B656BE"/>
    <w:rsid w:val="00B659C0"/>
    <w:rsid w:val="00B65B8B"/>
    <w:rsid w:val="00B65BDB"/>
    <w:rsid w:val="00B65E0A"/>
    <w:rsid w:val="00B65EB0"/>
    <w:rsid w:val="00B65EEE"/>
    <w:rsid w:val="00B65F66"/>
    <w:rsid w:val="00B65FF3"/>
    <w:rsid w:val="00B66045"/>
    <w:rsid w:val="00B66046"/>
    <w:rsid w:val="00B662FD"/>
    <w:rsid w:val="00B6636B"/>
    <w:rsid w:val="00B663D0"/>
    <w:rsid w:val="00B664E1"/>
    <w:rsid w:val="00B66840"/>
    <w:rsid w:val="00B66934"/>
    <w:rsid w:val="00B66978"/>
    <w:rsid w:val="00B66987"/>
    <w:rsid w:val="00B66B9C"/>
    <w:rsid w:val="00B66D79"/>
    <w:rsid w:val="00B66DB0"/>
    <w:rsid w:val="00B66E9F"/>
    <w:rsid w:val="00B67093"/>
    <w:rsid w:val="00B67240"/>
    <w:rsid w:val="00B672ED"/>
    <w:rsid w:val="00B67374"/>
    <w:rsid w:val="00B673C1"/>
    <w:rsid w:val="00B678AF"/>
    <w:rsid w:val="00B67A4F"/>
    <w:rsid w:val="00B67B02"/>
    <w:rsid w:val="00B67C09"/>
    <w:rsid w:val="00B67C69"/>
    <w:rsid w:val="00B67C98"/>
    <w:rsid w:val="00B67CF7"/>
    <w:rsid w:val="00B67D38"/>
    <w:rsid w:val="00B67F2B"/>
    <w:rsid w:val="00B67F7B"/>
    <w:rsid w:val="00B67FF4"/>
    <w:rsid w:val="00B701C6"/>
    <w:rsid w:val="00B701E5"/>
    <w:rsid w:val="00B7025D"/>
    <w:rsid w:val="00B70296"/>
    <w:rsid w:val="00B7036B"/>
    <w:rsid w:val="00B703C5"/>
    <w:rsid w:val="00B705C7"/>
    <w:rsid w:val="00B7061B"/>
    <w:rsid w:val="00B70636"/>
    <w:rsid w:val="00B70BFF"/>
    <w:rsid w:val="00B70E85"/>
    <w:rsid w:val="00B70F9F"/>
    <w:rsid w:val="00B710DE"/>
    <w:rsid w:val="00B71131"/>
    <w:rsid w:val="00B71252"/>
    <w:rsid w:val="00B715BA"/>
    <w:rsid w:val="00B715C3"/>
    <w:rsid w:val="00B71652"/>
    <w:rsid w:val="00B7168D"/>
    <w:rsid w:val="00B7172A"/>
    <w:rsid w:val="00B71763"/>
    <w:rsid w:val="00B71964"/>
    <w:rsid w:val="00B7196B"/>
    <w:rsid w:val="00B71A17"/>
    <w:rsid w:val="00B71D0D"/>
    <w:rsid w:val="00B72097"/>
    <w:rsid w:val="00B72327"/>
    <w:rsid w:val="00B723D7"/>
    <w:rsid w:val="00B72436"/>
    <w:rsid w:val="00B724DB"/>
    <w:rsid w:val="00B724DC"/>
    <w:rsid w:val="00B72809"/>
    <w:rsid w:val="00B728E1"/>
    <w:rsid w:val="00B7299A"/>
    <w:rsid w:val="00B72BD4"/>
    <w:rsid w:val="00B72C52"/>
    <w:rsid w:val="00B72CCF"/>
    <w:rsid w:val="00B72D2A"/>
    <w:rsid w:val="00B72E04"/>
    <w:rsid w:val="00B72E99"/>
    <w:rsid w:val="00B72EBB"/>
    <w:rsid w:val="00B72F91"/>
    <w:rsid w:val="00B72F9B"/>
    <w:rsid w:val="00B730F2"/>
    <w:rsid w:val="00B7316E"/>
    <w:rsid w:val="00B73186"/>
    <w:rsid w:val="00B7319B"/>
    <w:rsid w:val="00B73279"/>
    <w:rsid w:val="00B7328B"/>
    <w:rsid w:val="00B732CC"/>
    <w:rsid w:val="00B733AD"/>
    <w:rsid w:val="00B7344E"/>
    <w:rsid w:val="00B735A1"/>
    <w:rsid w:val="00B736AE"/>
    <w:rsid w:val="00B7384E"/>
    <w:rsid w:val="00B738B8"/>
    <w:rsid w:val="00B7398D"/>
    <w:rsid w:val="00B739DC"/>
    <w:rsid w:val="00B739E0"/>
    <w:rsid w:val="00B73A8A"/>
    <w:rsid w:val="00B73BC8"/>
    <w:rsid w:val="00B73C4E"/>
    <w:rsid w:val="00B74080"/>
    <w:rsid w:val="00B743C9"/>
    <w:rsid w:val="00B74411"/>
    <w:rsid w:val="00B7443A"/>
    <w:rsid w:val="00B746B7"/>
    <w:rsid w:val="00B74790"/>
    <w:rsid w:val="00B747BC"/>
    <w:rsid w:val="00B747EA"/>
    <w:rsid w:val="00B748B1"/>
    <w:rsid w:val="00B7495D"/>
    <w:rsid w:val="00B74A20"/>
    <w:rsid w:val="00B74A8E"/>
    <w:rsid w:val="00B74BB5"/>
    <w:rsid w:val="00B74C51"/>
    <w:rsid w:val="00B74C6A"/>
    <w:rsid w:val="00B74C80"/>
    <w:rsid w:val="00B74D2C"/>
    <w:rsid w:val="00B74D97"/>
    <w:rsid w:val="00B74EE5"/>
    <w:rsid w:val="00B74F1D"/>
    <w:rsid w:val="00B74FFD"/>
    <w:rsid w:val="00B75309"/>
    <w:rsid w:val="00B7535E"/>
    <w:rsid w:val="00B754AE"/>
    <w:rsid w:val="00B754EF"/>
    <w:rsid w:val="00B75513"/>
    <w:rsid w:val="00B75771"/>
    <w:rsid w:val="00B75843"/>
    <w:rsid w:val="00B759D5"/>
    <w:rsid w:val="00B75BD8"/>
    <w:rsid w:val="00B75C39"/>
    <w:rsid w:val="00B75C42"/>
    <w:rsid w:val="00B75F29"/>
    <w:rsid w:val="00B7607C"/>
    <w:rsid w:val="00B761EE"/>
    <w:rsid w:val="00B76251"/>
    <w:rsid w:val="00B76406"/>
    <w:rsid w:val="00B76445"/>
    <w:rsid w:val="00B76639"/>
    <w:rsid w:val="00B767B8"/>
    <w:rsid w:val="00B7682B"/>
    <w:rsid w:val="00B76B57"/>
    <w:rsid w:val="00B76BE8"/>
    <w:rsid w:val="00B76CC0"/>
    <w:rsid w:val="00B76DBD"/>
    <w:rsid w:val="00B76E55"/>
    <w:rsid w:val="00B76F2A"/>
    <w:rsid w:val="00B76F4F"/>
    <w:rsid w:val="00B77035"/>
    <w:rsid w:val="00B770E0"/>
    <w:rsid w:val="00B772AC"/>
    <w:rsid w:val="00B77317"/>
    <w:rsid w:val="00B773A4"/>
    <w:rsid w:val="00B773E0"/>
    <w:rsid w:val="00B775DC"/>
    <w:rsid w:val="00B777D3"/>
    <w:rsid w:val="00B77A0C"/>
    <w:rsid w:val="00B77AFB"/>
    <w:rsid w:val="00B77B76"/>
    <w:rsid w:val="00B77B90"/>
    <w:rsid w:val="00B77BD0"/>
    <w:rsid w:val="00B77C19"/>
    <w:rsid w:val="00B77C4B"/>
    <w:rsid w:val="00B77C77"/>
    <w:rsid w:val="00B77EB9"/>
    <w:rsid w:val="00B77EBB"/>
    <w:rsid w:val="00B8010C"/>
    <w:rsid w:val="00B80255"/>
    <w:rsid w:val="00B8037B"/>
    <w:rsid w:val="00B803A9"/>
    <w:rsid w:val="00B803E6"/>
    <w:rsid w:val="00B804DE"/>
    <w:rsid w:val="00B8057A"/>
    <w:rsid w:val="00B80770"/>
    <w:rsid w:val="00B80790"/>
    <w:rsid w:val="00B80968"/>
    <w:rsid w:val="00B809EA"/>
    <w:rsid w:val="00B80A52"/>
    <w:rsid w:val="00B80AA3"/>
    <w:rsid w:val="00B80AA7"/>
    <w:rsid w:val="00B80D0E"/>
    <w:rsid w:val="00B80E54"/>
    <w:rsid w:val="00B80F95"/>
    <w:rsid w:val="00B80FA1"/>
    <w:rsid w:val="00B81348"/>
    <w:rsid w:val="00B816F6"/>
    <w:rsid w:val="00B81D77"/>
    <w:rsid w:val="00B81DDF"/>
    <w:rsid w:val="00B81DED"/>
    <w:rsid w:val="00B81E88"/>
    <w:rsid w:val="00B81EB8"/>
    <w:rsid w:val="00B81FEB"/>
    <w:rsid w:val="00B82061"/>
    <w:rsid w:val="00B821EF"/>
    <w:rsid w:val="00B8226D"/>
    <w:rsid w:val="00B828E1"/>
    <w:rsid w:val="00B82919"/>
    <w:rsid w:val="00B82922"/>
    <w:rsid w:val="00B8294C"/>
    <w:rsid w:val="00B82966"/>
    <w:rsid w:val="00B82B31"/>
    <w:rsid w:val="00B82DAB"/>
    <w:rsid w:val="00B82DE4"/>
    <w:rsid w:val="00B83082"/>
    <w:rsid w:val="00B830B4"/>
    <w:rsid w:val="00B83158"/>
    <w:rsid w:val="00B83281"/>
    <w:rsid w:val="00B83407"/>
    <w:rsid w:val="00B83697"/>
    <w:rsid w:val="00B837BE"/>
    <w:rsid w:val="00B83845"/>
    <w:rsid w:val="00B8392F"/>
    <w:rsid w:val="00B83A09"/>
    <w:rsid w:val="00B83A6E"/>
    <w:rsid w:val="00B83C20"/>
    <w:rsid w:val="00B83C99"/>
    <w:rsid w:val="00B83CC2"/>
    <w:rsid w:val="00B83E20"/>
    <w:rsid w:val="00B83E86"/>
    <w:rsid w:val="00B83EC2"/>
    <w:rsid w:val="00B83EFC"/>
    <w:rsid w:val="00B83FD5"/>
    <w:rsid w:val="00B84210"/>
    <w:rsid w:val="00B8435B"/>
    <w:rsid w:val="00B84362"/>
    <w:rsid w:val="00B843E5"/>
    <w:rsid w:val="00B843E6"/>
    <w:rsid w:val="00B8443D"/>
    <w:rsid w:val="00B844EB"/>
    <w:rsid w:val="00B846F9"/>
    <w:rsid w:val="00B847D9"/>
    <w:rsid w:val="00B84804"/>
    <w:rsid w:val="00B84893"/>
    <w:rsid w:val="00B849C0"/>
    <w:rsid w:val="00B84A19"/>
    <w:rsid w:val="00B84A80"/>
    <w:rsid w:val="00B84B82"/>
    <w:rsid w:val="00B84BE1"/>
    <w:rsid w:val="00B84CD2"/>
    <w:rsid w:val="00B84E39"/>
    <w:rsid w:val="00B851D4"/>
    <w:rsid w:val="00B85254"/>
    <w:rsid w:val="00B8527D"/>
    <w:rsid w:val="00B855CE"/>
    <w:rsid w:val="00B856BE"/>
    <w:rsid w:val="00B85723"/>
    <w:rsid w:val="00B85B24"/>
    <w:rsid w:val="00B85B62"/>
    <w:rsid w:val="00B85E31"/>
    <w:rsid w:val="00B85E58"/>
    <w:rsid w:val="00B85F13"/>
    <w:rsid w:val="00B8603F"/>
    <w:rsid w:val="00B860C0"/>
    <w:rsid w:val="00B86132"/>
    <w:rsid w:val="00B86325"/>
    <w:rsid w:val="00B8672F"/>
    <w:rsid w:val="00B86954"/>
    <w:rsid w:val="00B869F4"/>
    <w:rsid w:val="00B86ADD"/>
    <w:rsid w:val="00B86D21"/>
    <w:rsid w:val="00B86F45"/>
    <w:rsid w:val="00B870F2"/>
    <w:rsid w:val="00B87461"/>
    <w:rsid w:val="00B8773F"/>
    <w:rsid w:val="00B87756"/>
    <w:rsid w:val="00B87778"/>
    <w:rsid w:val="00B87B3B"/>
    <w:rsid w:val="00B87D1E"/>
    <w:rsid w:val="00B87E6A"/>
    <w:rsid w:val="00B87F0C"/>
    <w:rsid w:val="00B90284"/>
    <w:rsid w:val="00B902F2"/>
    <w:rsid w:val="00B906DA"/>
    <w:rsid w:val="00B906F7"/>
    <w:rsid w:val="00B907C2"/>
    <w:rsid w:val="00B90A44"/>
    <w:rsid w:val="00B90D1D"/>
    <w:rsid w:val="00B90EE4"/>
    <w:rsid w:val="00B91258"/>
    <w:rsid w:val="00B913F2"/>
    <w:rsid w:val="00B9169A"/>
    <w:rsid w:val="00B91A9B"/>
    <w:rsid w:val="00B91AD2"/>
    <w:rsid w:val="00B91BBD"/>
    <w:rsid w:val="00B91C73"/>
    <w:rsid w:val="00B91EF7"/>
    <w:rsid w:val="00B91F76"/>
    <w:rsid w:val="00B92039"/>
    <w:rsid w:val="00B92082"/>
    <w:rsid w:val="00B920AE"/>
    <w:rsid w:val="00B92177"/>
    <w:rsid w:val="00B92218"/>
    <w:rsid w:val="00B923F1"/>
    <w:rsid w:val="00B9248D"/>
    <w:rsid w:val="00B9266D"/>
    <w:rsid w:val="00B9276B"/>
    <w:rsid w:val="00B9279B"/>
    <w:rsid w:val="00B92BAA"/>
    <w:rsid w:val="00B92D9A"/>
    <w:rsid w:val="00B92EBF"/>
    <w:rsid w:val="00B92F9B"/>
    <w:rsid w:val="00B93029"/>
    <w:rsid w:val="00B930FF"/>
    <w:rsid w:val="00B931CC"/>
    <w:rsid w:val="00B9353E"/>
    <w:rsid w:val="00B93575"/>
    <w:rsid w:val="00B935A2"/>
    <w:rsid w:val="00B935AA"/>
    <w:rsid w:val="00B939F8"/>
    <w:rsid w:val="00B93A6E"/>
    <w:rsid w:val="00B93A88"/>
    <w:rsid w:val="00B93AA5"/>
    <w:rsid w:val="00B93BBC"/>
    <w:rsid w:val="00B93C10"/>
    <w:rsid w:val="00B93C12"/>
    <w:rsid w:val="00B93C58"/>
    <w:rsid w:val="00B93CB7"/>
    <w:rsid w:val="00B93ECB"/>
    <w:rsid w:val="00B93F3C"/>
    <w:rsid w:val="00B94119"/>
    <w:rsid w:val="00B94419"/>
    <w:rsid w:val="00B945EE"/>
    <w:rsid w:val="00B946BC"/>
    <w:rsid w:val="00B948EF"/>
    <w:rsid w:val="00B94946"/>
    <w:rsid w:val="00B94A01"/>
    <w:rsid w:val="00B94A87"/>
    <w:rsid w:val="00B94AC4"/>
    <w:rsid w:val="00B94CAE"/>
    <w:rsid w:val="00B94D7E"/>
    <w:rsid w:val="00B94F51"/>
    <w:rsid w:val="00B94F67"/>
    <w:rsid w:val="00B95141"/>
    <w:rsid w:val="00B95162"/>
    <w:rsid w:val="00B953E0"/>
    <w:rsid w:val="00B954C8"/>
    <w:rsid w:val="00B95616"/>
    <w:rsid w:val="00B956D0"/>
    <w:rsid w:val="00B9570C"/>
    <w:rsid w:val="00B95738"/>
    <w:rsid w:val="00B95907"/>
    <w:rsid w:val="00B95995"/>
    <w:rsid w:val="00B95ADD"/>
    <w:rsid w:val="00B95B7A"/>
    <w:rsid w:val="00B95B9C"/>
    <w:rsid w:val="00B95BA8"/>
    <w:rsid w:val="00B95BD0"/>
    <w:rsid w:val="00B95C73"/>
    <w:rsid w:val="00B95DB5"/>
    <w:rsid w:val="00B95F69"/>
    <w:rsid w:val="00B9612E"/>
    <w:rsid w:val="00B961C0"/>
    <w:rsid w:val="00B963E9"/>
    <w:rsid w:val="00B964FF"/>
    <w:rsid w:val="00B96578"/>
    <w:rsid w:val="00B969BF"/>
    <w:rsid w:val="00B96A76"/>
    <w:rsid w:val="00B96C12"/>
    <w:rsid w:val="00B96D03"/>
    <w:rsid w:val="00B96E2C"/>
    <w:rsid w:val="00B96E6A"/>
    <w:rsid w:val="00B96F3A"/>
    <w:rsid w:val="00B96FB8"/>
    <w:rsid w:val="00B97023"/>
    <w:rsid w:val="00B971B8"/>
    <w:rsid w:val="00B97317"/>
    <w:rsid w:val="00B97351"/>
    <w:rsid w:val="00B97399"/>
    <w:rsid w:val="00B97588"/>
    <w:rsid w:val="00B97594"/>
    <w:rsid w:val="00B977E2"/>
    <w:rsid w:val="00B97873"/>
    <w:rsid w:val="00B97A92"/>
    <w:rsid w:val="00B97BF0"/>
    <w:rsid w:val="00B97CF6"/>
    <w:rsid w:val="00B97D61"/>
    <w:rsid w:val="00B97DDC"/>
    <w:rsid w:val="00BA02B6"/>
    <w:rsid w:val="00BA04D2"/>
    <w:rsid w:val="00BA0567"/>
    <w:rsid w:val="00BA0640"/>
    <w:rsid w:val="00BA06B9"/>
    <w:rsid w:val="00BA0707"/>
    <w:rsid w:val="00BA0967"/>
    <w:rsid w:val="00BA097B"/>
    <w:rsid w:val="00BA0B1A"/>
    <w:rsid w:val="00BA0B41"/>
    <w:rsid w:val="00BA0B64"/>
    <w:rsid w:val="00BA0C1C"/>
    <w:rsid w:val="00BA0C60"/>
    <w:rsid w:val="00BA0C7E"/>
    <w:rsid w:val="00BA0D68"/>
    <w:rsid w:val="00BA0EB2"/>
    <w:rsid w:val="00BA1353"/>
    <w:rsid w:val="00BA15EB"/>
    <w:rsid w:val="00BA171E"/>
    <w:rsid w:val="00BA1740"/>
    <w:rsid w:val="00BA182F"/>
    <w:rsid w:val="00BA1858"/>
    <w:rsid w:val="00BA1886"/>
    <w:rsid w:val="00BA1C8D"/>
    <w:rsid w:val="00BA1D8D"/>
    <w:rsid w:val="00BA1F1D"/>
    <w:rsid w:val="00BA2077"/>
    <w:rsid w:val="00BA2101"/>
    <w:rsid w:val="00BA21B3"/>
    <w:rsid w:val="00BA2386"/>
    <w:rsid w:val="00BA246A"/>
    <w:rsid w:val="00BA2507"/>
    <w:rsid w:val="00BA250B"/>
    <w:rsid w:val="00BA2533"/>
    <w:rsid w:val="00BA2A2C"/>
    <w:rsid w:val="00BA2D3C"/>
    <w:rsid w:val="00BA2E01"/>
    <w:rsid w:val="00BA331F"/>
    <w:rsid w:val="00BA3771"/>
    <w:rsid w:val="00BA37C8"/>
    <w:rsid w:val="00BA38A4"/>
    <w:rsid w:val="00BA3980"/>
    <w:rsid w:val="00BA3AA0"/>
    <w:rsid w:val="00BA3B21"/>
    <w:rsid w:val="00BA3C87"/>
    <w:rsid w:val="00BA3DA1"/>
    <w:rsid w:val="00BA3E3D"/>
    <w:rsid w:val="00BA3EFD"/>
    <w:rsid w:val="00BA44E7"/>
    <w:rsid w:val="00BA4787"/>
    <w:rsid w:val="00BA47FA"/>
    <w:rsid w:val="00BA4897"/>
    <w:rsid w:val="00BA48C8"/>
    <w:rsid w:val="00BA49F4"/>
    <w:rsid w:val="00BA4D25"/>
    <w:rsid w:val="00BA4E2F"/>
    <w:rsid w:val="00BA4E39"/>
    <w:rsid w:val="00BA4F90"/>
    <w:rsid w:val="00BA5372"/>
    <w:rsid w:val="00BA551A"/>
    <w:rsid w:val="00BA5626"/>
    <w:rsid w:val="00BA5714"/>
    <w:rsid w:val="00BA5881"/>
    <w:rsid w:val="00BA59EC"/>
    <w:rsid w:val="00BA5B11"/>
    <w:rsid w:val="00BA5B14"/>
    <w:rsid w:val="00BA6180"/>
    <w:rsid w:val="00BA619D"/>
    <w:rsid w:val="00BA6276"/>
    <w:rsid w:val="00BA6413"/>
    <w:rsid w:val="00BA6495"/>
    <w:rsid w:val="00BA66FA"/>
    <w:rsid w:val="00BA68AF"/>
    <w:rsid w:val="00BA6A3F"/>
    <w:rsid w:val="00BA6B52"/>
    <w:rsid w:val="00BA6C03"/>
    <w:rsid w:val="00BA6C27"/>
    <w:rsid w:val="00BA6E0F"/>
    <w:rsid w:val="00BA6FD5"/>
    <w:rsid w:val="00BA7021"/>
    <w:rsid w:val="00BA70D4"/>
    <w:rsid w:val="00BA7154"/>
    <w:rsid w:val="00BA721E"/>
    <w:rsid w:val="00BA7613"/>
    <w:rsid w:val="00BA7626"/>
    <w:rsid w:val="00BA77B4"/>
    <w:rsid w:val="00BA783A"/>
    <w:rsid w:val="00BA797D"/>
    <w:rsid w:val="00BA7B2F"/>
    <w:rsid w:val="00BA7BC7"/>
    <w:rsid w:val="00BA7E7D"/>
    <w:rsid w:val="00BA7F3E"/>
    <w:rsid w:val="00BA7F5B"/>
    <w:rsid w:val="00BA7FFE"/>
    <w:rsid w:val="00BB0080"/>
    <w:rsid w:val="00BB02B9"/>
    <w:rsid w:val="00BB03A1"/>
    <w:rsid w:val="00BB03A7"/>
    <w:rsid w:val="00BB04D9"/>
    <w:rsid w:val="00BB0688"/>
    <w:rsid w:val="00BB07F0"/>
    <w:rsid w:val="00BB0B8C"/>
    <w:rsid w:val="00BB0C21"/>
    <w:rsid w:val="00BB0CE2"/>
    <w:rsid w:val="00BB0D22"/>
    <w:rsid w:val="00BB0F71"/>
    <w:rsid w:val="00BB0FE7"/>
    <w:rsid w:val="00BB11A7"/>
    <w:rsid w:val="00BB146D"/>
    <w:rsid w:val="00BB155D"/>
    <w:rsid w:val="00BB171E"/>
    <w:rsid w:val="00BB1A4D"/>
    <w:rsid w:val="00BB1B1D"/>
    <w:rsid w:val="00BB1B66"/>
    <w:rsid w:val="00BB1D7F"/>
    <w:rsid w:val="00BB2173"/>
    <w:rsid w:val="00BB218A"/>
    <w:rsid w:val="00BB237F"/>
    <w:rsid w:val="00BB256C"/>
    <w:rsid w:val="00BB2748"/>
    <w:rsid w:val="00BB29F4"/>
    <w:rsid w:val="00BB2DD2"/>
    <w:rsid w:val="00BB2E4A"/>
    <w:rsid w:val="00BB2E4E"/>
    <w:rsid w:val="00BB2F06"/>
    <w:rsid w:val="00BB3010"/>
    <w:rsid w:val="00BB309F"/>
    <w:rsid w:val="00BB3426"/>
    <w:rsid w:val="00BB34F6"/>
    <w:rsid w:val="00BB36C3"/>
    <w:rsid w:val="00BB374D"/>
    <w:rsid w:val="00BB397C"/>
    <w:rsid w:val="00BB3A34"/>
    <w:rsid w:val="00BB3C29"/>
    <w:rsid w:val="00BB3C6D"/>
    <w:rsid w:val="00BB3D12"/>
    <w:rsid w:val="00BB3D72"/>
    <w:rsid w:val="00BB3EDF"/>
    <w:rsid w:val="00BB3F1F"/>
    <w:rsid w:val="00BB409D"/>
    <w:rsid w:val="00BB41BB"/>
    <w:rsid w:val="00BB4401"/>
    <w:rsid w:val="00BB46D7"/>
    <w:rsid w:val="00BB4715"/>
    <w:rsid w:val="00BB4921"/>
    <w:rsid w:val="00BB49A3"/>
    <w:rsid w:val="00BB4AC4"/>
    <w:rsid w:val="00BB4B47"/>
    <w:rsid w:val="00BB4E92"/>
    <w:rsid w:val="00BB4EFB"/>
    <w:rsid w:val="00BB51D3"/>
    <w:rsid w:val="00BB51E8"/>
    <w:rsid w:val="00BB521C"/>
    <w:rsid w:val="00BB535F"/>
    <w:rsid w:val="00BB5390"/>
    <w:rsid w:val="00BB5409"/>
    <w:rsid w:val="00BB5496"/>
    <w:rsid w:val="00BB5658"/>
    <w:rsid w:val="00BB5A87"/>
    <w:rsid w:val="00BB5AA3"/>
    <w:rsid w:val="00BB5AC5"/>
    <w:rsid w:val="00BB5B54"/>
    <w:rsid w:val="00BB5B73"/>
    <w:rsid w:val="00BB5B77"/>
    <w:rsid w:val="00BB5EB5"/>
    <w:rsid w:val="00BB60F7"/>
    <w:rsid w:val="00BB60F8"/>
    <w:rsid w:val="00BB610A"/>
    <w:rsid w:val="00BB61CE"/>
    <w:rsid w:val="00BB61D9"/>
    <w:rsid w:val="00BB6552"/>
    <w:rsid w:val="00BB6724"/>
    <w:rsid w:val="00BB6755"/>
    <w:rsid w:val="00BB68FE"/>
    <w:rsid w:val="00BB6A2D"/>
    <w:rsid w:val="00BB6BA4"/>
    <w:rsid w:val="00BB6D6D"/>
    <w:rsid w:val="00BB6E44"/>
    <w:rsid w:val="00BB7080"/>
    <w:rsid w:val="00BB7276"/>
    <w:rsid w:val="00BB7280"/>
    <w:rsid w:val="00BB7418"/>
    <w:rsid w:val="00BB75C5"/>
    <w:rsid w:val="00BB75CA"/>
    <w:rsid w:val="00BB7693"/>
    <w:rsid w:val="00BB76AE"/>
    <w:rsid w:val="00BB795C"/>
    <w:rsid w:val="00BB7B21"/>
    <w:rsid w:val="00BB7BCF"/>
    <w:rsid w:val="00BB7D0F"/>
    <w:rsid w:val="00BB7D75"/>
    <w:rsid w:val="00BB7F5B"/>
    <w:rsid w:val="00BC0013"/>
    <w:rsid w:val="00BC0080"/>
    <w:rsid w:val="00BC00A3"/>
    <w:rsid w:val="00BC0133"/>
    <w:rsid w:val="00BC01F1"/>
    <w:rsid w:val="00BC0277"/>
    <w:rsid w:val="00BC02E8"/>
    <w:rsid w:val="00BC031D"/>
    <w:rsid w:val="00BC04C6"/>
    <w:rsid w:val="00BC081E"/>
    <w:rsid w:val="00BC0992"/>
    <w:rsid w:val="00BC0B88"/>
    <w:rsid w:val="00BC0C5F"/>
    <w:rsid w:val="00BC0D0D"/>
    <w:rsid w:val="00BC0E1B"/>
    <w:rsid w:val="00BC0F40"/>
    <w:rsid w:val="00BC1108"/>
    <w:rsid w:val="00BC1112"/>
    <w:rsid w:val="00BC126B"/>
    <w:rsid w:val="00BC1394"/>
    <w:rsid w:val="00BC13D7"/>
    <w:rsid w:val="00BC14D2"/>
    <w:rsid w:val="00BC1737"/>
    <w:rsid w:val="00BC1959"/>
    <w:rsid w:val="00BC19C7"/>
    <w:rsid w:val="00BC1BC0"/>
    <w:rsid w:val="00BC1FA4"/>
    <w:rsid w:val="00BC1FFC"/>
    <w:rsid w:val="00BC20CC"/>
    <w:rsid w:val="00BC2424"/>
    <w:rsid w:val="00BC2584"/>
    <w:rsid w:val="00BC25D8"/>
    <w:rsid w:val="00BC25E6"/>
    <w:rsid w:val="00BC2753"/>
    <w:rsid w:val="00BC2854"/>
    <w:rsid w:val="00BC2871"/>
    <w:rsid w:val="00BC297C"/>
    <w:rsid w:val="00BC2B58"/>
    <w:rsid w:val="00BC2C39"/>
    <w:rsid w:val="00BC2C99"/>
    <w:rsid w:val="00BC2DA8"/>
    <w:rsid w:val="00BC2ED4"/>
    <w:rsid w:val="00BC357E"/>
    <w:rsid w:val="00BC3640"/>
    <w:rsid w:val="00BC36CE"/>
    <w:rsid w:val="00BC372B"/>
    <w:rsid w:val="00BC37AF"/>
    <w:rsid w:val="00BC38A4"/>
    <w:rsid w:val="00BC3924"/>
    <w:rsid w:val="00BC398D"/>
    <w:rsid w:val="00BC3A59"/>
    <w:rsid w:val="00BC3AA6"/>
    <w:rsid w:val="00BC3B37"/>
    <w:rsid w:val="00BC3BC4"/>
    <w:rsid w:val="00BC3C20"/>
    <w:rsid w:val="00BC3CE5"/>
    <w:rsid w:val="00BC3DAB"/>
    <w:rsid w:val="00BC3E10"/>
    <w:rsid w:val="00BC3F0D"/>
    <w:rsid w:val="00BC41A2"/>
    <w:rsid w:val="00BC4243"/>
    <w:rsid w:val="00BC42B3"/>
    <w:rsid w:val="00BC43A2"/>
    <w:rsid w:val="00BC43FE"/>
    <w:rsid w:val="00BC4493"/>
    <w:rsid w:val="00BC4571"/>
    <w:rsid w:val="00BC4578"/>
    <w:rsid w:val="00BC4684"/>
    <w:rsid w:val="00BC48D2"/>
    <w:rsid w:val="00BC4918"/>
    <w:rsid w:val="00BC4934"/>
    <w:rsid w:val="00BC4963"/>
    <w:rsid w:val="00BC4AAD"/>
    <w:rsid w:val="00BC4CA4"/>
    <w:rsid w:val="00BC4D07"/>
    <w:rsid w:val="00BC4D12"/>
    <w:rsid w:val="00BC4EF9"/>
    <w:rsid w:val="00BC5054"/>
    <w:rsid w:val="00BC50C9"/>
    <w:rsid w:val="00BC5147"/>
    <w:rsid w:val="00BC5260"/>
    <w:rsid w:val="00BC5474"/>
    <w:rsid w:val="00BC5762"/>
    <w:rsid w:val="00BC5888"/>
    <w:rsid w:val="00BC58F3"/>
    <w:rsid w:val="00BC5971"/>
    <w:rsid w:val="00BC5B28"/>
    <w:rsid w:val="00BC5B5F"/>
    <w:rsid w:val="00BC5CFB"/>
    <w:rsid w:val="00BC5D0E"/>
    <w:rsid w:val="00BC5E34"/>
    <w:rsid w:val="00BC5E48"/>
    <w:rsid w:val="00BC5EBC"/>
    <w:rsid w:val="00BC5F7E"/>
    <w:rsid w:val="00BC601A"/>
    <w:rsid w:val="00BC61BC"/>
    <w:rsid w:val="00BC621B"/>
    <w:rsid w:val="00BC63DE"/>
    <w:rsid w:val="00BC6485"/>
    <w:rsid w:val="00BC6522"/>
    <w:rsid w:val="00BC655D"/>
    <w:rsid w:val="00BC65C5"/>
    <w:rsid w:val="00BC6729"/>
    <w:rsid w:val="00BC6A39"/>
    <w:rsid w:val="00BC6A41"/>
    <w:rsid w:val="00BC6A56"/>
    <w:rsid w:val="00BC6BB1"/>
    <w:rsid w:val="00BC6D7A"/>
    <w:rsid w:val="00BC6E1D"/>
    <w:rsid w:val="00BC6E90"/>
    <w:rsid w:val="00BC70F5"/>
    <w:rsid w:val="00BC7148"/>
    <w:rsid w:val="00BC7307"/>
    <w:rsid w:val="00BC7464"/>
    <w:rsid w:val="00BC747B"/>
    <w:rsid w:val="00BC74D1"/>
    <w:rsid w:val="00BC760D"/>
    <w:rsid w:val="00BC77B8"/>
    <w:rsid w:val="00BC77C4"/>
    <w:rsid w:val="00BC77ED"/>
    <w:rsid w:val="00BC7BAD"/>
    <w:rsid w:val="00BC7D82"/>
    <w:rsid w:val="00BC7EDF"/>
    <w:rsid w:val="00BC7EEF"/>
    <w:rsid w:val="00BC7F82"/>
    <w:rsid w:val="00BD01B2"/>
    <w:rsid w:val="00BD0365"/>
    <w:rsid w:val="00BD03E4"/>
    <w:rsid w:val="00BD0430"/>
    <w:rsid w:val="00BD07DC"/>
    <w:rsid w:val="00BD08E5"/>
    <w:rsid w:val="00BD0D6C"/>
    <w:rsid w:val="00BD0DCF"/>
    <w:rsid w:val="00BD0F4A"/>
    <w:rsid w:val="00BD1014"/>
    <w:rsid w:val="00BD119F"/>
    <w:rsid w:val="00BD11A1"/>
    <w:rsid w:val="00BD17F5"/>
    <w:rsid w:val="00BD1A26"/>
    <w:rsid w:val="00BD1A2B"/>
    <w:rsid w:val="00BD1C91"/>
    <w:rsid w:val="00BD1DA6"/>
    <w:rsid w:val="00BD1E13"/>
    <w:rsid w:val="00BD20FA"/>
    <w:rsid w:val="00BD215C"/>
    <w:rsid w:val="00BD2165"/>
    <w:rsid w:val="00BD21A9"/>
    <w:rsid w:val="00BD22A7"/>
    <w:rsid w:val="00BD2427"/>
    <w:rsid w:val="00BD2453"/>
    <w:rsid w:val="00BD248B"/>
    <w:rsid w:val="00BD2511"/>
    <w:rsid w:val="00BD26B5"/>
    <w:rsid w:val="00BD2976"/>
    <w:rsid w:val="00BD29D1"/>
    <w:rsid w:val="00BD2BFB"/>
    <w:rsid w:val="00BD2C78"/>
    <w:rsid w:val="00BD2CCB"/>
    <w:rsid w:val="00BD2D6A"/>
    <w:rsid w:val="00BD2D91"/>
    <w:rsid w:val="00BD2F52"/>
    <w:rsid w:val="00BD2F8A"/>
    <w:rsid w:val="00BD3005"/>
    <w:rsid w:val="00BD336A"/>
    <w:rsid w:val="00BD33F8"/>
    <w:rsid w:val="00BD3525"/>
    <w:rsid w:val="00BD353F"/>
    <w:rsid w:val="00BD35F7"/>
    <w:rsid w:val="00BD380A"/>
    <w:rsid w:val="00BD38BD"/>
    <w:rsid w:val="00BD38DA"/>
    <w:rsid w:val="00BD3C13"/>
    <w:rsid w:val="00BD3CA3"/>
    <w:rsid w:val="00BD40C2"/>
    <w:rsid w:val="00BD40D5"/>
    <w:rsid w:val="00BD414D"/>
    <w:rsid w:val="00BD41A5"/>
    <w:rsid w:val="00BD4266"/>
    <w:rsid w:val="00BD43A6"/>
    <w:rsid w:val="00BD450E"/>
    <w:rsid w:val="00BD45AA"/>
    <w:rsid w:val="00BD46B0"/>
    <w:rsid w:val="00BD46E4"/>
    <w:rsid w:val="00BD4729"/>
    <w:rsid w:val="00BD4BC8"/>
    <w:rsid w:val="00BD4BFF"/>
    <w:rsid w:val="00BD4DB7"/>
    <w:rsid w:val="00BD4E51"/>
    <w:rsid w:val="00BD52D6"/>
    <w:rsid w:val="00BD5389"/>
    <w:rsid w:val="00BD56F4"/>
    <w:rsid w:val="00BD57D9"/>
    <w:rsid w:val="00BD57EF"/>
    <w:rsid w:val="00BD59A1"/>
    <w:rsid w:val="00BD5C25"/>
    <w:rsid w:val="00BD5C5C"/>
    <w:rsid w:val="00BD5C83"/>
    <w:rsid w:val="00BD5D7F"/>
    <w:rsid w:val="00BD6053"/>
    <w:rsid w:val="00BD6181"/>
    <w:rsid w:val="00BD62A1"/>
    <w:rsid w:val="00BD631A"/>
    <w:rsid w:val="00BD6407"/>
    <w:rsid w:val="00BD656F"/>
    <w:rsid w:val="00BD6A54"/>
    <w:rsid w:val="00BD6C27"/>
    <w:rsid w:val="00BD6DB5"/>
    <w:rsid w:val="00BD6F85"/>
    <w:rsid w:val="00BD6FA4"/>
    <w:rsid w:val="00BD71AD"/>
    <w:rsid w:val="00BD731A"/>
    <w:rsid w:val="00BD7921"/>
    <w:rsid w:val="00BD7951"/>
    <w:rsid w:val="00BD79AC"/>
    <w:rsid w:val="00BD7B03"/>
    <w:rsid w:val="00BD7B64"/>
    <w:rsid w:val="00BD7B83"/>
    <w:rsid w:val="00BD7C97"/>
    <w:rsid w:val="00BD7D83"/>
    <w:rsid w:val="00BE01F0"/>
    <w:rsid w:val="00BE0210"/>
    <w:rsid w:val="00BE0283"/>
    <w:rsid w:val="00BE03B4"/>
    <w:rsid w:val="00BE0518"/>
    <w:rsid w:val="00BE05BE"/>
    <w:rsid w:val="00BE06F3"/>
    <w:rsid w:val="00BE073D"/>
    <w:rsid w:val="00BE08AF"/>
    <w:rsid w:val="00BE0900"/>
    <w:rsid w:val="00BE0933"/>
    <w:rsid w:val="00BE0948"/>
    <w:rsid w:val="00BE0BC4"/>
    <w:rsid w:val="00BE0D48"/>
    <w:rsid w:val="00BE0DDE"/>
    <w:rsid w:val="00BE0E91"/>
    <w:rsid w:val="00BE0F0E"/>
    <w:rsid w:val="00BE0F11"/>
    <w:rsid w:val="00BE10DB"/>
    <w:rsid w:val="00BE13B3"/>
    <w:rsid w:val="00BE1424"/>
    <w:rsid w:val="00BE153B"/>
    <w:rsid w:val="00BE175E"/>
    <w:rsid w:val="00BE17D1"/>
    <w:rsid w:val="00BE17ED"/>
    <w:rsid w:val="00BE188A"/>
    <w:rsid w:val="00BE1952"/>
    <w:rsid w:val="00BE1B2B"/>
    <w:rsid w:val="00BE1B9A"/>
    <w:rsid w:val="00BE1BD8"/>
    <w:rsid w:val="00BE1E1F"/>
    <w:rsid w:val="00BE21BE"/>
    <w:rsid w:val="00BE244D"/>
    <w:rsid w:val="00BE2467"/>
    <w:rsid w:val="00BE26B8"/>
    <w:rsid w:val="00BE2973"/>
    <w:rsid w:val="00BE2AB8"/>
    <w:rsid w:val="00BE2BA8"/>
    <w:rsid w:val="00BE2BCC"/>
    <w:rsid w:val="00BE2DA2"/>
    <w:rsid w:val="00BE2E19"/>
    <w:rsid w:val="00BE2E9D"/>
    <w:rsid w:val="00BE307B"/>
    <w:rsid w:val="00BE30EB"/>
    <w:rsid w:val="00BE3138"/>
    <w:rsid w:val="00BE313C"/>
    <w:rsid w:val="00BE32D1"/>
    <w:rsid w:val="00BE337F"/>
    <w:rsid w:val="00BE33AD"/>
    <w:rsid w:val="00BE3403"/>
    <w:rsid w:val="00BE3501"/>
    <w:rsid w:val="00BE3544"/>
    <w:rsid w:val="00BE35C7"/>
    <w:rsid w:val="00BE362D"/>
    <w:rsid w:val="00BE36EC"/>
    <w:rsid w:val="00BE3717"/>
    <w:rsid w:val="00BE375F"/>
    <w:rsid w:val="00BE3853"/>
    <w:rsid w:val="00BE3907"/>
    <w:rsid w:val="00BE3A0F"/>
    <w:rsid w:val="00BE3D32"/>
    <w:rsid w:val="00BE3D8C"/>
    <w:rsid w:val="00BE3DAF"/>
    <w:rsid w:val="00BE3E61"/>
    <w:rsid w:val="00BE40C9"/>
    <w:rsid w:val="00BE412D"/>
    <w:rsid w:val="00BE43FE"/>
    <w:rsid w:val="00BE4566"/>
    <w:rsid w:val="00BE467A"/>
    <w:rsid w:val="00BE4769"/>
    <w:rsid w:val="00BE4779"/>
    <w:rsid w:val="00BE478B"/>
    <w:rsid w:val="00BE4819"/>
    <w:rsid w:val="00BE481E"/>
    <w:rsid w:val="00BE4858"/>
    <w:rsid w:val="00BE48F9"/>
    <w:rsid w:val="00BE49EA"/>
    <w:rsid w:val="00BE4B43"/>
    <w:rsid w:val="00BE4C19"/>
    <w:rsid w:val="00BE4C7E"/>
    <w:rsid w:val="00BE4D4F"/>
    <w:rsid w:val="00BE4D92"/>
    <w:rsid w:val="00BE4EF2"/>
    <w:rsid w:val="00BE50F2"/>
    <w:rsid w:val="00BE517A"/>
    <w:rsid w:val="00BE5277"/>
    <w:rsid w:val="00BE5694"/>
    <w:rsid w:val="00BE583B"/>
    <w:rsid w:val="00BE591D"/>
    <w:rsid w:val="00BE5A0C"/>
    <w:rsid w:val="00BE5ACA"/>
    <w:rsid w:val="00BE5C65"/>
    <w:rsid w:val="00BE60E6"/>
    <w:rsid w:val="00BE6288"/>
    <w:rsid w:val="00BE655B"/>
    <w:rsid w:val="00BE671A"/>
    <w:rsid w:val="00BE674B"/>
    <w:rsid w:val="00BE6A75"/>
    <w:rsid w:val="00BE6CFC"/>
    <w:rsid w:val="00BE6D92"/>
    <w:rsid w:val="00BE6F7C"/>
    <w:rsid w:val="00BE73C3"/>
    <w:rsid w:val="00BE73CD"/>
    <w:rsid w:val="00BE755B"/>
    <w:rsid w:val="00BE7855"/>
    <w:rsid w:val="00BE7A96"/>
    <w:rsid w:val="00BE7B26"/>
    <w:rsid w:val="00BE7B3F"/>
    <w:rsid w:val="00BE7B73"/>
    <w:rsid w:val="00BE7CDA"/>
    <w:rsid w:val="00BE7E34"/>
    <w:rsid w:val="00BE7EED"/>
    <w:rsid w:val="00BE7FFE"/>
    <w:rsid w:val="00BF007F"/>
    <w:rsid w:val="00BF0340"/>
    <w:rsid w:val="00BF0360"/>
    <w:rsid w:val="00BF03E4"/>
    <w:rsid w:val="00BF0477"/>
    <w:rsid w:val="00BF0478"/>
    <w:rsid w:val="00BF0479"/>
    <w:rsid w:val="00BF048F"/>
    <w:rsid w:val="00BF051A"/>
    <w:rsid w:val="00BF0564"/>
    <w:rsid w:val="00BF05C4"/>
    <w:rsid w:val="00BF05C5"/>
    <w:rsid w:val="00BF07C5"/>
    <w:rsid w:val="00BF09FF"/>
    <w:rsid w:val="00BF0B42"/>
    <w:rsid w:val="00BF0C16"/>
    <w:rsid w:val="00BF0C5C"/>
    <w:rsid w:val="00BF0CFE"/>
    <w:rsid w:val="00BF0DA4"/>
    <w:rsid w:val="00BF0ECF"/>
    <w:rsid w:val="00BF1174"/>
    <w:rsid w:val="00BF1327"/>
    <w:rsid w:val="00BF1452"/>
    <w:rsid w:val="00BF1504"/>
    <w:rsid w:val="00BF16E4"/>
    <w:rsid w:val="00BF17A6"/>
    <w:rsid w:val="00BF1897"/>
    <w:rsid w:val="00BF1953"/>
    <w:rsid w:val="00BF1A4D"/>
    <w:rsid w:val="00BF1B0D"/>
    <w:rsid w:val="00BF1BE9"/>
    <w:rsid w:val="00BF1D2D"/>
    <w:rsid w:val="00BF1D45"/>
    <w:rsid w:val="00BF1EB7"/>
    <w:rsid w:val="00BF216D"/>
    <w:rsid w:val="00BF21A4"/>
    <w:rsid w:val="00BF22F3"/>
    <w:rsid w:val="00BF2408"/>
    <w:rsid w:val="00BF2925"/>
    <w:rsid w:val="00BF2BC1"/>
    <w:rsid w:val="00BF2C6E"/>
    <w:rsid w:val="00BF34A0"/>
    <w:rsid w:val="00BF34D5"/>
    <w:rsid w:val="00BF3545"/>
    <w:rsid w:val="00BF37B2"/>
    <w:rsid w:val="00BF3ABE"/>
    <w:rsid w:val="00BF3AC1"/>
    <w:rsid w:val="00BF3C73"/>
    <w:rsid w:val="00BF3C82"/>
    <w:rsid w:val="00BF3C89"/>
    <w:rsid w:val="00BF3D5C"/>
    <w:rsid w:val="00BF4133"/>
    <w:rsid w:val="00BF4285"/>
    <w:rsid w:val="00BF443E"/>
    <w:rsid w:val="00BF4467"/>
    <w:rsid w:val="00BF4470"/>
    <w:rsid w:val="00BF467A"/>
    <w:rsid w:val="00BF46AC"/>
    <w:rsid w:val="00BF46E8"/>
    <w:rsid w:val="00BF47C2"/>
    <w:rsid w:val="00BF48FC"/>
    <w:rsid w:val="00BF49D2"/>
    <w:rsid w:val="00BF49EA"/>
    <w:rsid w:val="00BF4C19"/>
    <w:rsid w:val="00BF4CB9"/>
    <w:rsid w:val="00BF4F80"/>
    <w:rsid w:val="00BF51A3"/>
    <w:rsid w:val="00BF52B6"/>
    <w:rsid w:val="00BF5349"/>
    <w:rsid w:val="00BF53C8"/>
    <w:rsid w:val="00BF5634"/>
    <w:rsid w:val="00BF5725"/>
    <w:rsid w:val="00BF58F6"/>
    <w:rsid w:val="00BF5ABF"/>
    <w:rsid w:val="00BF5B18"/>
    <w:rsid w:val="00BF5B89"/>
    <w:rsid w:val="00BF5CA5"/>
    <w:rsid w:val="00BF5E97"/>
    <w:rsid w:val="00BF5ECB"/>
    <w:rsid w:val="00BF60EE"/>
    <w:rsid w:val="00BF6159"/>
    <w:rsid w:val="00BF6302"/>
    <w:rsid w:val="00BF6511"/>
    <w:rsid w:val="00BF663C"/>
    <w:rsid w:val="00BF67E1"/>
    <w:rsid w:val="00BF6903"/>
    <w:rsid w:val="00BF6958"/>
    <w:rsid w:val="00BF6991"/>
    <w:rsid w:val="00BF6A56"/>
    <w:rsid w:val="00BF6BDB"/>
    <w:rsid w:val="00BF6C23"/>
    <w:rsid w:val="00BF6DE7"/>
    <w:rsid w:val="00BF6E21"/>
    <w:rsid w:val="00BF6F23"/>
    <w:rsid w:val="00BF6F2E"/>
    <w:rsid w:val="00BF7127"/>
    <w:rsid w:val="00BF716B"/>
    <w:rsid w:val="00BF7267"/>
    <w:rsid w:val="00BF78EF"/>
    <w:rsid w:val="00BF78F7"/>
    <w:rsid w:val="00BF7AD7"/>
    <w:rsid w:val="00BF7ADB"/>
    <w:rsid w:val="00BF7DDB"/>
    <w:rsid w:val="00BF7EE6"/>
    <w:rsid w:val="00BF7F37"/>
    <w:rsid w:val="00C00037"/>
    <w:rsid w:val="00C00248"/>
    <w:rsid w:val="00C0038A"/>
    <w:rsid w:val="00C003A5"/>
    <w:rsid w:val="00C00424"/>
    <w:rsid w:val="00C004BC"/>
    <w:rsid w:val="00C00503"/>
    <w:rsid w:val="00C00557"/>
    <w:rsid w:val="00C005C4"/>
    <w:rsid w:val="00C00612"/>
    <w:rsid w:val="00C007C9"/>
    <w:rsid w:val="00C00801"/>
    <w:rsid w:val="00C009FB"/>
    <w:rsid w:val="00C00AA3"/>
    <w:rsid w:val="00C00AA5"/>
    <w:rsid w:val="00C00CEE"/>
    <w:rsid w:val="00C00DF0"/>
    <w:rsid w:val="00C00EBF"/>
    <w:rsid w:val="00C00F3F"/>
    <w:rsid w:val="00C00F70"/>
    <w:rsid w:val="00C00FDA"/>
    <w:rsid w:val="00C0110F"/>
    <w:rsid w:val="00C012D5"/>
    <w:rsid w:val="00C0135F"/>
    <w:rsid w:val="00C0141B"/>
    <w:rsid w:val="00C0143C"/>
    <w:rsid w:val="00C01797"/>
    <w:rsid w:val="00C0179D"/>
    <w:rsid w:val="00C01820"/>
    <w:rsid w:val="00C018DB"/>
    <w:rsid w:val="00C019EE"/>
    <w:rsid w:val="00C01A33"/>
    <w:rsid w:val="00C01C36"/>
    <w:rsid w:val="00C01DF8"/>
    <w:rsid w:val="00C01EAD"/>
    <w:rsid w:val="00C02124"/>
    <w:rsid w:val="00C0236B"/>
    <w:rsid w:val="00C02548"/>
    <w:rsid w:val="00C025E1"/>
    <w:rsid w:val="00C0261C"/>
    <w:rsid w:val="00C02665"/>
    <w:rsid w:val="00C02860"/>
    <w:rsid w:val="00C02869"/>
    <w:rsid w:val="00C02899"/>
    <w:rsid w:val="00C02919"/>
    <w:rsid w:val="00C0292C"/>
    <w:rsid w:val="00C0295A"/>
    <w:rsid w:val="00C029BB"/>
    <w:rsid w:val="00C02C6E"/>
    <w:rsid w:val="00C02DC8"/>
    <w:rsid w:val="00C02DC9"/>
    <w:rsid w:val="00C02E47"/>
    <w:rsid w:val="00C03000"/>
    <w:rsid w:val="00C0302E"/>
    <w:rsid w:val="00C0329B"/>
    <w:rsid w:val="00C03306"/>
    <w:rsid w:val="00C03350"/>
    <w:rsid w:val="00C033C6"/>
    <w:rsid w:val="00C0340C"/>
    <w:rsid w:val="00C03545"/>
    <w:rsid w:val="00C0364D"/>
    <w:rsid w:val="00C0370C"/>
    <w:rsid w:val="00C038FC"/>
    <w:rsid w:val="00C03B91"/>
    <w:rsid w:val="00C03DFC"/>
    <w:rsid w:val="00C04067"/>
    <w:rsid w:val="00C040F6"/>
    <w:rsid w:val="00C04109"/>
    <w:rsid w:val="00C04235"/>
    <w:rsid w:val="00C043A1"/>
    <w:rsid w:val="00C049D5"/>
    <w:rsid w:val="00C04C58"/>
    <w:rsid w:val="00C04C5B"/>
    <w:rsid w:val="00C04CF7"/>
    <w:rsid w:val="00C0546F"/>
    <w:rsid w:val="00C05743"/>
    <w:rsid w:val="00C05797"/>
    <w:rsid w:val="00C05845"/>
    <w:rsid w:val="00C05963"/>
    <w:rsid w:val="00C05BA4"/>
    <w:rsid w:val="00C05BE3"/>
    <w:rsid w:val="00C05C98"/>
    <w:rsid w:val="00C05D83"/>
    <w:rsid w:val="00C061AA"/>
    <w:rsid w:val="00C0625C"/>
    <w:rsid w:val="00C06363"/>
    <w:rsid w:val="00C064C8"/>
    <w:rsid w:val="00C06A18"/>
    <w:rsid w:val="00C06B54"/>
    <w:rsid w:val="00C06D95"/>
    <w:rsid w:val="00C06E06"/>
    <w:rsid w:val="00C06F44"/>
    <w:rsid w:val="00C06FA3"/>
    <w:rsid w:val="00C06FE7"/>
    <w:rsid w:val="00C0707C"/>
    <w:rsid w:val="00C07267"/>
    <w:rsid w:val="00C073F8"/>
    <w:rsid w:val="00C07443"/>
    <w:rsid w:val="00C07502"/>
    <w:rsid w:val="00C07690"/>
    <w:rsid w:val="00C0777C"/>
    <w:rsid w:val="00C07A12"/>
    <w:rsid w:val="00C07AFD"/>
    <w:rsid w:val="00C07DED"/>
    <w:rsid w:val="00C07EED"/>
    <w:rsid w:val="00C07F65"/>
    <w:rsid w:val="00C07FDD"/>
    <w:rsid w:val="00C101C1"/>
    <w:rsid w:val="00C1036C"/>
    <w:rsid w:val="00C1043B"/>
    <w:rsid w:val="00C10597"/>
    <w:rsid w:val="00C10636"/>
    <w:rsid w:val="00C10736"/>
    <w:rsid w:val="00C10803"/>
    <w:rsid w:val="00C1088C"/>
    <w:rsid w:val="00C10A95"/>
    <w:rsid w:val="00C10B13"/>
    <w:rsid w:val="00C10EA2"/>
    <w:rsid w:val="00C10EC1"/>
    <w:rsid w:val="00C10EDF"/>
    <w:rsid w:val="00C11045"/>
    <w:rsid w:val="00C11106"/>
    <w:rsid w:val="00C1116C"/>
    <w:rsid w:val="00C11218"/>
    <w:rsid w:val="00C114B2"/>
    <w:rsid w:val="00C11527"/>
    <w:rsid w:val="00C11678"/>
    <w:rsid w:val="00C11719"/>
    <w:rsid w:val="00C119F0"/>
    <w:rsid w:val="00C11AA6"/>
    <w:rsid w:val="00C11D34"/>
    <w:rsid w:val="00C1207F"/>
    <w:rsid w:val="00C120E5"/>
    <w:rsid w:val="00C12389"/>
    <w:rsid w:val="00C124E3"/>
    <w:rsid w:val="00C12583"/>
    <w:rsid w:val="00C1259E"/>
    <w:rsid w:val="00C126A2"/>
    <w:rsid w:val="00C12716"/>
    <w:rsid w:val="00C127E1"/>
    <w:rsid w:val="00C128E4"/>
    <w:rsid w:val="00C12A91"/>
    <w:rsid w:val="00C12C03"/>
    <w:rsid w:val="00C12C2B"/>
    <w:rsid w:val="00C12C9E"/>
    <w:rsid w:val="00C12F3C"/>
    <w:rsid w:val="00C132D5"/>
    <w:rsid w:val="00C134B1"/>
    <w:rsid w:val="00C13526"/>
    <w:rsid w:val="00C13642"/>
    <w:rsid w:val="00C1391A"/>
    <w:rsid w:val="00C13A00"/>
    <w:rsid w:val="00C13A6B"/>
    <w:rsid w:val="00C13AA4"/>
    <w:rsid w:val="00C13B3E"/>
    <w:rsid w:val="00C13CEB"/>
    <w:rsid w:val="00C13D0D"/>
    <w:rsid w:val="00C13D71"/>
    <w:rsid w:val="00C13E6C"/>
    <w:rsid w:val="00C13E6F"/>
    <w:rsid w:val="00C13EC1"/>
    <w:rsid w:val="00C13FE0"/>
    <w:rsid w:val="00C13FF7"/>
    <w:rsid w:val="00C141F3"/>
    <w:rsid w:val="00C143F9"/>
    <w:rsid w:val="00C14458"/>
    <w:rsid w:val="00C1452D"/>
    <w:rsid w:val="00C14548"/>
    <w:rsid w:val="00C146BD"/>
    <w:rsid w:val="00C148F8"/>
    <w:rsid w:val="00C14939"/>
    <w:rsid w:val="00C149CC"/>
    <w:rsid w:val="00C14A7B"/>
    <w:rsid w:val="00C14B88"/>
    <w:rsid w:val="00C14DCC"/>
    <w:rsid w:val="00C14E5D"/>
    <w:rsid w:val="00C14FC2"/>
    <w:rsid w:val="00C15079"/>
    <w:rsid w:val="00C151DA"/>
    <w:rsid w:val="00C154E1"/>
    <w:rsid w:val="00C155B1"/>
    <w:rsid w:val="00C1572A"/>
    <w:rsid w:val="00C15BA2"/>
    <w:rsid w:val="00C15BC5"/>
    <w:rsid w:val="00C15D17"/>
    <w:rsid w:val="00C15D5F"/>
    <w:rsid w:val="00C15E5D"/>
    <w:rsid w:val="00C15EAB"/>
    <w:rsid w:val="00C15F62"/>
    <w:rsid w:val="00C16085"/>
    <w:rsid w:val="00C1614C"/>
    <w:rsid w:val="00C1616C"/>
    <w:rsid w:val="00C161D8"/>
    <w:rsid w:val="00C1631F"/>
    <w:rsid w:val="00C16494"/>
    <w:rsid w:val="00C16495"/>
    <w:rsid w:val="00C164B4"/>
    <w:rsid w:val="00C165DE"/>
    <w:rsid w:val="00C16638"/>
    <w:rsid w:val="00C166B3"/>
    <w:rsid w:val="00C16702"/>
    <w:rsid w:val="00C169E7"/>
    <w:rsid w:val="00C16A2F"/>
    <w:rsid w:val="00C16BAE"/>
    <w:rsid w:val="00C16BBA"/>
    <w:rsid w:val="00C16CC5"/>
    <w:rsid w:val="00C16E80"/>
    <w:rsid w:val="00C16FA0"/>
    <w:rsid w:val="00C1708B"/>
    <w:rsid w:val="00C171D5"/>
    <w:rsid w:val="00C174A5"/>
    <w:rsid w:val="00C17505"/>
    <w:rsid w:val="00C176D4"/>
    <w:rsid w:val="00C177BD"/>
    <w:rsid w:val="00C17B4F"/>
    <w:rsid w:val="00C17C8C"/>
    <w:rsid w:val="00C17CDF"/>
    <w:rsid w:val="00C17DC7"/>
    <w:rsid w:val="00C17E07"/>
    <w:rsid w:val="00C17F90"/>
    <w:rsid w:val="00C2011D"/>
    <w:rsid w:val="00C20257"/>
    <w:rsid w:val="00C202CA"/>
    <w:rsid w:val="00C20441"/>
    <w:rsid w:val="00C204A3"/>
    <w:rsid w:val="00C204F0"/>
    <w:rsid w:val="00C206CB"/>
    <w:rsid w:val="00C207A7"/>
    <w:rsid w:val="00C208E2"/>
    <w:rsid w:val="00C209D5"/>
    <w:rsid w:val="00C20A87"/>
    <w:rsid w:val="00C20AA4"/>
    <w:rsid w:val="00C20BB8"/>
    <w:rsid w:val="00C211C2"/>
    <w:rsid w:val="00C21311"/>
    <w:rsid w:val="00C21350"/>
    <w:rsid w:val="00C2147E"/>
    <w:rsid w:val="00C214AD"/>
    <w:rsid w:val="00C21519"/>
    <w:rsid w:val="00C2153C"/>
    <w:rsid w:val="00C215A9"/>
    <w:rsid w:val="00C21627"/>
    <w:rsid w:val="00C2187A"/>
    <w:rsid w:val="00C21989"/>
    <w:rsid w:val="00C21A0A"/>
    <w:rsid w:val="00C21A41"/>
    <w:rsid w:val="00C21B01"/>
    <w:rsid w:val="00C21BB6"/>
    <w:rsid w:val="00C21BE1"/>
    <w:rsid w:val="00C21E10"/>
    <w:rsid w:val="00C2217C"/>
    <w:rsid w:val="00C224B3"/>
    <w:rsid w:val="00C22526"/>
    <w:rsid w:val="00C225FE"/>
    <w:rsid w:val="00C22704"/>
    <w:rsid w:val="00C2281F"/>
    <w:rsid w:val="00C2287F"/>
    <w:rsid w:val="00C2289F"/>
    <w:rsid w:val="00C22907"/>
    <w:rsid w:val="00C22963"/>
    <w:rsid w:val="00C22964"/>
    <w:rsid w:val="00C22990"/>
    <w:rsid w:val="00C22A5A"/>
    <w:rsid w:val="00C22B49"/>
    <w:rsid w:val="00C22F23"/>
    <w:rsid w:val="00C2318E"/>
    <w:rsid w:val="00C2323D"/>
    <w:rsid w:val="00C23310"/>
    <w:rsid w:val="00C233A5"/>
    <w:rsid w:val="00C233CF"/>
    <w:rsid w:val="00C23729"/>
    <w:rsid w:val="00C237BB"/>
    <w:rsid w:val="00C237CC"/>
    <w:rsid w:val="00C237FC"/>
    <w:rsid w:val="00C2386C"/>
    <w:rsid w:val="00C23B49"/>
    <w:rsid w:val="00C23B62"/>
    <w:rsid w:val="00C23D66"/>
    <w:rsid w:val="00C23DCA"/>
    <w:rsid w:val="00C23E12"/>
    <w:rsid w:val="00C23E6E"/>
    <w:rsid w:val="00C24017"/>
    <w:rsid w:val="00C24255"/>
    <w:rsid w:val="00C24372"/>
    <w:rsid w:val="00C2468F"/>
    <w:rsid w:val="00C24B33"/>
    <w:rsid w:val="00C24BF9"/>
    <w:rsid w:val="00C24C5F"/>
    <w:rsid w:val="00C24C6F"/>
    <w:rsid w:val="00C24FBB"/>
    <w:rsid w:val="00C24FD7"/>
    <w:rsid w:val="00C2502B"/>
    <w:rsid w:val="00C25039"/>
    <w:rsid w:val="00C250A0"/>
    <w:rsid w:val="00C25199"/>
    <w:rsid w:val="00C25212"/>
    <w:rsid w:val="00C2524A"/>
    <w:rsid w:val="00C25337"/>
    <w:rsid w:val="00C2547F"/>
    <w:rsid w:val="00C256CC"/>
    <w:rsid w:val="00C25770"/>
    <w:rsid w:val="00C25799"/>
    <w:rsid w:val="00C257E3"/>
    <w:rsid w:val="00C259FB"/>
    <w:rsid w:val="00C25A2E"/>
    <w:rsid w:val="00C25E73"/>
    <w:rsid w:val="00C261EF"/>
    <w:rsid w:val="00C26254"/>
    <w:rsid w:val="00C262F0"/>
    <w:rsid w:val="00C2633F"/>
    <w:rsid w:val="00C263BC"/>
    <w:rsid w:val="00C264E9"/>
    <w:rsid w:val="00C2657F"/>
    <w:rsid w:val="00C2664D"/>
    <w:rsid w:val="00C26720"/>
    <w:rsid w:val="00C26814"/>
    <w:rsid w:val="00C268FA"/>
    <w:rsid w:val="00C26B0C"/>
    <w:rsid w:val="00C26B9A"/>
    <w:rsid w:val="00C26C9A"/>
    <w:rsid w:val="00C26CAE"/>
    <w:rsid w:val="00C26D3A"/>
    <w:rsid w:val="00C27028"/>
    <w:rsid w:val="00C27381"/>
    <w:rsid w:val="00C274BE"/>
    <w:rsid w:val="00C275E2"/>
    <w:rsid w:val="00C276C5"/>
    <w:rsid w:val="00C27954"/>
    <w:rsid w:val="00C279F0"/>
    <w:rsid w:val="00C27AEA"/>
    <w:rsid w:val="00C27BD1"/>
    <w:rsid w:val="00C27C36"/>
    <w:rsid w:val="00C27F3E"/>
    <w:rsid w:val="00C27F44"/>
    <w:rsid w:val="00C3008B"/>
    <w:rsid w:val="00C30170"/>
    <w:rsid w:val="00C301BB"/>
    <w:rsid w:val="00C302F0"/>
    <w:rsid w:val="00C30505"/>
    <w:rsid w:val="00C30574"/>
    <w:rsid w:val="00C30594"/>
    <w:rsid w:val="00C30759"/>
    <w:rsid w:val="00C30AEA"/>
    <w:rsid w:val="00C30BFD"/>
    <w:rsid w:val="00C30C11"/>
    <w:rsid w:val="00C30C36"/>
    <w:rsid w:val="00C30D9C"/>
    <w:rsid w:val="00C30E87"/>
    <w:rsid w:val="00C3106E"/>
    <w:rsid w:val="00C311C9"/>
    <w:rsid w:val="00C314A3"/>
    <w:rsid w:val="00C3154B"/>
    <w:rsid w:val="00C3165A"/>
    <w:rsid w:val="00C31748"/>
    <w:rsid w:val="00C317DD"/>
    <w:rsid w:val="00C317FC"/>
    <w:rsid w:val="00C31815"/>
    <w:rsid w:val="00C31A42"/>
    <w:rsid w:val="00C31B2D"/>
    <w:rsid w:val="00C31EEF"/>
    <w:rsid w:val="00C31FC2"/>
    <w:rsid w:val="00C320A8"/>
    <w:rsid w:val="00C32113"/>
    <w:rsid w:val="00C32341"/>
    <w:rsid w:val="00C32413"/>
    <w:rsid w:val="00C324D3"/>
    <w:rsid w:val="00C32766"/>
    <w:rsid w:val="00C329B4"/>
    <w:rsid w:val="00C32B40"/>
    <w:rsid w:val="00C32CE5"/>
    <w:rsid w:val="00C33034"/>
    <w:rsid w:val="00C33094"/>
    <w:rsid w:val="00C3313C"/>
    <w:rsid w:val="00C3314F"/>
    <w:rsid w:val="00C331D4"/>
    <w:rsid w:val="00C33219"/>
    <w:rsid w:val="00C33275"/>
    <w:rsid w:val="00C332AB"/>
    <w:rsid w:val="00C3348D"/>
    <w:rsid w:val="00C33588"/>
    <w:rsid w:val="00C335E7"/>
    <w:rsid w:val="00C3360A"/>
    <w:rsid w:val="00C337B2"/>
    <w:rsid w:val="00C33B67"/>
    <w:rsid w:val="00C33CD4"/>
    <w:rsid w:val="00C33D70"/>
    <w:rsid w:val="00C33E94"/>
    <w:rsid w:val="00C33EED"/>
    <w:rsid w:val="00C3414A"/>
    <w:rsid w:val="00C34181"/>
    <w:rsid w:val="00C34192"/>
    <w:rsid w:val="00C34235"/>
    <w:rsid w:val="00C3450E"/>
    <w:rsid w:val="00C3453D"/>
    <w:rsid w:val="00C34570"/>
    <w:rsid w:val="00C346F6"/>
    <w:rsid w:val="00C34715"/>
    <w:rsid w:val="00C3486B"/>
    <w:rsid w:val="00C3493A"/>
    <w:rsid w:val="00C34C6B"/>
    <w:rsid w:val="00C34D1E"/>
    <w:rsid w:val="00C34EEE"/>
    <w:rsid w:val="00C34F89"/>
    <w:rsid w:val="00C350BB"/>
    <w:rsid w:val="00C3548B"/>
    <w:rsid w:val="00C3556D"/>
    <w:rsid w:val="00C3558A"/>
    <w:rsid w:val="00C3562B"/>
    <w:rsid w:val="00C356C4"/>
    <w:rsid w:val="00C35851"/>
    <w:rsid w:val="00C3589F"/>
    <w:rsid w:val="00C35946"/>
    <w:rsid w:val="00C35A8F"/>
    <w:rsid w:val="00C35B29"/>
    <w:rsid w:val="00C35B51"/>
    <w:rsid w:val="00C35E45"/>
    <w:rsid w:val="00C35F4C"/>
    <w:rsid w:val="00C36022"/>
    <w:rsid w:val="00C3613E"/>
    <w:rsid w:val="00C3618F"/>
    <w:rsid w:val="00C361A5"/>
    <w:rsid w:val="00C361B1"/>
    <w:rsid w:val="00C36201"/>
    <w:rsid w:val="00C364A1"/>
    <w:rsid w:val="00C364BB"/>
    <w:rsid w:val="00C364FC"/>
    <w:rsid w:val="00C3682A"/>
    <w:rsid w:val="00C368E6"/>
    <w:rsid w:val="00C36A28"/>
    <w:rsid w:val="00C36C1D"/>
    <w:rsid w:val="00C36DA9"/>
    <w:rsid w:val="00C36FBE"/>
    <w:rsid w:val="00C37360"/>
    <w:rsid w:val="00C373E6"/>
    <w:rsid w:val="00C37437"/>
    <w:rsid w:val="00C374C1"/>
    <w:rsid w:val="00C3751F"/>
    <w:rsid w:val="00C37805"/>
    <w:rsid w:val="00C37845"/>
    <w:rsid w:val="00C3794D"/>
    <w:rsid w:val="00C37A67"/>
    <w:rsid w:val="00C37BDE"/>
    <w:rsid w:val="00C37BFF"/>
    <w:rsid w:val="00C37C05"/>
    <w:rsid w:val="00C37CD4"/>
    <w:rsid w:val="00C37E96"/>
    <w:rsid w:val="00C37F2A"/>
    <w:rsid w:val="00C37F2F"/>
    <w:rsid w:val="00C400ED"/>
    <w:rsid w:val="00C401DE"/>
    <w:rsid w:val="00C402B2"/>
    <w:rsid w:val="00C402EE"/>
    <w:rsid w:val="00C403DF"/>
    <w:rsid w:val="00C403E8"/>
    <w:rsid w:val="00C4059C"/>
    <w:rsid w:val="00C405D5"/>
    <w:rsid w:val="00C40646"/>
    <w:rsid w:val="00C40784"/>
    <w:rsid w:val="00C40863"/>
    <w:rsid w:val="00C40A2B"/>
    <w:rsid w:val="00C40BC8"/>
    <w:rsid w:val="00C40CBA"/>
    <w:rsid w:val="00C40DCC"/>
    <w:rsid w:val="00C40E85"/>
    <w:rsid w:val="00C40F49"/>
    <w:rsid w:val="00C40F5A"/>
    <w:rsid w:val="00C4113E"/>
    <w:rsid w:val="00C411F9"/>
    <w:rsid w:val="00C41262"/>
    <w:rsid w:val="00C4133D"/>
    <w:rsid w:val="00C41343"/>
    <w:rsid w:val="00C4149D"/>
    <w:rsid w:val="00C41585"/>
    <w:rsid w:val="00C41755"/>
    <w:rsid w:val="00C4179E"/>
    <w:rsid w:val="00C41AF9"/>
    <w:rsid w:val="00C41EA0"/>
    <w:rsid w:val="00C420E0"/>
    <w:rsid w:val="00C42124"/>
    <w:rsid w:val="00C42166"/>
    <w:rsid w:val="00C423B5"/>
    <w:rsid w:val="00C423C3"/>
    <w:rsid w:val="00C4264B"/>
    <w:rsid w:val="00C4268E"/>
    <w:rsid w:val="00C42A03"/>
    <w:rsid w:val="00C42A28"/>
    <w:rsid w:val="00C42A60"/>
    <w:rsid w:val="00C42E92"/>
    <w:rsid w:val="00C42FF5"/>
    <w:rsid w:val="00C430BC"/>
    <w:rsid w:val="00C430E9"/>
    <w:rsid w:val="00C4318B"/>
    <w:rsid w:val="00C4332C"/>
    <w:rsid w:val="00C43337"/>
    <w:rsid w:val="00C43613"/>
    <w:rsid w:val="00C43786"/>
    <w:rsid w:val="00C437D7"/>
    <w:rsid w:val="00C4385D"/>
    <w:rsid w:val="00C43A86"/>
    <w:rsid w:val="00C43D06"/>
    <w:rsid w:val="00C43DFF"/>
    <w:rsid w:val="00C43E17"/>
    <w:rsid w:val="00C43E69"/>
    <w:rsid w:val="00C44279"/>
    <w:rsid w:val="00C442CF"/>
    <w:rsid w:val="00C4434E"/>
    <w:rsid w:val="00C44363"/>
    <w:rsid w:val="00C4437C"/>
    <w:rsid w:val="00C4444A"/>
    <w:rsid w:val="00C44619"/>
    <w:rsid w:val="00C447B9"/>
    <w:rsid w:val="00C447BC"/>
    <w:rsid w:val="00C44812"/>
    <w:rsid w:val="00C448DA"/>
    <w:rsid w:val="00C44AEE"/>
    <w:rsid w:val="00C44AFF"/>
    <w:rsid w:val="00C44B07"/>
    <w:rsid w:val="00C44C7D"/>
    <w:rsid w:val="00C44CE4"/>
    <w:rsid w:val="00C44CF3"/>
    <w:rsid w:val="00C44D35"/>
    <w:rsid w:val="00C44F8D"/>
    <w:rsid w:val="00C44FAE"/>
    <w:rsid w:val="00C4504B"/>
    <w:rsid w:val="00C45173"/>
    <w:rsid w:val="00C452DE"/>
    <w:rsid w:val="00C453D8"/>
    <w:rsid w:val="00C454A9"/>
    <w:rsid w:val="00C45772"/>
    <w:rsid w:val="00C457A9"/>
    <w:rsid w:val="00C45A1F"/>
    <w:rsid w:val="00C45AB2"/>
    <w:rsid w:val="00C45AB5"/>
    <w:rsid w:val="00C45BAE"/>
    <w:rsid w:val="00C45EAE"/>
    <w:rsid w:val="00C45FE8"/>
    <w:rsid w:val="00C461A6"/>
    <w:rsid w:val="00C4642B"/>
    <w:rsid w:val="00C46580"/>
    <w:rsid w:val="00C46599"/>
    <w:rsid w:val="00C46747"/>
    <w:rsid w:val="00C467E9"/>
    <w:rsid w:val="00C4683C"/>
    <w:rsid w:val="00C4689A"/>
    <w:rsid w:val="00C4695D"/>
    <w:rsid w:val="00C46B64"/>
    <w:rsid w:val="00C46B95"/>
    <w:rsid w:val="00C46C89"/>
    <w:rsid w:val="00C46CA5"/>
    <w:rsid w:val="00C46D07"/>
    <w:rsid w:val="00C46EC2"/>
    <w:rsid w:val="00C46F70"/>
    <w:rsid w:val="00C47050"/>
    <w:rsid w:val="00C47114"/>
    <w:rsid w:val="00C47153"/>
    <w:rsid w:val="00C47190"/>
    <w:rsid w:val="00C4720D"/>
    <w:rsid w:val="00C4730C"/>
    <w:rsid w:val="00C4734F"/>
    <w:rsid w:val="00C47388"/>
    <w:rsid w:val="00C473C0"/>
    <w:rsid w:val="00C4742D"/>
    <w:rsid w:val="00C4768D"/>
    <w:rsid w:val="00C4798D"/>
    <w:rsid w:val="00C47B60"/>
    <w:rsid w:val="00C47BEC"/>
    <w:rsid w:val="00C47C80"/>
    <w:rsid w:val="00C47E8C"/>
    <w:rsid w:val="00C47F08"/>
    <w:rsid w:val="00C50150"/>
    <w:rsid w:val="00C50181"/>
    <w:rsid w:val="00C503EB"/>
    <w:rsid w:val="00C503F2"/>
    <w:rsid w:val="00C5053E"/>
    <w:rsid w:val="00C5055F"/>
    <w:rsid w:val="00C5056D"/>
    <w:rsid w:val="00C506B6"/>
    <w:rsid w:val="00C507EA"/>
    <w:rsid w:val="00C508A9"/>
    <w:rsid w:val="00C509F5"/>
    <w:rsid w:val="00C50AB7"/>
    <w:rsid w:val="00C50C53"/>
    <w:rsid w:val="00C50F85"/>
    <w:rsid w:val="00C5107A"/>
    <w:rsid w:val="00C510B2"/>
    <w:rsid w:val="00C510CC"/>
    <w:rsid w:val="00C511F0"/>
    <w:rsid w:val="00C51201"/>
    <w:rsid w:val="00C51247"/>
    <w:rsid w:val="00C512E7"/>
    <w:rsid w:val="00C51300"/>
    <w:rsid w:val="00C51324"/>
    <w:rsid w:val="00C51388"/>
    <w:rsid w:val="00C513FC"/>
    <w:rsid w:val="00C51430"/>
    <w:rsid w:val="00C5143D"/>
    <w:rsid w:val="00C51467"/>
    <w:rsid w:val="00C51644"/>
    <w:rsid w:val="00C5173E"/>
    <w:rsid w:val="00C517C8"/>
    <w:rsid w:val="00C51A16"/>
    <w:rsid w:val="00C51C97"/>
    <w:rsid w:val="00C51D50"/>
    <w:rsid w:val="00C51E9D"/>
    <w:rsid w:val="00C52037"/>
    <w:rsid w:val="00C52091"/>
    <w:rsid w:val="00C5213D"/>
    <w:rsid w:val="00C5224F"/>
    <w:rsid w:val="00C522FE"/>
    <w:rsid w:val="00C52372"/>
    <w:rsid w:val="00C52482"/>
    <w:rsid w:val="00C524B0"/>
    <w:rsid w:val="00C526BB"/>
    <w:rsid w:val="00C526D9"/>
    <w:rsid w:val="00C5278B"/>
    <w:rsid w:val="00C52822"/>
    <w:rsid w:val="00C52AF3"/>
    <w:rsid w:val="00C52B4F"/>
    <w:rsid w:val="00C52BBB"/>
    <w:rsid w:val="00C52D0D"/>
    <w:rsid w:val="00C52D4C"/>
    <w:rsid w:val="00C52E33"/>
    <w:rsid w:val="00C52FC4"/>
    <w:rsid w:val="00C53095"/>
    <w:rsid w:val="00C5314F"/>
    <w:rsid w:val="00C531C9"/>
    <w:rsid w:val="00C534F4"/>
    <w:rsid w:val="00C5354C"/>
    <w:rsid w:val="00C5377E"/>
    <w:rsid w:val="00C53957"/>
    <w:rsid w:val="00C53A99"/>
    <w:rsid w:val="00C53BA4"/>
    <w:rsid w:val="00C53C03"/>
    <w:rsid w:val="00C53C12"/>
    <w:rsid w:val="00C53C33"/>
    <w:rsid w:val="00C53C96"/>
    <w:rsid w:val="00C53D06"/>
    <w:rsid w:val="00C53DA4"/>
    <w:rsid w:val="00C53EA7"/>
    <w:rsid w:val="00C54099"/>
    <w:rsid w:val="00C540D9"/>
    <w:rsid w:val="00C5421D"/>
    <w:rsid w:val="00C5433D"/>
    <w:rsid w:val="00C54398"/>
    <w:rsid w:val="00C54560"/>
    <w:rsid w:val="00C5465F"/>
    <w:rsid w:val="00C5468C"/>
    <w:rsid w:val="00C54768"/>
    <w:rsid w:val="00C547D6"/>
    <w:rsid w:val="00C548D4"/>
    <w:rsid w:val="00C548F3"/>
    <w:rsid w:val="00C549E6"/>
    <w:rsid w:val="00C54AB7"/>
    <w:rsid w:val="00C54BA3"/>
    <w:rsid w:val="00C54BDA"/>
    <w:rsid w:val="00C54C34"/>
    <w:rsid w:val="00C54C52"/>
    <w:rsid w:val="00C54CAB"/>
    <w:rsid w:val="00C54CE4"/>
    <w:rsid w:val="00C54DE1"/>
    <w:rsid w:val="00C5511F"/>
    <w:rsid w:val="00C5535F"/>
    <w:rsid w:val="00C5547F"/>
    <w:rsid w:val="00C554BC"/>
    <w:rsid w:val="00C55628"/>
    <w:rsid w:val="00C5577C"/>
    <w:rsid w:val="00C55781"/>
    <w:rsid w:val="00C55921"/>
    <w:rsid w:val="00C559C1"/>
    <w:rsid w:val="00C55DEC"/>
    <w:rsid w:val="00C55EE7"/>
    <w:rsid w:val="00C55F2F"/>
    <w:rsid w:val="00C5625F"/>
    <w:rsid w:val="00C5627A"/>
    <w:rsid w:val="00C56374"/>
    <w:rsid w:val="00C563A9"/>
    <w:rsid w:val="00C563FC"/>
    <w:rsid w:val="00C565FC"/>
    <w:rsid w:val="00C56728"/>
    <w:rsid w:val="00C5689E"/>
    <w:rsid w:val="00C569C7"/>
    <w:rsid w:val="00C56AC2"/>
    <w:rsid w:val="00C56C06"/>
    <w:rsid w:val="00C56F39"/>
    <w:rsid w:val="00C56FB1"/>
    <w:rsid w:val="00C5729D"/>
    <w:rsid w:val="00C572A5"/>
    <w:rsid w:val="00C572AE"/>
    <w:rsid w:val="00C57338"/>
    <w:rsid w:val="00C57397"/>
    <w:rsid w:val="00C573F7"/>
    <w:rsid w:val="00C57614"/>
    <w:rsid w:val="00C57DEB"/>
    <w:rsid w:val="00C57E18"/>
    <w:rsid w:val="00C57F55"/>
    <w:rsid w:val="00C600E3"/>
    <w:rsid w:val="00C601DB"/>
    <w:rsid w:val="00C60280"/>
    <w:rsid w:val="00C60328"/>
    <w:rsid w:val="00C603D3"/>
    <w:rsid w:val="00C603F3"/>
    <w:rsid w:val="00C604B1"/>
    <w:rsid w:val="00C605A2"/>
    <w:rsid w:val="00C6060E"/>
    <w:rsid w:val="00C6088B"/>
    <w:rsid w:val="00C60ABA"/>
    <w:rsid w:val="00C60DBC"/>
    <w:rsid w:val="00C60EC0"/>
    <w:rsid w:val="00C60EF2"/>
    <w:rsid w:val="00C612D0"/>
    <w:rsid w:val="00C61307"/>
    <w:rsid w:val="00C6131F"/>
    <w:rsid w:val="00C61332"/>
    <w:rsid w:val="00C61499"/>
    <w:rsid w:val="00C616A1"/>
    <w:rsid w:val="00C61703"/>
    <w:rsid w:val="00C617BB"/>
    <w:rsid w:val="00C61A20"/>
    <w:rsid w:val="00C61B55"/>
    <w:rsid w:val="00C61B9A"/>
    <w:rsid w:val="00C61C6A"/>
    <w:rsid w:val="00C61CD9"/>
    <w:rsid w:val="00C61CE2"/>
    <w:rsid w:val="00C61ECB"/>
    <w:rsid w:val="00C61ED0"/>
    <w:rsid w:val="00C62710"/>
    <w:rsid w:val="00C6275A"/>
    <w:rsid w:val="00C6277C"/>
    <w:rsid w:val="00C6277F"/>
    <w:rsid w:val="00C6279A"/>
    <w:rsid w:val="00C62B48"/>
    <w:rsid w:val="00C62BA6"/>
    <w:rsid w:val="00C62BE5"/>
    <w:rsid w:val="00C62DC4"/>
    <w:rsid w:val="00C62E67"/>
    <w:rsid w:val="00C62EBB"/>
    <w:rsid w:val="00C62EC3"/>
    <w:rsid w:val="00C63050"/>
    <w:rsid w:val="00C630D4"/>
    <w:rsid w:val="00C6316F"/>
    <w:rsid w:val="00C631C8"/>
    <w:rsid w:val="00C63237"/>
    <w:rsid w:val="00C63251"/>
    <w:rsid w:val="00C63E51"/>
    <w:rsid w:val="00C63ED5"/>
    <w:rsid w:val="00C63F0F"/>
    <w:rsid w:val="00C63F85"/>
    <w:rsid w:val="00C641C3"/>
    <w:rsid w:val="00C641D3"/>
    <w:rsid w:val="00C64208"/>
    <w:rsid w:val="00C64286"/>
    <w:rsid w:val="00C6429F"/>
    <w:rsid w:val="00C64330"/>
    <w:rsid w:val="00C643CE"/>
    <w:rsid w:val="00C643F5"/>
    <w:rsid w:val="00C64404"/>
    <w:rsid w:val="00C6444C"/>
    <w:rsid w:val="00C64578"/>
    <w:rsid w:val="00C64609"/>
    <w:rsid w:val="00C6466C"/>
    <w:rsid w:val="00C646EE"/>
    <w:rsid w:val="00C64A4A"/>
    <w:rsid w:val="00C64AE1"/>
    <w:rsid w:val="00C64B35"/>
    <w:rsid w:val="00C64C75"/>
    <w:rsid w:val="00C64D6A"/>
    <w:rsid w:val="00C64FBC"/>
    <w:rsid w:val="00C65078"/>
    <w:rsid w:val="00C6542E"/>
    <w:rsid w:val="00C65447"/>
    <w:rsid w:val="00C65892"/>
    <w:rsid w:val="00C658D1"/>
    <w:rsid w:val="00C65923"/>
    <w:rsid w:val="00C65925"/>
    <w:rsid w:val="00C6597E"/>
    <w:rsid w:val="00C65997"/>
    <w:rsid w:val="00C65A1D"/>
    <w:rsid w:val="00C65B12"/>
    <w:rsid w:val="00C65B79"/>
    <w:rsid w:val="00C65D7E"/>
    <w:rsid w:val="00C65DE7"/>
    <w:rsid w:val="00C65E89"/>
    <w:rsid w:val="00C66034"/>
    <w:rsid w:val="00C660CC"/>
    <w:rsid w:val="00C661AB"/>
    <w:rsid w:val="00C66349"/>
    <w:rsid w:val="00C664F1"/>
    <w:rsid w:val="00C664FB"/>
    <w:rsid w:val="00C665A0"/>
    <w:rsid w:val="00C66916"/>
    <w:rsid w:val="00C669E4"/>
    <w:rsid w:val="00C66B5D"/>
    <w:rsid w:val="00C66C53"/>
    <w:rsid w:val="00C66DAD"/>
    <w:rsid w:val="00C66E50"/>
    <w:rsid w:val="00C66EE4"/>
    <w:rsid w:val="00C6710D"/>
    <w:rsid w:val="00C671E6"/>
    <w:rsid w:val="00C672AC"/>
    <w:rsid w:val="00C6758E"/>
    <w:rsid w:val="00C676C8"/>
    <w:rsid w:val="00C6775D"/>
    <w:rsid w:val="00C6782A"/>
    <w:rsid w:val="00C678B0"/>
    <w:rsid w:val="00C678D3"/>
    <w:rsid w:val="00C6790F"/>
    <w:rsid w:val="00C679D7"/>
    <w:rsid w:val="00C679EA"/>
    <w:rsid w:val="00C67B57"/>
    <w:rsid w:val="00C67D33"/>
    <w:rsid w:val="00C67D4B"/>
    <w:rsid w:val="00C67FEE"/>
    <w:rsid w:val="00C7000B"/>
    <w:rsid w:val="00C70137"/>
    <w:rsid w:val="00C702C9"/>
    <w:rsid w:val="00C7053F"/>
    <w:rsid w:val="00C7063D"/>
    <w:rsid w:val="00C707AE"/>
    <w:rsid w:val="00C70904"/>
    <w:rsid w:val="00C70BDA"/>
    <w:rsid w:val="00C71109"/>
    <w:rsid w:val="00C713B6"/>
    <w:rsid w:val="00C713E6"/>
    <w:rsid w:val="00C71B70"/>
    <w:rsid w:val="00C71C62"/>
    <w:rsid w:val="00C71D34"/>
    <w:rsid w:val="00C71D8D"/>
    <w:rsid w:val="00C71DBB"/>
    <w:rsid w:val="00C71E23"/>
    <w:rsid w:val="00C71F26"/>
    <w:rsid w:val="00C72279"/>
    <w:rsid w:val="00C72435"/>
    <w:rsid w:val="00C725F7"/>
    <w:rsid w:val="00C726C3"/>
    <w:rsid w:val="00C72891"/>
    <w:rsid w:val="00C7291A"/>
    <w:rsid w:val="00C72BB3"/>
    <w:rsid w:val="00C72BE9"/>
    <w:rsid w:val="00C72C35"/>
    <w:rsid w:val="00C72EBA"/>
    <w:rsid w:val="00C72F02"/>
    <w:rsid w:val="00C72FE5"/>
    <w:rsid w:val="00C7311D"/>
    <w:rsid w:val="00C732B1"/>
    <w:rsid w:val="00C7334B"/>
    <w:rsid w:val="00C7338C"/>
    <w:rsid w:val="00C7346A"/>
    <w:rsid w:val="00C735AE"/>
    <w:rsid w:val="00C73603"/>
    <w:rsid w:val="00C7373C"/>
    <w:rsid w:val="00C7379D"/>
    <w:rsid w:val="00C73945"/>
    <w:rsid w:val="00C739D5"/>
    <w:rsid w:val="00C73ACC"/>
    <w:rsid w:val="00C73D19"/>
    <w:rsid w:val="00C73D56"/>
    <w:rsid w:val="00C73DF1"/>
    <w:rsid w:val="00C73E2A"/>
    <w:rsid w:val="00C73E65"/>
    <w:rsid w:val="00C73EBD"/>
    <w:rsid w:val="00C7408B"/>
    <w:rsid w:val="00C7408C"/>
    <w:rsid w:val="00C74147"/>
    <w:rsid w:val="00C74156"/>
    <w:rsid w:val="00C74293"/>
    <w:rsid w:val="00C742AF"/>
    <w:rsid w:val="00C742CA"/>
    <w:rsid w:val="00C7447D"/>
    <w:rsid w:val="00C74513"/>
    <w:rsid w:val="00C7453D"/>
    <w:rsid w:val="00C74943"/>
    <w:rsid w:val="00C7499E"/>
    <w:rsid w:val="00C749EE"/>
    <w:rsid w:val="00C74A1E"/>
    <w:rsid w:val="00C74B69"/>
    <w:rsid w:val="00C74D0F"/>
    <w:rsid w:val="00C74D8A"/>
    <w:rsid w:val="00C74EE6"/>
    <w:rsid w:val="00C74F60"/>
    <w:rsid w:val="00C75014"/>
    <w:rsid w:val="00C75295"/>
    <w:rsid w:val="00C755A5"/>
    <w:rsid w:val="00C7566C"/>
    <w:rsid w:val="00C7569B"/>
    <w:rsid w:val="00C756FA"/>
    <w:rsid w:val="00C75982"/>
    <w:rsid w:val="00C7599C"/>
    <w:rsid w:val="00C75CB4"/>
    <w:rsid w:val="00C75E84"/>
    <w:rsid w:val="00C75F05"/>
    <w:rsid w:val="00C75F61"/>
    <w:rsid w:val="00C7615D"/>
    <w:rsid w:val="00C76305"/>
    <w:rsid w:val="00C763DD"/>
    <w:rsid w:val="00C76519"/>
    <w:rsid w:val="00C765A3"/>
    <w:rsid w:val="00C76660"/>
    <w:rsid w:val="00C766FA"/>
    <w:rsid w:val="00C7672E"/>
    <w:rsid w:val="00C769B5"/>
    <w:rsid w:val="00C76A48"/>
    <w:rsid w:val="00C76ACC"/>
    <w:rsid w:val="00C76B06"/>
    <w:rsid w:val="00C76B51"/>
    <w:rsid w:val="00C771B3"/>
    <w:rsid w:val="00C77499"/>
    <w:rsid w:val="00C77512"/>
    <w:rsid w:val="00C77576"/>
    <w:rsid w:val="00C779C7"/>
    <w:rsid w:val="00C779D1"/>
    <w:rsid w:val="00C77A23"/>
    <w:rsid w:val="00C77AB9"/>
    <w:rsid w:val="00C77FAA"/>
    <w:rsid w:val="00C77FFE"/>
    <w:rsid w:val="00C801A2"/>
    <w:rsid w:val="00C80226"/>
    <w:rsid w:val="00C8033E"/>
    <w:rsid w:val="00C805A6"/>
    <w:rsid w:val="00C805BF"/>
    <w:rsid w:val="00C8074F"/>
    <w:rsid w:val="00C80755"/>
    <w:rsid w:val="00C808CA"/>
    <w:rsid w:val="00C808D3"/>
    <w:rsid w:val="00C80E89"/>
    <w:rsid w:val="00C80F9D"/>
    <w:rsid w:val="00C80FA0"/>
    <w:rsid w:val="00C81044"/>
    <w:rsid w:val="00C812BA"/>
    <w:rsid w:val="00C814E2"/>
    <w:rsid w:val="00C81760"/>
    <w:rsid w:val="00C81781"/>
    <w:rsid w:val="00C817C5"/>
    <w:rsid w:val="00C81864"/>
    <w:rsid w:val="00C819A0"/>
    <w:rsid w:val="00C81A6B"/>
    <w:rsid w:val="00C81BD4"/>
    <w:rsid w:val="00C81C59"/>
    <w:rsid w:val="00C81DDE"/>
    <w:rsid w:val="00C81EBE"/>
    <w:rsid w:val="00C81F03"/>
    <w:rsid w:val="00C81F06"/>
    <w:rsid w:val="00C82034"/>
    <w:rsid w:val="00C821AE"/>
    <w:rsid w:val="00C8221F"/>
    <w:rsid w:val="00C822D9"/>
    <w:rsid w:val="00C82356"/>
    <w:rsid w:val="00C82565"/>
    <w:rsid w:val="00C825AB"/>
    <w:rsid w:val="00C82615"/>
    <w:rsid w:val="00C82884"/>
    <w:rsid w:val="00C8299B"/>
    <w:rsid w:val="00C82C7C"/>
    <w:rsid w:val="00C82CCD"/>
    <w:rsid w:val="00C82E6F"/>
    <w:rsid w:val="00C82EDC"/>
    <w:rsid w:val="00C830A4"/>
    <w:rsid w:val="00C830E8"/>
    <w:rsid w:val="00C83248"/>
    <w:rsid w:val="00C83412"/>
    <w:rsid w:val="00C83543"/>
    <w:rsid w:val="00C8370E"/>
    <w:rsid w:val="00C839D7"/>
    <w:rsid w:val="00C83C1D"/>
    <w:rsid w:val="00C83CD1"/>
    <w:rsid w:val="00C83EAE"/>
    <w:rsid w:val="00C8411E"/>
    <w:rsid w:val="00C84186"/>
    <w:rsid w:val="00C843A6"/>
    <w:rsid w:val="00C84421"/>
    <w:rsid w:val="00C8454A"/>
    <w:rsid w:val="00C84958"/>
    <w:rsid w:val="00C84A10"/>
    <w:rsid w:val="00C84A19"/>
    <w:rsid w:val="00C84BEE"/>
    <w:rsid w:val="00C84C08"/>
    <w:rsid w:val="00C84C14"/>
    <w:rsid w:val="00C84D3A"/>
    <w:rsid w:val="00C84D45"/>
    <w:rsid w:val="00C84D5F"/>
    <w:rsid w:val="00C84E06"/>
    <w:rsid w:val="00C84F0E"/>
    <w:rsid w:val="00C84F40"/>
    <w:rsid w:val="00C84F68"/>
    <w:rsid w:val="00C84F69"/>
    <w:rsid w:val="00C8501F"/>
    <w:rsid w:val="00C85169"/>
    <w:rsid w:val="00C85203"/>
    <w:rsid w:val="00C8521A"/>
    <w:rsid w:val="00C853AE"/>
    <w:rsid w:val="00C853CC"/>
    <w:rsid w:val="00C8540D"/>
    <w:rsid w:val="00C854B3"/>
    <w:rsid w:val="00C8559A"/>
    <w:rsid w:val="00C8569E"/>
    <w:rsid w:val="00C85770"/>
    <w:rsid w:val="00C8592D"/>
    <w:rsid w:val="00C85936"/>
    <w:rsid w:val="00C85B01"/>
    <w:rsid w:val="00C85B8B"/>
    <w:rsid w:val="00C85BEB"/>
    <w:rsid w:val="00C85CA5"/>
    <w:rsid w:val="00C85CF7"/>
    <w:rsid w:val="00C85E94"/>
    <w:rsid w:val="00C85F4F"/>
    <w:rsid w:val="00C86202"/>
    <w:rsid w:val="00C863AD"/>
    <w:rsid w:val="00C86554"/>
    <w:rsid w:val="00C8692E"/>
    <w:rsid w:val="00C86980"/>
    <w:rsid w:val="00C86C75"/>
    <w:rsid w:val="00C86DD2"/>
    <w:rsid w:val="00C86E0A"/>
    <w:rsid w:val="00C86EFF"/>
    <w:rsid w:val="00C86F8D"/>
    <w:rsid w:val="00C86FAF"/>
    <w:rsid w:val="00C8710C"/>
    <w:rsid w:val="00C87145"/>
    <w:rsid w:val="00C872C2"/>
    <w:rsid w:val="00C875A8"/>
    <w:rsid w:val="00C876BC"/>
    <w:rsid w:val="00C8776D"/>
    <w:rsid w:val="00C877DA"/>
    <w:rsid w:val="00C879E4"/>
    <w:rsid w:val="00C87B58"/>
    <w:rsid w:val="00C87E10"/>
    <w:rsid w:val="00C87F93"/>
    <w:rsid w:val="00C87F99"/>
    <w:rsid w:val="00C9022E"/>
    <w:rsid w:val="00C90363"/>
    <w:rsid w:val="00C90516"/>
    <w:rsid w:val="00C90854"/>
    <w:rsid w:val="00C908F2"/>
    <w:rsid w:val="00C908FB"/>
    <w:rsid w:val="00C90B90"/>
    <w:rsid w:val="00C90D17"/>
    <w:rsid w:val="00C90DC7"/>
    <w:rsid w:val="00C912F7"/>
    <w:rsid w:val="00C9133B"/>
    <w:rsid w:val="00C91431"/>
    <w:rsid w:val="00C916D3"/>
    <w:rsid w:val="00C91759"/>
    <w:rsid w:val="00C91927"/>
    <w:rsid w:val="00C91ACB"/>
    <w:rsid w:val="00C91B88"/>
    <w:rsid w:val="00C920D0"/>
    <w:rsid w:val="00C9219D"/>
    <w:rsid w:val="00C921D5"/>
    <w:rsid w:val="00C92266"/>
    <w:rsid w:val="00C922C7"/>
    <w:rsid w:val="00C924D0"/>
    <w:rsid w:val="00C925A2"/>
    <w:rsid w:val="00C9271E"/>
    <w:rsid w:val="00C928E1"/>
    <w:rsid w:val="00C9291C"/>
    <w:rsid w:val="00C92AB0"/>
    <w:rsid w:val="00C92B3B"/>
    <w:rsid w:val="00C92B94"/>
    <w:rsid w:val="00C92BB1"/>
    <w:rsid w:val="00C92C8B"/>
    <w:rsid w:val="00C92D8C"/>
    <w:rsid w:val="00C92FC7"/>
    <w:rsid w:val="00C93064"/>
    <w:rsid w:val="00C9307A"/>
    <w:rsid w:val="00C93133"/>
    <w:rsid w:val="00C9326A"/>
    <w:rsid w:val="00C93306"/>
    <w:rsid w:val="00C93632"/>
    <w:rsid w:val="00C9374E"/>
    <w:rsid w:val="00C93836"/>
    <w:rsid w:val="00C9383E"/>
    <w:rsid w:val="00C93892"/>
    <w:rsid w:val="00C93968"/>
    <w:rsid w:val="00C93A57"/>
    <w:rsid w:val="00C93A78"/>
    <w:rsid w:val="00C93CBA"/>
    <w:rsid w:val="00C93CF2"/>
    <w:rsid w:val="00C93D73"/>
    <w:rsid w:val="00C93DD1"/>
    <w:rsid w:val="00C93EB6"/>
    <w:rsid w:val="00C93F23"/>
    <w:rsid w:val="00C9402F"/>
    <w:rsid w:val="00C9422F"/>
    <w:rsid w:val="00C942FF"/>
    <w:rsid w:val="00C94314"/>
    <w:rsid w:val="00C94466"/>
    <w:rsid w:val="00C94553"/>
    <w:rsid w:val="00C94666"/>
    <w:rsid w:val="00C94764"/>
    <w:rsid w:val="00C94878"/>
    <w:rsid w:val="00C9488B"/>
    <w:rsid w:val="00C949FF"/>
    <w:rsid w:val="00C94A1F"/>
    <w:rsid w:val="00C94A9D"/>
    <w:rsid w:val="00C94ADE"/>
    <w:rsid w:val="00C94B15"/>
    <w:rsid w:val="00C94CBC"/>
    <w:rsid w:val="00C94DA1"/>
    <w:rsid w:val="00C94E66"/>
    <w:rsid w:val="00C95166"/>
    <w:rsid w:val="00C95207"/>
    <w:rsid w:val="00C952A3"/>
    <w:rsid w:val="00C9537D"/>
    <w:rsid w:val="00C955A9"/>
    <w:rsid w:val="00C95800"/>
    <w:rsid w:val="00C95873"/>
    <w:rsid w:val="00C958AF"/>
    <w:rsid w:val="00C959B7"/>
    <w:rsid w:val="00C95B62"/>
    <w:rsid w:val="00C95B82"/>
    <w:rsid w:val="00C95C7C"/>
    <w:rsid w:val="00C95D60"/>
    <w:rsid w:val="00C95E98"/>
    <w:rsid w:val="00C95ED6"/>
    <w:rsid w:val="00C95F72"/>
    <w:rsid w:val="00C95FB2"/>
    <w:rsid w:val="00C96160"/>
    <w:rsid w:val="00C963FD"/>
    <w:rsid w:val="00C964BE"/>
    <w:rsid w:val="00C96595"/>
    <w:rsid w:val="00C9672B"/>
    <w:rsid w:val="00C968B3"/>
    <w:rsid w:val="00C9690B"/>
    <w:rsid w:val="00C96927"/>
    <w:rsid w:val="00C96B3B"/>
    <w:rsid w:val="00C96D9A"/>
    <w:rsid w:val="00C972D4"/>
    <w:rsid w:val="00C973B5"/>
    <w:rsid w:val="00C9743A"/>
    <w:rsid w:val="00C9743E"/>
    <w:rsid w:val="00C9752E"/>
    <w:rsid w:val="00C975FB"/>
    <w:rsid w:val="00C9761B"/>
    <w:rsid w:val="00C97771"/>
    <w:rsid w:val="00C97B75"/>
    <w:rsid w:val="00C97C0E"/>
    <w:rsid w:val="00C97C4B"/>
    <w:rsid w:val="00C97CB5"/>
    <w:rsid w:val="00C97CD9"/>
    <w:rsid w:val="00C97D23"/>
    <w:rsid w:val="00CA01EC"/>
    <w:rsid w:val="00CA0629"/>
    <w:rsid w:val="00CA06A4"/>
    <w:rsid w:val="00CA06AA"/>
    <w:rsid w:val="00CA06E4"/>
    <w:rsid w:val="00CA0745"/>
    <w:rsid w:val="00CA0B3F"/>
    <w:rsid w:val="00CA0C7C"/>
    <w:rsid w:val="00CA0D0F"/>
    <w:rsid w:val="00CA0D28"/>
    <w:rsid w:val="00CA0E49"/>
    <w:rsid w:val="00CA0EBA"/>
    <w:rsid w:val="00CA1006"/>
    <w:rsid w:val="00CA11EA"/>
    <w:rsid w:val="00CA13C8"/>
    <w:rsid w:val="00CA16B5"/>
    <w:rsid w:val="00CA1892"/>
    <w:rsid w:val="00CA1A2D"/>
    <w:rsid w:val="00CA1A31"/>
    <w:rsid w:val="00CA1D23"/>
    <w:rsid w:val="00CA1D69"/>
    <w:rsid w:val="00CA1D8C"/>
    <w:rsid w:val="00CA1FA7"/>
    <w:rsid w:val="00CA1FD0"/>
    <w:rsid w:val="00CA21C3"/>
    <w:rsid w:val="00CA21EE"/>
    <w:rsid w:val="00CA2207"/>
    <w:rsid w:val="00CA2301"/>
    <w:rsid w:val="00CA23A4"/>
    <w:rsid w:val="00CA2548"/>
    <w:rsid w:val="00CA271D"/>
    <w:rsid w:val="00CA28DB"/>
    <w:rsid w:val="00CA2B3A"/>
    <w:rsid w:val="00CA2BF5"/>
    <w:rsid w:val="00CA2BF7"/>
    <w:rsid w:val="00CA2CB8"/>
    <w:rsid w:val="00CA2CC1"/>
    <w:rsid w:val="00CA2D69"/>
    <w:rsid w:val="00CA2E81"/>
    <w:rsid w:val="00CA2EC4"/>
    <w:rsid w:val="00CA2F01"/>
    <w:rsid w:val="00CA2F50"/>
    <w:rsid w:val="00CA300D"/>
    <w:rsid w:val="00CA310D"/>
    <w:rsid w:val="00CA34A2"/>
    <w:rsid w:val="00CA34FD"/>
    <w:rsid w:val="00CA3649"/>
    <w:rsid w:val="00CA37F5"/>
    <w:rsid w:val="00CA3A20"/>
    <w:rsid w:val="00CA3AC5"/>
    <w:rsid w:val="00CA3C60"/>
    <w:rsid w:val="00CA3DCE"/>
    <w:rsid w:val="00CA3E65"/>
    <w:rsid w:val="00CA3EDA"/>
    <w:rsid w:val="00CA3EFF"/>
    <w:rsid w:val="00CA4024"/>
    <w:rsid w:val="00CA426C"/>
    <w:rsid w:val="00CA4418"/>
    <w:rsid w:val="00CA4459"/>
    <w:rsid w:val="00CA492A"/>
    <w:rsid w:val="00CA4964"/>
    <w:rsid w:val="00CA49AE"/>
    <w:rsid w:val="00CA4AE5"/>
    <w:rsid w:val="00CA4D17"/>
    <w:rsid w:val="00CA4DE4"/>
    <w:rsid w:val="00CA4EDA"/>
    <w:rsid w:val="00CA50C1"/>
    <w:rsid w:val="00CA50DC"/>
    <w:rsid w:val="00CA5115"/>
    <w:rsid w:val="00CA5272"/>
    <w:rsid w:val="00CA553F"/>
    <w:rsid w:val="00CA55BE"/>
    <w:rsid w:val="00CA565A"/>
    <w:rsid w:val="00CA575E"/>
    <w:rsid w:val="00CA5818"/>
    <w:rsid w:val="00CA58A0"/>
    <w:rsid w:val="00CA5967"/>
    <w:rsid w:val="00CA59D6"/>
    <w:rsid w:val="00CA5D04"/>
    <w:rsid w:val="00CA5D74"/>
    <w:rsid w:val="00CA5D84"/>
    <w:rsid w:val="00CA5EA0"/>
    <w:rsid w:val="00CA60E9"/>
    <w:rsid w:val="00CA60EF"/>
    <w:rsid w:val="00CA6175"/>
    <w:rsid w:val="00CA6191"/>
    <w:rsid w:val="00CA62FA"/>
    <w:rsid w:val="00CA636A"/>
    <w:rsid w:val="00CA63AD"/>
    <w:rsid w:val="00CA63C7"/>
    <w:rsid w:val="00CA6571"/>
    <w:rsid w:val="00CA659B"/>
    <w:rsid w:val="00CA6809"/>
    <w:rsid w:val="00CA681B"/>
    <w:rsid w:val="00CA6832"/>
    <w:rsid w:val="00CA6896"/>
    <w:rsid w:val="00CA69F7"/>
    <w:rsid w:val="00CA6B1B"/>
    <w:rsid w:val="00CA6B8A"/>
    <w:rsid w:val="00CA6C68"/>
    <w:rsid w:val="00CA6C6A"/>
    <w:rsid w:val="00CA6DA0"/>
    <w:rsid w:val="00CA6DA9"/>
    <w:rsid w:val="00CA6F14"/>
    <w:rsid w:val="00CA6FC5"/>
    <w:rsid w:val="00CA7102"/>
    <w:rsid w:val="00CA73BE"/>
    <w:rsid w:val="00CA742D"/>
    <w:rsid w:val="00CA7448"/>
    <w:rsid w:val="00CA74E9"/>
    <w:rsid w:val="00CA750C"/>
    <w:rsid w:val="00CA785F"/>
    <w:rsid w:val="00CA7934"/>
    <w:rsid w:val="00CA7AB2"/>
    <w:rsid w:val="00CA7CB5"/>
    <w:rsid w:val="00CA7CC6"/>
    <w:rsid w:val="00CA7CE4"/>
    <w:rsid w:val="00CA7D0E"/>
    <w:rsid w:val="00CA7E0B"/>
    <w:rsid w:val="00CA7E88"/>
    <w:rsid w:val="00CB00DB"/>
    <w:rsid w:val="00CB011C"/>
    <w:rsid w:val="00CB0235"/>
    <w:rsid w:val="00CB0258"/>
    <w:rsid w:val="00CB03FD"/>
    <w:rsid w:val="00CB0456"/>
    <w:rsid w:val="00CB0576"/>
    <w:rsid w:val="00CB061E"/>
    <w:rsid w:val="00CB0638"/>
    <w:rsid w:val="00CB0672"/>
    <w:rsid w:val="00CB06D2"/>
    <w:rsid w:val="00CB06D8"/>
    <w:rsid w:val="00CB06F6"/>
    <w:rsid w:val="00CB07F7"/>
    <w:rsid w:val="00CB092B"/>
    <w:rsid w:val="00CB0A24"/>
    <w:rsid w:val="00CB0C48"/>
    <w:rsid w:val="00CB0E4C"/>
    <w:rsid w:val="00CB0F34"/>
    <w:rsid w:val="00CB0FAF"/>
    <w:rsid w:val="00CB1025"/>
    <w:rsid w:val="00CB1103"/>
    <w:rsid w:val="00CB1119"/>
    <w:rsid w:val="00CB1141"/>
    <w:rsid w:val="00CB11AA"/>
    <w:rsid w:val="00CB11C1"/>
    <w:rsid w:val="00CB122B"/>
    <w:rsid w:val="00CB132B"/>
    <w:rsid w:val="00CB138A"/>
    <w:rsid w:val="00CB1429"/>
    <w:rsid w:val="00CB1721"/>
    <w:rsid w:val="00CB175A"/>
    <w:rsid w:val="00CB18AA"/>
    <w:rsid w:val="00CB19C5"/>
    <w:rsid w:val="00CB1A5A"/>
    <w:rsid w:val="00CB1A8D"/>
    <w:rsid w:val="00CB1B4E"/>
    <w:rsid w:val="00CB1C41"/>
    <w:rsid w:val="00CB1C80"/>
    <w:rsid w:val="00CB1DAE"/>
    <w:rsid w:val="00CB1DFD"/>
    <w:rsid w:val="00CB1F2D"/>
    <w:rsid w:val="00CB20AF"/>
    <w:rsid w:val="00CB25DB"/>
    <w:rsid w:val="00CB2641"/>
    <w:rsid w:val="00CB26A0"/>
    <w:rsid w:val="00CB27FF"/>
    <w:rsid w:val="00CB2800"/>
    <w:rsid w:val="00CB280E"/>
    <w:rsid w:val="00CB2848"/>
    <w:rsid w:val="00CB2B20"/>
    <w:rsid w:val="00CB2CBA"/>
    <w:rsid w:val="00CB2D65"/>
    <w:rsid w:val="00CB2D6E"/>
    <w:rsid w:val="00CB3199"/>
    <w:rsid w:val="00CB321B"/>
    <w:rsid w:val="00CB3289"/>
    <w:rsid w:val="00CB336B"/>
    <w:rsid w:val="00CB343C"/>
    <w:rsid w:val="00CB3519"/>
    <w:rsid w:val="00CB36DA"/>
    <w:rsid w:val="00CB38C9"/>
    <w:rsid w:val="00CB3A62"/>
    <w:rsid w:val="00CB3AFD"/>
    <w:rsid w:val="00CB3B59"/>
    <w:rsid w:val="00CB3DC8"/>
    <w:rsid w:val="00CB3E6D"/>
    <w:rsid w:val="00CB3F2F"/>
    <w:rsid w:val="00CB3FC4"/>
    <w:rsid w:val="00CB3FC7"/>
    <w:rsid w:val="00CB42BD"/>
    <w:rsid w:val="00CB42C8"/>
    <w:rsid w:val="00CB42EC"/>
    <w:rsid w:val="00CB4407"/>
    <w:rsid w:val="00CB4465"/>
    <w:rsid w:val="00CB4467"/>
    <w:rsid w:val="00CB448A"/>
    <w:rsid w:val="00CB458A"/>
    <w:rsid w:val="00CB4625"/>
    <w:rsid w:val="00CB4677"/>
    <w:rsid w:val="00CB48A5"/>
    <w:rsid w:val="00CB4931"/>
    <w:rsid w:val="00CB4A76"/>
    <w:rsid w:val="00CB4E5F"/>
    <w:rsid w:val="00CB4F60"/>
    <w:rsid w:val="00CB5199"/>
    <w:rsid w:val="00CB533D"/>
    <w:rsid w:val="00CB5555"/>
    <w:rsid w:val="00CB564F"/>
    <w:rsid w:val="00CB592A"/>
    <w:rsid w:val="00CB5B31"/>
    <w:rsid w:val="00CB5B9B"/>
    <w:rsid w:val="00CB5CA1"/>
    <w:rsid w:val="00CB5E3A"/>
    <w:rsid w:val="00CB5E7D"/>
    <w:rsid w:val="00CB6057"/>
    <w:rsid w:val="00CB606C"/>
    <w:rsid w:val="00CB6126"/>
    <w:rsid w:val="00CB61AF"/>
    <w:rsid w:val="00CB62DF"/>
    <w:rsid w:val="00CB633C"/>
    <w:rsid w:val="00CB6508"/>
    <w:rsid w:val="00CB65B3"/>
    <w:rsid w:val="00CB65FF"/>
    <w:rsid w:val="00CB6660"/>
    <w:rsid w:val="00CB668C"/>
    <w:rsid w:val="00CB6778"/>
    <w:rsid w:val="00CB6827"/>
    <w:rsid w:val="00CB6948"/>
    <w:rsid w:val="00CB6A1B"/>
    <w:rsid w:val="00CB6B5B"/>
    <w:rsid w:val="00CB6CA1"/>
    <w:rsid w:val="00CB6CC4"/>
    <w:rsid w:val="00CB6CED"/>
    <w:rsid w:val="00CB6D51"/>
    <w:rsid w:val="00CB6DE1"/>
    <w:rsid w:val="00CB6EF7"/>
    <w:rsid w:val="00CB7183"/>
    <w:rsid w:val="00CB719D"/>
    <w:rsid w:val="00CB74D0"/>
    <w:rsid w:val="00CB756A"/>
    <w:rsid w:val="00CB75D6"/>
    <w:rsid w:val="00CB769F"/>
    <w:rsid w:val="00CB7729"/>
    <w:rsid w:val="00CB792E"/>
    <w:rsid w:val="00CB79FB"/>
    <w:rsid w:val="00CB7A93"/>
    <w:rsid w:val="00CB7CF5"/>
    <w:rsid w:val="00CB7D72"/>
    <w:rsid w:val="00CB7E41"/>
    <w:rsid w:val="00CC00AC"/>
    <w:rsid w:val="00CC0354"/>
    <w:rsid w:val="00CC0544"/>
    <w:rsid w:val="00CC066C"/>
    <w:rsid w:val="00CC0784"/>
    <w:rsid w:val="00CC0843"/>
    <w:rsid w:val="00CC0870"/>
    <w:rsid w:val="00CC08BA"/>
    <w:rsid w:val="00CC0ADD"/>
    <w:rsid w:val="00CC0BB5"/>
    <w:rsid w:val="00CC0C48"/>
    <w:rsid w:val="00CC0DD6"/>
    <w:rsid w:val="00CC0EC5"/>
    <w:rsid w:val="00CC0F90"/>
    <w:rsid w:val="00CC101A"/>
    <w:rsid w:val="00CC12AF"/>
    <w:rsid w:val="00CC12BD"/>
    <w:rsid w:val="00CC13C6"/>
    <w:rsid w:val="00CC16A7"/>
    <w:rsid w:val="00CC170F"/>
    <w:rsid w:val="00CC1822"/>
    <w:rsid w:val="00CC18A3"/>
    <w:rsid w:val="00CC198B"/>
    <w:rsid w:val="00CC19F1"/>
    <w:rsid w:val="00CC1A88"/>
    <w:rsid w:val="00CC1C27"/>
    <w:rsid w:val="00CC1D6A"/>
    <w:rsid w:val="00CC1DD2"/>
    <w:rsid w:val="00CC200C"/>
    <w:rsid w:val="00CC21C0"/>
    <w:rsid w:val="00CC21D8"/>
    <w:rsid w:val="00CC2272"/>
    <w:rsid w:val="00CC2335"/>
    <w:rsid w:val="00CC248C"/>
    <w:rsid w:val="00CC257C"/>
    <w:rsid w:val="00CC2618"/>
    <w:rsid w:val="00CC26D6"/>
    <w:rsid w:val="00CC281B"/>
    <w:rsid w:val="00CC288C"/>
    <w:rsid w:val="00CC28C5"/>
    <w:rsid w:val="00CC297B"/>
    <w:rsid w:val="00CC2B3F"/>
    <w:rsid w:val="00CC2CD6"/>
    <w:rsid w:val="00CC2D3A"/>
    <w:rsid w:val="00CC2E16"/>
    <w:rsid w:val="00CC3197"/>
    <w:rsid w:val="00CC33AB"/>
    <w:rsid w:val="00CC33EA"/>
    <w:rsid w:val="00CC3582"/>
    <w:rsid w:val="00CC39D3"/>
    <w:rsid w:val="00CC3CAB"/>
    <w:rsid w:val="00CC3CDA"/>
    <w:rsid w:val="00CC4049"/>
    <w:rsid w:val="00CC4125"/>
    <w:rsid w:val="00CC4148"/>
    <w:rsid w:val="00CC4221"/>
    <w:rsid w:val="00CC4721"/>
    <w:rsid w:val="00CC47C6"/>
    <w:rsid w:val="00CC48CB"/>
    <w:rsid w:val="00CC49D3"/>
    <w:rsid w:val="00CC49DD"/>
    <w:rsid w:val="00CC4A96"/>
    <w:rsid w:val="00CC4AC1"/>
    <w:rsid w:val="00CC4C7B"/>
    <w:rsid w:val="00CC4DBE"/>
    <w:rsid w:val="00CC4DF4"/>
    <w:rsid w:val="00CC4E04"/>
    <w:rsid w:val="00CC4F91"/>
    <w:rsid w:val="00CC504F"/>
    <w:rsid w:val="00CC52D0"/>
    <w:rsid w:val="00CC5329"/>
    <w:rsid w:val="00CC535C"/>
    <w:rsid w:val="00CC5462"/>
    <w:rsid w:val="00CC547C"/>
    <w:rsid w:val="00CC56E0"/>
    <w:rsid w:val="00CC56F2"/>
    <w:rsid w:val="00CC573A"/>
    <w:rsid w:val="00CC5961"/>
    <w:rsid w:val="00CC5ACD"/>
    <w:rsid w:val="00CC5B42"/>
    <w:rsid w:val="00CC5BE1"/>
    <w:rsid w:val="00CC5ED3"/>
    <w:rsid w:val="00CC5FC6"/>
    <w:rsid w:val="00CC6225"/>
    <w:rsid w:val="00CC6312"/>
    <w:rsid w:val="00CC6321"/>
    <w:rsid w:val="00CC635B"/>
    <w:rsid w:val="00CC63E7"/>
    <w:rsid w:val="00CC6544"/>
    <w:rsid w:val="00CC65AA"/>
    <w:rsid w:val="00CC661B"/>
    <w:rsid w:val="00CC6701"/>
    <w:rsid w:val="00CC686F"/>
    <w:rsid w:val="00CC68B0"/>
    <w:rsid w:val="00CC6919"/>
    <w:rsid w:val="00CC6AAA"/>
    <w:rsid w:val="00CC6ABB"/>
    <w:rsid w:val="00CC6B3B"/>
    <w:rsid w:val="00CC6D20"/>
    <w:rsid w:val="00CC6DD6"/>
    <w:rsid w:val="00CC6EFA"/>
    <w:rsid w:val="00CC6FC6"/>
    <w:rsid w:val="00CC709F"/>
    <w:rsid w:val="00CC7341"/>
    <w:rsid w:val="00CC73A9"/>
    <w:rsid w:val="00CC746B"/>
    <w:rsid w:val="00CC751C"/>
    <w:rsid w:val="00CC762B"/>
    <w:rsid w:val="00CC7679"/>
    <w:rsid w:val="00CC78AB"/>
    <w:rsid w:val="00CC7B33"/>
    <w:rsid w:val="00CC7D47"/>
    <w:rsid w:val="00CC7EC9"/>
    <w:rsid w:val="00CD005E"/>
    <w:rsid w:val="00CD02F4"/>
    <w:rsid w:val="00CD04ED"/>
    <w:rsid w:val="00CD0543"/>
    <w:rsid w:val="00CD058C"/>
    <w:rsid w:val="00CD05ED"/>
    <w:rsid w:val="00CD067B"/>
    <w:rsid w:val="00CD06A7"/>
    <w:rsid w:val="00CD0824"/>
    <w:rsid w:val="00CD08AE"/>
    <w:rsid w:val="00CD095A"/>
    <w:rsid w:val="00CD0984"/>
    <w:rsid w:val="00CD0CA4"/>
    <w:rsid w:val="00CD0F01"/>
    <w:rsid w:val="00CD0F5D"/>
    <w:rsid w:val="00CD0FD2"/>
    <w:rsid w:val="00CD10B5"/>
    <w:rsid w:val="00CD10DE"/>
    <w:rsid w:val="00CD119D"/>
    <w:rsid w:val="00CD11DE"/>
    <w:rsid w:val="00CD12CF"/>
    <w:rsid w:val="00CD146B"/>
    <w:rsid w:val="00CD1607"/>
    <w:rsid w:val="00CD18EF"/>
    <w:rsid w:val="00CD1926"/>
    <w:rsid w:val="00CD1A69"/>
    <w:rsid w:val="00CD1A95"/>
    <w:rsid w:val="00CD1B68"/>
    <w:rsid w:val="00CD1C30"/>
    <w:rsid w:val="00CD1DA8"/>
    <w:rsid w:val="00CD1DB7"/>
    <w:rsid w:val="00CD1DBA"/>
    <w:rsid w:val="00CD1E99"/>
    <w:rsid w:val="00CD1EBF"/>
    <w:rsid w:val="00CD1F23"/>
    <w:rsid w:val="00CD1FC6"/>
    <w:rsid w:val="00CD2437"/>
    <w:rsid w:val="00CD2438"/>
    <w:rsid w:val="00CD2479"/>
    <w:rsid w:val="00CD2BB1"/>
    <w:rsid w:val="00CD2C7C"/>
    <w:rsid w:val="00CD2CF5"/>
    <w:rsid w:val="00CD2EE9"/>
    <w:rsid w:val="00CD2F28"/>
    <w:rsid w:val="00CD2F66"/>
    <w:rsid w:val="00CD2FCB"/>
    <w:rsid w:val="00CD2FF3"/>
    <w:rsid w:val="00CD3006"/>
    <w:rsid w:val="00CD339A"/>
    <w:rsid w:val="00CD34F2"/>
    <w:rsid w:val="00CD3626"/>
    <w:rsid w:val="00CD386E"/>
    <w:rsid w:val="00CD39AB"/>
    <w:rsid w:val="00CD3CDB"/>
    <w:rsid w:val="00CD3D86"/>
    <w:rsid w:val="00CD3F32"/>
    <w:rsid w:val="00CD4038"/>
    <w:rsid w:val="00CD40F3"/>
    <w:rsid w:val="00CD4193"/>
    <w:rsid w:val="00CD4361"/>
    <w:rsid w:val="00CD45FB"/>
    <w:rsid w:val="00CD467B"/>
    <w:rsid w:val="00CD4704"/>
    <w:rsid w:val="00CD49D3"/>
    <w:rsid w:val="00CD4D48"/>
    <w:rsid w:val="00CD4D94"/>
    <w:rsid w:val="00CD4EB9"/>
    <w:rsid w:val="00CD5238"/>
    <w:rsid w:val="00CD55BC"/>
    <w:rsid w:val="00CD560A"/>
    <w:rsid w:val="00CD56D9"/>
    <w:rsid w:val="00CD572B"/>
    <w:rsid w:val="00CD5895"/>
    <w:rsid w:val="00CD58EF"/>
    <w:rsid w:val="00CD592B"/>
    <w:rsid w:val="00CD5A12"/>
    <w:rsid w:val="00CD5A48"/>
    <w:rsid w:val="00CD5BF9"/>
    <w:rsid w:val="00CD5E1D"/>
    <w:rsid w:val="00CD5F99"/>
    <w:rsid w:val="00CD62E8"/>
    <w:rsid w:val="00CD658E"/>
    <w:rsid w:val="00CD69A3"/>
    <w:rsid w:val="00CD6A8F"/>
    <w:rsid w:val="00CD6B19"/>
    <w:rsid w:val="00CD6B80"/>
    <w:rsid w:val="00CD6C53"/>
    <w:rsid w:val="00CD6D19"/>
    <w:rsid w:val="00CD6D5E"/>
    <w:rsid w:val="00CD6D7F"/>
    <w:rsid w:val="00CD6E80"/>
    <w:rsid w:val="00CD6F51"/>
    <w:rsid w:val="00CD7061"/>
    <w:rsid w:val="00CD7133"/>
    <w:rsid w:val="00CD725C"/>
    <w:rsid w:val="00CD731D"/>
    <w:rsid w:val="00CD73A8"/>
    <w:rsid w:val="00CD73BA"/>
    <w:rsid w:val="00CD7468"/>
    <w:rsid w:val="00CD7481"/>
    <w:rsid w:val="00CD74EE"/>
    <w:rsid w:val="00CD76CA"/>
    <w:rsid w:val="00CD788D"/>
    <w:rsid w:val="00CD79BD"/>
    <w:rsid w:val="00CD7AEA"/>
    <w:rsid w:val="00CD7B35"/>
    <w:rsid w:val="00CD7B8C"/>
    <w:rsid w:val="00CD7C03"/>
    <w:rsid w:val="00CD7C3A"/>
    <w:rsid w:val="00CD7E41"/>
    <w:rsid w:val="00CE0012"/>
    <w:rsid w:val="00CE00AA"/>
    <w:rsid w:val="00CE01E3"/>
    <w:rsid w:val="00CE03BE"/>
    <w:rsid w:val="00CE03F2"/>
    <w:rsid w:val="00CE04CA"/>
    <w:rsid w:val="00CE054E"/>
    <w:rsid w:val="00CE0669"/>
    <w:rsid w:val="00CE0865"/>
    <w:rsid w:val="00CE0A53"/>
    <w:rsid w:val="00CE0B2F"/>
    <w:rsid w:val="00CE0B5F"/>
    <w:rsid w:val="00CE0B60"/>
    <w:rsid w:val="00CE0BED"/>
    <w:rsid w:val="00CE0D3A"/>
    <w:rsid w:val="00CE0E8B"/>
    <w:rsid w:val="00CE0EE8"/>
    <w:rsid w:val="00CE1370"/>
    <w:rsid w:val="00CE1555"/>
    <w:rsid w:val="00CE168A"/>
    <w:rsid w:val="00CE1710"/>
    <w:rsid w:val="00CE1835"/>
    <w:rsid w:val="00CE1A00"/>
    <w:rsid w:val="00CE1A6E"/>
    <w:rsid w:val="00CE1C20"/>
    <w:rsid w:val="00CE1D24"/>
    <w:rsid w:val="00CE1E5D"/>
    <w:rsid w:val="00CE1E7A"/>
    <w:rsid w:val="00CE1F34"/>
    <w:rsid w:val="00CE2070"/>
    <w:rsid w:val="00CE21C8"/>
    <w:rsid w:val="00CE22DC"/>
    <w:rsid w:val="00CE2305"/>
    <w:rsid w:val="00CE2364"/>
    <w:rsid w:val="00CE23B9"/>
    <w:rsid w:val="00CE2450"/>
    <w:rsid w:val="00CE2849"/>
    <w:rsid w:val="00CE29A1"/>
    <w:rsid w:val="00CE29E4"/>
    <w:rsid w:val="00CE2B82"/>
    <w:rsid w:val="00CE2BB3"/>
    <w:rsid w:val="00CE2CC2"/>
    <w:rsid w:val="00CE2D22"/>
    <w:rsid w:val="00CE2DCB"/>
    <w:rsid w:val="00CE2E83"/>
    <w:rsid w:val="00CE2E88"/>
    <w:rsid w:val="00CE2E98"/>
    <w:rsid w:val="00CE3130"/>
    <w:rsid w:val="00CE3393"/>
    <w:rsid w:val="00CE3492"/>
    <w:rsid w:val="00CE349F"/>
    <w:rsid w:val="00CE3503"/>
    <w:rsid w:val="00CE3518"/>
    <w:rsid w:val="00CE3941"/>
    <w:rsid w:val="00CE39AE"/>
    <w:rsid w:val="00CE39F6"/>
    <w:rsid w:val="00CE3BE1"/>
    <w:rsid w:val="00CE3C6B"/>
    <w:rsid w:val="00CE3C6C"/>
    <w:rsid w:val="00CE3D90"/>
    <w:rsid w:val="00CE3D9F"/>
    <w:rsid w:val="00CE4152"/>
    <w:rsid w:val="00CE4258"/>
    <w:rsid w:val="00CE431C"/>
    <w:rsid w:val="00CE4340"/>
    <w:rsid w:val="00CE447D"/>
    <w:rsid w:val="00CE47B6"/>
    <w:rsid w:val="00CE4B5D"/>
    <w:rsid w:val="00CE4FCB"/>
    <w:rsid w:val="00CE56EB"/>
    <w:rsid w:val="00CE586B"/>
    <w:rsid w:val="00CE58D0"/>
    <w:rsid w:val="00CE5924"/>
    <w:rsid w:val="00CE5B2C"/>
    <w:rsid w:val="00CE5B2E"/>
    <w:rsid w:val="00CE5BE9"/>
    <w:rsid w:val="00CE60CC"/>
    <w:rsid w:val="00CE61CF"/>
    <w:rsid w:val="00CE62B4"/>
    <w:rsid w:val="00CE62BD"/>
    <w:rsid w:val="00CE6566"/>
    <w:rsid w:val="00CE697B"/>
    <w:rsid w:val="00CE697F"/>
    <w:rsid w:val="00CE6B87"/>
    <w:rsid w:val="00CE6C3A"/>
    <w:rsid w:val="00CE700A"/>
    <w:rsid w:val="00CE70C7"/>
    <w:rsid w:val="00CE70C9"/>
    <w:rsid w:val="00CE715E"/>
    <w:rsid w:val="00CE73DE"/>
    <w:rsid w:val="00CE742E"/>
    <w:rsid w:val="00CE749E"/>
    <w:rsid w:val="00CE74DA"/>
    <w:rsid w:val="00CE75CC"/>
    <w:rsid w:val="00CE7706"/>
    <w:rsid w:val="00CE7755"/>
    <w:rsid w:val="00CE7B78"/>
    <w:rsid w:val="00CE7C1D"/>
    <w:rsid w:val="00CE7CF6"/>
    <w:rsid w:val="00CE7D92"/>
    <w:rsid w:val="00CE7DEB"/>
    <w:rsid w:val="00CF0015"/>
    <w:rsid w:val="00CF0059"/>
    <w:rsid w:val="00CF005D"/>
    <w:rsid w:val="00CF0305"/>
    <w:rsid w:val="00CF036C"/>
    <w:rsid w:val="00CF0445"/>
    <w:rsid w:val="00CF04C3"/>
    <w:rsid w:val="00CF07B0"/>
    <w:rsid w:val="00CF07C8"/>
    <w:rsid w:val="00CF084C"/>
    <w:rsid w:val="00CF092C"/>
    <w:rsid w:val="00CF0A2A"/>
    <w:rsid w:val="00CF0B79"/>
    <w:rsid w:val="00CF0CE2"/>
    <w:rsid w:val="00CF1064"/>
    <w:rsid w:val="00CF11F0"/>
    <w:rsid w:val="00CF12B9"/>
    <w:rsid w:val="00CF12E5"/>
    <w:rsid w:val="00CF1581"/>
    <w:rsid w:val="00CF16F8"/>
    <w:rsid w:val="00CF17A7"/>
    <w:rsid w:val="00CF1A4F"/>
    <w:rsid w:val="00CF1A81"/>
    <w:rsid w:val="00CF1C09"/>
    <w:rsid w:val="00CF1C3D"/>
    <w:rsid w:val="00CF1C96"/>
    <w:rsid w:val="00CF1D11"/>
    <w:rsid w:val="00CF1D6F"/>
    <w:rsid w:val="00CF1EE1"/>
    <w:rsid w:val="00CF1EF8"/>
    <w:rsid w:val="00CF2006"/>
    <w:rsid w:val="00CF21BD"/>
    <w:rsid w:val="00CF2295"/>
    <w:rsid w:val="00CF23C5"/>
    <w:rsid w:val="00CF2424"/>
    <w:rsid w:val="00CF2548"/>
    <w:rsid w:val="00CF2693"/>
    <w:rsid w:val="00CF284D"/>
    <w:rsid w:val="00CF2A18"/>
    <w:rsid w:val="00CF2A52"/>
    <w:rsid w:val="00CF2ADA"/>
    <w:rsid w:val="00CF2CB6"/>
    <w:rsid w:val="00CF2D89"/>
    <w:rsid w:val="00CF2E04"/>
    <w:rsid w:val="00CF2E3C"/>
    <w:rsid w:val="00CF2E8C"/>
    <w:rsid w:val="00CF2EC2"/>
    <w:rsid w:val="00CF2F3A"/>
    <w:rsid w:val="00CF302D"/>
    <w:rsid w:val="00CF3130"/>
    <w:rsid w:val="00CF32A3"/>
    <w:rsid w:val="00CF32C4"/>
    <w:rsid w:val="00CF33D8"/>
    <w:rsid w:val="00CF363E"/>
    <w:rsid w:val="00CF385B"/>
    <w:rsid w:val="00CF3A95"/>
    <w:rsid w:val="00CF3B0C"/>
    <w:rsid w:val="00CF3C23"/>
    <w:rsid w:val="00CF3D33"/>
    <w:rsid w:val="00CF3D51"/>
    <w:rsid w:val="00CF3DFD"/>
    <w:rsid w:val="00CF3E99"/>
    <w:rsid w:val="00CF3EDC"/>
    <w:rsid w:val="00CF407A"/>
    <w:rsid w:val="00CF455E"/>
    <w:rsid w:val="00CF4593"/>
    <w:rsid w:val="00CF48FC"/>
    <w:rsid w:val="00CF498E"/>
    <w:rsid w:val="00CF4A37"/>
    <w:rsid w:val="00CF4B9C"/>
    <w:rsid w:val="00CF4E6B"/>
    <w:rsid w:val="00CF4EAB"/>
    <w:rsid w:val="00CF4EAE"/>
    <w:rsid w:val="00CF4F1C"/>
    <w:rsid w:val="00CF5005"/>
    <w:rsid w:val="00CF509A"/>
    <w:rsid w:val="00CF516C"/>
    <w:rsid w:val="00CF517C"/>
    <w:rsid w:val="00CF524A"/>
    <w:rsid w:val="00CF525F"/>
    <w:rsid w:val="00CF5301"/>
    <w:rsid w:val="00CF5398"/>
    <w:rsid w:val="00CF53FD"/>
    <w:rsid w:val="00CF546B"/>
    <w:rsid w:val="00CF5564"/>
    <w:rsid w:val="00CF55C7"/>
    <w:rsid w:val="00CF561B"/>
    <w:rsid w:val="00CF5705"/>
    <w:rsid w:val="00CF57F0"/>
    <w:rsid w:val="00CF585D"/>
    <w:rsid w:val="00CF588B"/>
    <w:rsid w:val="00CF5CFC"/>
    <w:rsid w:val="00CF5E8A"/>
    <w:rsid w:val="00CF5EF4"/>
    <w:rsid w:val="00CF60DC"/>
    <w:rsid w:val="00CF612A"/>
    <w:rsid w:val="00CF61CA"/>
    <w:rsid w:val="00CF62A4"/>
    <w:rsid w:val="00CF6532"/>
    <w:rsid w:val="00CF6615"/>
    <w:rsid w:val="00CF69B5"/>
    <w:rsid w:val="00CF6A81"/>
    <w:rsid w:val="00CF6F2C"/>
    <w:rsid w:val="00CF7113"/>
    <w:rsid w:val="00CF73A0"/>
    <w:rsid w:val="00CF7453"/>
    <w:rsid w:val="00CF766C"/>
    <w:rsid w:val="00CF76C0"/>
    <w:rsid w:val="00CF77D6"/>
    <w:rsid w:val="00CF7AF3"/>
    <w:rsid w:val="00CF7D28"/>
    <w:rsid w:val="00CF7D41"/>
    <w:rsid w:val="00CF7D42"/>
    <w:rsid w:val="00CF7F51"/>
    <w:rsid w:val="00CF7FBD"/>
    <w:rsid w:val="00CF7FDF"/>
    <w:rsid w:val="00CF7FE3"/>
    <w:rsid w:val="00D00074"/>
    <w:rsid w:val="00D00097"/>
    <w:rsid w:val="00D004E6"/>
    <w:rsid w:val="00D00554"/>
    <w:rsid w:val="00D00A02"/>
    <w:rsid w:val="00D00BC3"/>
    <w:rsid w:val="00D00ED3"/>
    <w:rsid w:val="00D010C7"/>
    <w:rsid w:val="00D012E6"/>
    <w:rsid w:val="00D01479"/>
    <w:rsid w:val="00D014E0"/>
    <w:rsid w:val="00D015E2"/>
    <w:rsid w:val="00D0175B"/>
    <w:rsid w:val="00D019D4"/>
    <w:rsid w:val="00D01A6E"/>
    <w:rsid w:val="00D01B14"/>
    <w:rsid w:val="00D01BC7"/>
    <w:rsid w:val="00D01BE0"/>
    <w:rsid w:val="00D01C27"/>
    <w:rsid w:val="00D01EF6"/>
    <w:rsid w:val="00D01F73"/>
    <w:rsid w:val="00D0219F"/>
    <w:rsid w:val="00D02258"/>
    <w:rsid w:val="00D022A3"/>
    <w:rsid w:val="00D0243D"/>
    <w:rsid w:val="00D02580"/>
    <w:rsid w:val="00D026CB"/>
    <w:rsid w:val="00D02886"/>
    <w:rsid w:val="00D02963"/>
    <w:rsid w:val="00D02A7F"/>
    <w:rsid w:val="00D02C7F"/>
    <w:rsid w:val="00D02CD8"/>
    <w:rsid w:val="00D02DB5"/>
    <w:rsid w:val="00D02DED"/>
    <w:rsid w:val="00D02E23"/>
    <w:rsid w:val="00D02F9B"/>
    <w:rsid w:val="00D02FA6"/>
    <w:rsid w:val="00D03119"/>
    <w:rsid w:val="00D0312E"/>
    <w:rsid w:val="00D0315C"/>
    <w:rsid w:val="00D03454"/>
    <w:rsid w:val="00D03545"/>
    <w:rsid w:val="00D03977"/>
    <w:rsid w:val="00D039F3"/>
    <w:rsid w:val="00D03B46"/>
    <w:rsid w:val="00D03C09"/>
    <w:rsid w:val="00D03EAB"/>
    <w:rsid w:val="00D03EE5"/>
    <w:rsid w:val="00D03F20"/>
    <w:rsid w:val="00D0406B"/>
    <w:rsid w:val="00D04073"/>
    <w:rsid w:val="00D04277"/>
    <w:rsid w:val="00D04308"/>
    <w:rsid w:val="00D043D6"/>
    <w:rsid w:val="00D045FA"/>
    <w:rsid w:val="00D04705"/>
    <w:rsid w:val="00D0471C"/>
    <w:rsid w:val="00D04766"/>
    <w:rsid w:val="00D0480A"/>
    <w:rsid w:val="00D0492B"/>
    <w:rsid w:val="00D04BF3"/>
    <w:rsid w:val="00D04CEC"/>
    <w:rsid w:val="00D04D43"/>
    <w:rsid w:val="00D04D5A"/>
    <w:rsid w:val="00D0528F"/>
    <w:rsid w:val="00D0560B"/>
    <w:rsid w:val="00D0594B"/>
    <w:rsid w:val="00D05A08"/>
    <w:rsid w:val="00D05AFF"/>
    <w:rsid w:val="00D05EA7"/>
    <w:rsid w:val="00D060B4"/>
    <w:rsid w:val="00D06138"/>
    <w:rsid w:val="00D06140"/>
    <w:rsid w:val="00D06294"/>
    <w:rsid w:val="00D06455"/>
    <w:rsid w:val="00D064CA"/>
    <w:rsid w:val="00D0656A"/>
    <w:rsid w:val="00D0669F"/>
    <w:rsid w:val="00D0677F"/>
    <w:rsid w:val="00D068C7"/>
    <w:rsid w:val="00D06B2C"/>
    <w:rsid w:val="00D06B6A"/>
    <w:rsid w:val="00D06C1C"/>
    <w:rsid w:val="00D06D70"/>
    <w:rsid w:val="00D06DDA"/>
    <w:rsid w:val="00D06F47"/>
    <w:rsid w:val="00D07026"/>
    <w:rsid w:val="00D07034"/>
    <w:rsid w:val="00D0706C"/>
    <w:rsid w:val="00D070D9"/>
    <w:rsid w:val="00D071BA"/>
    <w:rsid w:val="00D0747D"/>
    <w:rsid w:val="00D074A7"/>
    <w:rsid w:val="00D0775D"/>
    <w:rsid w:val="00D07946"/>
    <w:rsid w:val="00D07A92"/>
    <w:rsid w:val="00D07B0B"/>
    <w:rsid w:val="00D1008E"/>
    <w:rsid w:val="00D100C9"/>
    <w:rsid w:val="00D100CA"/>
    <w:rsid w:val="00D101B9"/>
    <w:rsid w:val="00D1028E"/>
    <w:rsid w:val="00D103A7"/>
    <w:rsid w:val="00D1044E"/>
    <w:rsid w:val="00D104E3"/>
    <w:rsid w:val="00D109CA"/>
    <w:rsid w:val="00D10EAA"/>
    <w:rsid w:val="00D10FD0"/>
    <w:rsid w:val="00D10FF1"/>
    <w:rsid w:val="00D11145"/>
    <w:rsid w:val="00D11208"/>
    <w:rsid w:val="00D112DD"/>
    <w:rsid w:val="00D11303"/>
    <w:rsid w:val="00D11426"/>
    <w:rsid w:val="00D11721"/>
    <w:rsid w:val="00D1184A"/>
    <w:rsid w:val="00D1197E"/>
    <w:rsid w:val="00D11CFC"/>
    <w:rsid w:val="00D11E17"/>
    <w:rsid w:val="00D12131"/>
    <w:rsid w:val="00D12140"/>
    <w:rsid w:val="00D12240"/>
    <w:rsid w:val="00D12245"/>
    <w:rsid w:val="00D12758"/>
    <w:rsid w:val="00D12774"/>
    <w:rsid w:val="00D1277E"/>
    <w:rsid w:val="00D128AF"/>
    <w:rsid w:val="00D1297F"/>
    <w:rsid w:val="00D129B2"/>
    <w:rsid w:val="00D12AC3"/>
    <w:rsid w:val="00D12BAE"/>
    <w:rsid w:val="00D12BD6"/>
    <w:rsid w:val="00D12C93"/>
    <w:rsid w:val="00D12CAB"/>
    <w:rsid w:val="00D12CF8"/>
    <w:rsid w:val="00D12D34"/>
    <w:rsid w:val="00D12DD7"/>
    <w:rsid w:val="00D12F30"/>
    <w:rsid w:val="00D131F5"/>
    <w:rsid w:val="00D1331E"/>
    <w:rsid w:val="00D13465"/>
    <w:rsid w:val="00D137C8"/>
    <w:rsid w:val="00D138D2"/>
    <w:rsid w:val="00D13A86"/>
    <w:rsid w:val="00D13AE6"/>
    <w:rsid w:val="00D13BE5"/>
    <w:rsid w:val="00D13D7A"/>
    <w:rsid w:val="00D13DC0"/>
    <w:rsid w:val="00D14061"/>
    <w:rsid w:val="00D140D2"/>
    <w:rsid w:val="00D1456C"/>
    <w:rsid w:val="00D1457C"/>
    <w:rsid w:val="00D145F1"/>
    <w:rsid w:val="00D1485B"/>
    <w:rsid w:val="00D149FF"/>
    <w:rsid w:val="00D14A59"/>
    <w:rsid w:val="00D14E18"/>
    <w:rsid w:val="00D14F0A"/>
    <w:rsid w:val="00D14F6C"/>
    <w:rsid w:val="00D1505A"/>
    <w:rsid w:val="00D150FE"/>
    <w:rsid w:val="00D15210"/>
    <w:rsid w:val="00D1545E"/>
    <w:rsid w:val="00D15562"/>
    <w:rsid w:val="00D155C7"/>
    <w:rsid w:val="00D157F2"/>
    <w:rsid w:val="00D1583E"/>
    <w:rsid w:val="00D159AD"/>
    <w:rsid w:val="00D15A7C"/>
    <w:rsid w:val="00D15AFD"/>
    <w:rsid w:val="00D15F40"/>
    <w:rsid w:val="00D16193"/>
    <w:rsid w:val="00D162E0"/>
    <w:rsid w:val="00D16341"/>
    <w:rsid w:val="00D163A4"/>
    <w:rsid w:val="00D16410"/>
    <w:rsid w:val="00D16715"/>
    <w:rsid w:val="00D167DB"/>
    <w:rsid w:val="00D16990"/>
    <w:rsid w:val="00D16AAB"/>
    <w:rsid w:val="00D16B99"/>
    <w:rsid w:val="00D16C5F"/>
    <w:rsid w:val="00D16D49"/>
    <w:rsid w:val="00D16DBD"/>
    <w:rsid w:val="00D16FF7"/>
    <w:rsid w:val="00D171AB"/>
    <w:rsid w:val="00D17218"/>
    <w:rsid w:val="00D17228"/>
    <w:rsid w:val="00D17238"/>
    <w:rsid w:val="00D1769D"/>
    <w:rsid w:val="00D178EE"/>
    <w:rsid w:val="00D179EE"/>
    <w:rsid w:val="00D17A1F"/>
    <w:rsid w:val="00D17A41"/>
    <w:rsid w:val="00D17A98"/>
    <w:rsid w:val="00D17E2A"/>
    <w:rsid w:val="00D17EAF"/>
    <w:rsid w:val="00D17F76"/>
    <w:rsid w:val="00D17F8B"/>
    <w:rsid w:val="00D17FA1"/>
    <w:rsid w:val="00D17FC3"/>
    <w:rsid w:val="00D20169"/>
    <w:rsid w:val="00D201AA"/>
    <w:rsid w:val="00D2024D"/>
    <w:rsid w:val="00D202FE"/>
    <w:rsid w:val="00D20371"/>
    <w:rsid w:val="00D20424"/>
    <w:rsid w:val="00D20603"/>
    <w:rsid w:val="00D20739"/>
    <w:rsid w:val="00D2085A"/>
    <w:rsid w:val="00D20CED"/>
    <w:rsid w:val="00D20D87"/>
    <w:rsid w:val="00D20D97"/>
    <w:rsid w:val="00D20E8E"/>
    <w:rsid w:val="00D20FE7"/>
    <w:rsid w:val="00D21016"/>
    <w:rsid w:val="00D210E6"/>
    <w:rsid w:val="00D212CC"/>
    <w:rsid w:val="00D21381"/>
    <w:rsid w:val="00D215A3"/>
    <w:rsid w:val="00D215C0"/>
    <w:rsid w:val="00D2166A"/>
    <w:rsid w:val="00D216ED"/>
    <w:rsid w:val="00D21961"/>
    <w:rsid w:val="00D2198F"/>
    <w:rsid w:val="00D219F9"/>
    <w:rsid w:val="00D21A50"/>
    <w:rsid w:val="00D21CB3"/>
    <w:rsid w:val="00D21D53"/>
    <w:rsid w:val="00D221A1"/>
    <w:rsid w:val="00D22417"/>
    <w:rsid w:val="00D22899"/>
    <w:rsid w:val="00D22A92"/>
    <w:rsid w:val="00D22FFF"/>
    <w:rsid w:val="00D231B6"/>
    <w:rsid w:val="00D23203"/>
    <w:rsid w:val="00D232D1"/>
    <w:rsid w:val="00D2353C"/>
    <w:rsid w:val="00D23682"/>
    <w:rsid w:val="00D237B8"/>
    <w:rsid w:val="00D237DE"/>
    <w:rsid w:val="00D23802"/>
    <w:rsid w:val="00D239EB"/>
    <w:rsid w:val="00D23B45"/>
    <w:rsid w:val="00D23C02"/>
    <w:rsid w:val="00D23D75"/>
    <w:rsid w:val="00D23EB9"/>
    <w:rsid w:val="00D23FB3"/>
    <w:rsid w:val="00D241F3"/>
    <w:rsid w:val="00D242F3"/>
    <w:rsid w:val="00D24336"/>
    <w:rsid w:val="00D24457"/>
    <w:rsid w:val="00D24485"/>
    <w:rsid w:val="00D244F3"/>
    <w:rsid w:val="00D24622"/>
    <w:rsid w:val="00D24897"/>
    <w:rsid w:val="00D24CB9"/>
    <w:rsid w:val="00D24E62"/>
    <w:rsid w:val="00D25213"/>
    <w:rsid w:val="00D25244"/>
    <w:rsid w:val="00D2525A"/>
    <w:rsid w:val="00D25515"/>
    <w:rsid w:val="00D25582"/>
    <w:rsid w:val="00D2561E"/>
    <w:rsid w:val="00D2569D"/>
    <w:rsid w:val="00D256DD"/>
    <w:rsid w:val="00D257E5"/>
    <w:rsid w:val="00D25A7D"/>
    <w:rsid w:val="00D25C89"/>
    <w:rsid w:val="00D25D29"/>
    <w:rsid w:val="00D25D7D"/>
    <w:rsid w:val="00D25FA7"/>
    <w:rsid w:val="00D266B7"/>
    <w:rsid w:val="00D2683B"/>
    <w:rsid w:val="00D2692B"/>
    <w:rsid w:val="00D2696C"/>
    <w:rsid w:val="00D269A5"/>
    <w:rsid w:val="00D26B8D"/>
    <w:rsid w:val="00D26D63"/>
    <w:rsid w:val="00D26D6F"/>
    <w:rsid w:val="00D270B8"/>
    <w:rsid w:val="00D2733E"/>
    <w:rsid w:val="00D273B5"/>
    <w:rsid w:val="00D2742F"/>
    <w:rsid w:val="00D27487"/>
    <w:rsid w:val="00D27546"/>
    <w:rsid w:val="00D27755"/>
    <w:rsid w:val="00D27758"/>
    <w:rsid w:val="00D2778C"/>
    <w:rsid w:val="00D27B6C"/>
    <w:rsid w:val="00D27BA4"/>
    <w:rsid w:val="00D27BEC"/>
    <w:rsid w:val="00D27D27"/>
    <w:rsid w:val="00D27FF1"/>
    <w:rsid w:val="00D301B3"/>
    <w:rsid w:val="00D302E4"/>
    <w:rsid w:val="00D3041B"/>
    <w:rsid w:val="00D30483"/>
    <w:rsid w:val="00D3079E"/>
    <w:rsid w:val="00D3083A"/>
    <w:rsid w:val="00D30871"/>
    <w:rsid w:val="00D308D1"/>
    <w:rsid w:val="00D3095F"/>
    <w:rsid w:val="00D30A0D"/>
    <w:rsid w:val="00D30BA2"/>
    <w:rsid w:val="00D30C18"/>
    <w:rsid w:val="00D30F1A"/>
    <w:rsid w:val="00D30F40"/>
    <w:rsid w:val="00D30F94"/>
    <w:rsid w:val="00D31065"/>
    <w:rsid w:val="00D3114C"/>
    <w:rsid w:val="00D3117D"/>
    <w:rsid w:val="00D312E2"/>
    <w:rsid w:val="00D31520"/>
    <w:rsid w:val="00D31590"/>
    <w:rsid w:val="00D315EC"/>
    <w:rsid w:val="00D31651"/>
    <w:rsid w:val="00D3171F"/>
    <w:rsid w:val="00D31724"/>
    <w:rsid w:val="00D3174A"/>
    <w:rsid w:val="00D3185E"/>
    <w:rsid w:val="00D3187C"/>
    <w:rsid w:val="00D3190C"/>
    <w:rsid w:val="00D3198B"/>
    <w:rsid w:val="00D31B4F"/>
    <w:rsid w:val="00D31B85"/>
    <w:rsid w:val="00D31C7A"/>
    <w:rsid w:val="00D31E3F"/>
    <w:rsid w:val="00D31EAC"/>
    <w:rsid w:val="00D32126"/>
    <w:rsid w:val="00D32128"/>
    <w:rsid w:val="00D32261"/>
    <w:rsid w:val="00D3226B"/>
    <w:rsid w:val="00D322AE"/>
    <w:rsid w:val="00D32364"/>
    <w:rsid w:val="00D323F8"/>
    <w:rsid w:val="00D3248F"/>
    <w:rsid w:val="00D325D5"/>
    <w:rsid w:val="00D326AE"/>
    <w:rsid w:val="00D326E7"/>
    <w:rsid w:val="00D32782"/>
    <w:rsid w:val="00D32C30"/>
    <w:rsid w:val="00D32C46"/>
    <w:rsid w:val="00D32C87"/>
    <w:rsid w:val="00D32D43"/>
    <w:rsid w:val="00D32E85"/>
    <w:rsid w:val="00D32F4D"/>
    <w:rsid w:val="00D330DC"/>
    <w:rsid w:val="00D3316A"/>
    <w:rsid w:val="00D331DA"/>
    <w:rsid w:val="00D33221"/>
    <w:rsid w:val="00D333C7"/>
    <w:rsid w:val="00D3342B"/>
    <w:rsid w:val="00D3381F"/>
    <w:rsid w:val="00D33A14"/>
    <w:rsid w:val="00D33A18"/>
    <w:rsid w:val="00D33AED"/>
    <w:rsid w:val="00D33B75"/>
    <w:rsid w:val="00D33C56"/>
    <w:rsid w:val="00D33D24"/>
    <w:rsid w:val="00D3409A"/>
    <w:rsid w:val="00D340DB"/>
    <w:rsid w:val="00D34241"/>
    <w:rsid w:val="00D34268"/>
    <w:rsid w:val="00D343F5"/>
    <w:rsid w:val="00D34573"/>
    <w:rsid w:val="00D34685"/>
    <w:rsid w:val="00D34788"/>
    <w:rsid w:val="00D3478B"/>
    <w:rsid w:val="00D34A77"/>
    <w:rsid w:val="00D34AC6"/>
    <w:rsid w:val="00D34BDD"/>
    <w:rsid w:val="00D34DCA"/>
    <w:rsid w:val="00D34E0D"/>
    <w:rsid w:val="00D34EA7"/>
    <w:rsid w:val="00D34FAE"/>
    <w:rsid w:val="00D3501B"/>
    <w:rsid w:val="00D35178"/>
    <w:rsid w:val="00D351CF"/>
    <w:rsid w:val="00D35368"/>
    <w:rsid w:val="00D3548A"/>
    <w:rsid w:val="00D35572"/>
    <w:rsid w:val="00D35628"/>
    <w:rsid w:val="00D356DE"/>
    <w:rsid w:val="00D357D2"/>
    <w:rsid w:val="00D359F0"/>
    <w:rsid w:val="00D35BF6"/>
    <w:rsid w:val="00D35C91"/>
    <w:rsid w:val="00D35CCD"/>
    <w:rsid w:val="00D35EF1"/>
    <w:rsid w:val="00D36131"/>
    <w:rsid w:val="00D36175"/>
    <w:rsid w:val="00D36255"/>
    <w:rsid w:val="00D36446"/>
    <w:rsid w:val="00D36652"/>
    <w:rsid w:val="00D36BF4"/>
    <w:rsid w:val="00D36F49"/>
    <w:rsid w:val="00D370E0"/>
    <w:rsid w:val="00D371EB"/>
    <w:rsid w:val="00D371F9"/>
    <w:rsid w:val="00D3726E"/>
    <w:rsid w:val="00D3727C"/>
    <w:rsid w:val="00D3728B"/>
    <w:rsid w:val="00D372B5"/>
    <w:rsid w:val="00D3733F"/>
    <w:rsid w:val="00D3742B"/>
    <w:rsid w:val="00D37576"/>
    <w:rsid w:val="00D37684"/>
    <w:rsid w:val="00D376FB"/>
    <w:rsid w:val="00D377DD"/>
    <w:rsid w:val="00D37DD7"/>
    <w:rsid w:val="00D37E08"/>
    <w:rsid w:val="00D40185"/>
    <w:rsid w:val="00D40324"/>
    <w:rsid w:val="00D40399"/>
    <w:rsid w:val="00D40588"/>
    <w:rsid w:val="00D4066A"/>
    <w:rsid w:val="00D408BF"/>
    <w:rsid w:val="00D40918"/>
    <w:rsid w:val="00D40D5B"/>
    <w:rsid w:val="00D40FE0"/>
    <w:rsid w:val="00D41056"/>
    <w:rsid w:val="00D410A7"/>
    <w:rsid w:val="00D41287"/>
    <w:rsid w:val="00D412A5"/>
    <w:rsid w:val="00D414A9"/>
    <w:rsid w:val="00D4159F"/>
    <w:rsid w:val="00D4161F"/>
    <w:rsid w:val="00D41642"/>
    <w:rsid w:val="00D416A2"/>
    <w:rsid w:val="00D4187D"/>
    <w:rsid w:val="00D41A23"/>
    <w:rsid w:val="00D41B77"/>
    <w:rsid w:val="00D41BB4"/>
    <w:rsid w:val="00D41C0D"/>
    <w:rsid w:val="00D41CB3"/>
    <w:rsid w:val="00D41D1E"/>
    <w:rsid w:val="00D41DB7"/>
    <w:rsid w:val="00D41F75"/>
    <w:rsid w:val="00D420DF"/>
    <w:rsid w:val="00D42115"/>
    <w:rsid w:val="00D42291"/>
    <w:rsid w:val="00D423D9"/>
    <w:rsid w:val="00D424A0"/>
    <w:rsid w:val="00D424C0"/>
    <w:rsid w:val="00D42622"/>
    <w:rsid w:val="00D426AB"/>
    <w:rsid w:val="00D428B3"/>
    <w:rsid w:val="00D429DA"/>
    <w:rsid w:val="00D429DF"/>
    <w:rsid w:val="00D42A0C"/>
    <w:rsid w:val="00D42AA6"/>
    <w:rsid w:val="00D42AFF"/>
    <w:rsid w:val="00D42C85"/>
    <w:rsid w:val="00D42D52"/>
    <w:rsid w:val="00D42DCA"/>
    <w:rsid w:val="00D42FB2"/>
    <w:rsid w:val="00D4311C"/>
    <w:rsid w:val="00D431EC"/>
    <w:rsid w:val="00D43313"/>
    <w:rsid w:val="00D433EF"/>
    <w:rsid w:val="00D43672"/>
    <w:rsid w:val="00D4382B"/>
    <w:rsid w:val="00D43961"/>
    <w:rsid w:val="00D439EB"/>
    <w:rsid w:val="00D44098"/>
    <w:rsid w:val="00D44202"/>
    <w:rsid w:val="00D44227"/>
    <w:rsid w:val="00D443C3"/>
    <w:rsid w:val="00D44556"/>
    <w:rsid w:val="00D445E8"/>
    <w:rsid w:val="00D44672"/>
    <w:rsid w:val="00D44682"/>
    <w:rsid w:val="00D44AD3"/>
    <w:rsid w:val="00D44EFC"/>
    <w:rsid w:val="00D44F77"/>
    <w:rsid w:val="00D45137"/>
    <w:rsid w:val="00D452BD"/>
    <w:rsid w:val="00D45630"/>
    <w:rsid w:val="00D45667"/>
    <w:rsid w:val="00D4570B"/>
    <w:rsid w:val="00D4596A"/>
    <w:rsid w:val="00D45B6C"/>
    <w:rsid w:val="00D45D8D"/>
    <w:rsid w:val="00D45EB2"/>
    <w:rsid w:val="00D45EDD"/>
    <w:rsid w:val="00D4601D"/>
    <w:rsid w:val="00D46079"/>
    <w:rsid w:val="00D46104"/>
    <w:rsid w:val="00D462CE"/>
    <w:rsid w:val="00D46470"/>
    <w:rsid w:val="00D4654A"/>
    <w:rsid w:val="00D46925"/>
    <w:rsid w:val="00D46980"/>
    <w:rsid w:val="00D46A26"/>
    <w:rsid w:val="00D46AE7"/>
    <w:rsid w:val="00D46EC5"/>
    <w:rsid w:val="00D46FBE"/>
    <w:rsid w:val="00D4714D"/>
    <w:rsid w:val="00D471D1"/>
    <w:rsid w:val="00D47464"/>
    <w:rsid w:val="00D475A4"/>
    <w:rsid w:val="00D4790B"/>
    <w:rsid w:val="00D47A29"/>
    <w:rsid w:val="00D47AB7"/>
    <w:rsid w:val="00D47AE1"/>
    <w:rsid w:val="00D47B50"/>
    <w:rsid w:val="00D47BB7"/>
    <w:rsid w:val="00D47BD9"/>
    <w:rsid w:val="00D47C21"/>
    <w:rsid w:val="00D47E16"/>
    <w:rsid w:val="00D47E9A"/>
    <w:rsid w:val="00D47EFB"/>
    <w:rsid w:val="00D47F5E"/>
    <w:rsid w:val="00D47F7E"/>
    <w:rsid w:val="00D502D7"/>
    <w:rsid w:val="00D5039A"/>
    <w:rsid w:val="00D50556"/>
    <w:rsid w:val="00D5058C"/>
    <w:rsid w:val="00D50829"/>
    <w:rsid w:val="00D50973"/>
    <w:rsid w:val="00D509D6"/>
    <w:rsid w:val="00D50B73"/>
    <w:rsid w:val="00D50C38"/>
    <w:rsid w:val="00D50CB2"/>
    <w:rsid w:val="00D50DEA"/>
    <w:rsid w:val="00D50E47"/>
    <w:rsid w:val="00D50EE9"/>
    <w:rsid w:val="00D513C1"/>
    <w:rsid w:val="00D513D4"/>
    <w:rsid w:val="00D51420"/>
    <w:rsid w:val="00D51422"/>
    <w:rsid w:val="00D515CD"/>
    <w:rsid w:val="00D51805"/>
    <w:rsid w:val="00D518A9"/>
    <w:rsid w:val="00D518DC"/>
    <w:rsid w:val="00D51A04"/>
    <w:rsid w:val="00D51AE7"/>
    <w:rsid w:val="00D51D2E"/>
    <w:rsid w:val="00D51E08"/>
    <w:rsid w:val="00D51FC9"/>
    <w:rsid w:val="00D52161"/>
    <w:rsid w:val="00D522DC"/>
    <w:rsid w:val="00D522F7"/>
    <w:rsid w:val="00D523BD"/>
    <w:rsid w:val="00D5249F"/>
    <w:rsid w:val="00D52582"/>
    <w:rsid w:val="00D525DD"/>
    <w:rsid w:val="00D526B4"/>
    <w:rsid w:val="00D52778"/>
    <w:rsid w:val="00D5285D"/>
    <w:rsid w:val="00D5289F"/>
    <w:rsid w:val="00D528BC"/>
    <w:rsid w:val="00D52A99"/>
    <w:rsid w:val="00D52BC3"/>
    <w:rsid w:val="00D52D46"/>
    <w:rsid w:val="00D52F33"/>
    <w:rsid w:val="00D52FA1"/>
    <w:rsid w:val="00D52FFA"/>
    <w:rsid w:val="00D53086"/>
    <w:rsid w:val="00D530E2"/>
    <w:rsid w:val="00D5329E"/>
    <w:rsid w:val="00D5338D"/>
    <w:rsid w:val="00D53395"/>
    <w:rsid w:val="00D533E7"/>
    <w:rsid w:val="00D53411"/>
    <w:rsid w:val="00D5342F"/>
    <w:rsid w:val="00D53519"/>
    <w:rsid w:val="00D53597"/>
    <w:rsid w:val="00D536E3"/>
    <w:rsid w:val="00D53A0D"/>
    <w:rsid w:val="00D53A89"/>
    <w:rsid w:val="00D53AE1"/>
    <w:rsid w:val="00D53DDF"/>
    <w:rsid w:val="00D541A5"/>
    <w:rsid w:val="00D544E3"/>
    <w:rsid w:val="00D5452B"/>
    <w:rsid w:val="00D54532"/>
    <w:rsid w:val="00D5455A"/>
    <w:rsid w:val="00D545FB"/>
    <w:rsid w:val="00D54B9D"/>
    <w:rsid w:val="00D54E00"/>
    <w:rsid w:val="00D552F9"/>
    <w:rsid w:val="00D55687"/>
    <w:rsid w:val="00D55835"/>
    <w:rsid w:val="00D5589F"/>
    <w:rsid w:val="00D55A7B"/>
    <w:rsid w:val="00D55B24"/>
    <w:rsid w:val="00D55BC8"/>
    <w:rsid w:val="00D55C10"/>
    <w:rsid w:val="00D55C13"/>
    <w:rsid w:val="00D55C68"/>
    <w:rsid w:val="00D55E26"/>
    <w:rsid w:val="00D55F30"/>
    <w:rsid w:val="00D561AB"/>
    <w:rsid w:val="00D561C9"/>
    <w:rsid w:val="00D5639B"/>
    <w:rsid w:val="00D5642B"/>
    <w:rsid w:val="00D56784"/>
    <w:rsid w:val="00D567BD"/>
    <w:rsid w:val="00D56895"/>
    <w:rsid w:val="00D569EF"/>
    <w:rsid w:val="00D569F1"/>
    <w:rsid w:val="00D56A68"/>
    <w:rsid w:val="00D56BF3"/>
    <w:rsid w:val="00D56C9D"/>
    <w:rsid w:val="00D56DC9"/>
    <w:rsid w:val="00D56DF1"/>
    <w:rsid w:val="00D56E83"/>
    <w:rsid w:val="00D56EA7"/>
    <w:rsid w:val="00D572CF"/>
    <w:rsid w:val="00D57386"/>
    <w:rsid w:val="00D57397"/>
    <w:rsid w:val="00D573C9"/>
    <w:rsid w:val="00D5741F"/>
    <w:rsid w:val="00D577EB"/>
    <w:rsid w:val="00D579EE"/>
    <w:rsid w:val="00D57B60"/>
    <w:rsid w:val="00D57D3E"/>
    <w:rsid w:val="00D57EA3"/>
    <w:rsid w:val="00D57F25"/>
    <w:rsid w:val="00D600C9"/>
    <w:rsid w:val="00D6014B"/>
    <w:rsid w:val="00D601C4"/>
    <w:rsid w:val="00D601E1"/>
    <w:rsid w:val="00D605FA"/>
    <w:rsid w:val="00D6068A"/>
    <w:rsid w:val="00D60759"/>
    <w:rsid w:val="00D60805"/>
    <w:rsid w:val="00D60835"/>
    <w:rsid w:val="00D60BD0"/>
    <w:rsid w:val="00D60DAB"/>
    <w:rsid w:val="00D60E34"/>
    <w:rsid w:val="00D60FF1"/>
    <w:rsid w:val="00D61157"/>
    <w:rsid w:val="00D61193"/>
    <w:rsid w:val="00D61251"/>
    <w:rsid w:val="00D6147A"/>
    <w:rsid w:val="00D614B8"/>
    <w:rsid w:val="00D61890"/>
    <w:rsid w:val="00D61A1A"/>
    <w:rsid w:val="00D61A52"/>
    <w:rsid w:val="00D61B33"/>
    <w:rsid w:val="00D61B86"/>
    <w:rsid w:val="00D61CAB"/>
    <w:rsid w:val="00D61D02"/>
    <w:rsid w:val="00D61D85"/>
    <w:rsid w:val="00D61DAA"/>
    <w:rsid w:val="00D61F41"/>
    <w:rsid w:val="00D61F6D"/>
    <w:rsid w:val="00D620DE"/>
    <w:rsid w:val="00D6221E"/>
    <w:rsid w:val="00D6228A"/>
    <w:rsid w:val="00D6234E"/>
    <w:rsid w:val="00D6236C"/>
    <w:rsid w:val="00D623A4"/>
    <w:rsid w:val="00D623C2"/>
    <w:rsid w:val="00D62519"/>
    <w:rsid w:val="00D62541"/>
    <w:rsid w:val="00D62597"/>
    <w:rsid w:val="00D627ED"/>
    <w:rsid w:val="00D62808"/>
    <w:rsid w:val="00D6289F"/>
    <w:rsid w:val="00D62917"/>
    <w:rsid w:val="00D62985"/>
    <w:rsid w:val="00D62A42"/>
    <w:rsid w:val="00D62A68"/>
    <w:rsid w:val="00D62AAA"/>
    <w:rsid w:val="00D62CC0"/>
    <w:rsid w:val="00D62E4D"/>
    <w:rsid w:val="00D62F6F"/>
    <w:rsid w:val="00D62FE1"/>
    <w:rsid w:val="00D62FEF"/>
    <w:rsid w:val="00D6345D"/>
    <w:rsid w:val="00D6347B"/>
    <w:rsid w:val="00D634D2"/>
    <w:rsid w:val="00D6352F"/>
    <w:rsid w:val="00D635A7"/>
    <w:rsid w:val="00D63675"/>
    <w:rsid w:val="00D636F9"/>
    <w:rsid w:val="00D63731"/>
    <w:rsid w:val="00D63752"/>
    <w:rsid w:val="00D637A9"/>
    <w:rsid w:val="00D63954"/>
    <w:rsid w:val="00D63B6B"/>
    <w:rsid w:val="00D63EC0"/>
    <w:rsid w:val="00D63F12"/>
    <w:rsid w:val="00D63F9C"/>
    <w:rsid w:val="00D640E3"/>
    <w:rsid w:val="00D6418B"/>
    <w:rsid w:val="00D64772"/>
    <w:rsid w:val="00D6482E"/>
    <w:rsid w:val="00D64888"/>
    <w:rsid w:val="00D648F4"/>
    <w:rsid w:val="00D64DAC"/>
    <w:rsid w:val="00D64F7A"/>
    <w:rsid w:val="00D6515C"/>
    <w:rsid w:val="00D65468"/>
    <w:rsid w:val="00D657EE"/>
    <w:rsid w:val="00D65897"/>
    <w:rsid w:val="00D658E4"/>
    <w:rsid w:val="00D6598D"/>
    <w:rsid w:val="00D65B31"/>
    <w:rsid w:val="00D65D20"/>
    <w:rsid w:val="00D65D55"/>
    <w:rsid w:val="00D65EC9"/>
    <w:rsid w:val="00D65ECB"/>
    <w:rsid w:val="00D66098"/>
    <w:rsid w:val="00D660E2"/>
    <w:rsid w:val="00D660F0"/>
    <w:rsid w:val="00D66200"/>
    <w:rsid w:val="00D66285"/>
    <w:rsid w:val="00D66542"/>
    <w:rsid w:val="00D6664B"/>
    <w:rsid w:val="00D66677"/>
    <w:rsid w:val="00D66810"/>
    <w:rsid w:val="00D668FD"/>
    <w:rsid w:val="00D669F5"/>
    <w:rsid w:val="00D66A6C"/>
    <w:rsid w:val="00D66C0A"/>
    <w:rsid w:val="00D66DB6"/>
    <w:rsid w:val="00D66F42"/>
    <w:rsid w:val="00D66F86"/>
    <w:rsid w:val="00D66FC4"/>
    <w:rsid w:val="00D67221"/>
    <w:rsid w:val="00D67236"/>
    <w:rsid w:val="00D67389"/>
    <w:rsid w:val="00D674F4"/>
    <w:rsid w:val="00D674FD"/>
    <w:rsid w:val="00D67682"/>
    <w:rsid w:val="00D67818"/>
    <w:rsid w:val="00D679DB"/>
    <w:rsid w:val="00D67A59"/>
    <w:rsid w:val="00D67A66"/>
    <w:rsid w:val="00D67B07"/>
    <w:rsid w:val="00D67B5E"/>
    <w:rsid w:val="00D67D04"/>
    <w:rsid w:val="00D67E43"/>
    <w:rsid w:val="00D67E85"/>
    <w:rsid w:val="00D67F77"/>
    <w:rsid w:val="00D70044"/>
    <w:rsid w:val="00D700F5"/>
    <w:rsid w:val="00D7016D"/>
    <w:rsid w:val="00D7036C"/>
    <w:rsid w:val="00D7040F"/>
    <w:rsid w:val="00D7043F"/>
    <w:rsid w:val="00D70589"/>
    <w:rsid w:val="00D709FE"/>
    <w:rsid w:val="00D70BCD"/>
    <w:rsid w:val="00D70BF5"/>
    <w:rsid w:val="00D70CBB"/>
    <w:rsid w:val="00D70E84"/>
    <w:rsid w:val="00D71423"/>
    <w:rsid w:val="00D71428"/>
    <w:rsid w:val="00D7155B"/>
    <w:rsid w:val="00D7162B"/>
    <w:rsid w:val="00D716D1"/>
    <w:rsid w:val="00D71881"/>
    <w:rsid w:val="00D71AEC"/>
    <w:rsid w:val="00D71B8F"/>
    <w:rsid w:val="00D71C45"/>
    <w:rsid w:val="00D71C62"/>
    <w:rsid w:val="00D71D18"/>
    <w:rsid w:val="00D71E3E"/>
    <w:rsid w:val="00D71FC4"/>
    <w:rsid w:val="00D722F7"/>
    <w:rsid w:val="00D72383"/>
    <w:rsid w:val="00D7244A"/>
    <w:rsid w:val="00D724C2"/>
    <w:rsid w:val="00D725E1"/>
    <w:rsid w:val="00D726D6"/>
    <w:rsid w:val="00D726D8"/>
    <w:rsid w:val="00D727AC"/>
    <w:rsid w:val="00D729A9"/>
    <w:rsid w:val="00D72AA4"/>
    <w:rsid w:val="00D72AC6"/>
    <w:rsid w:val="00D72ACC"/>
    <w:rsid w:val="00D72C26"/>
    <w:rsid w:val="00D72F8B"/>
    <w:rsid w:val="00D73068"/>
    <w:rsid w:val="00D730AB"/>
    <w:rsid w:val="00D730B8"/>
    <w:rsid w:val="00D730FF"/>
    <w:rsid w:val="00D73233"/>
    <w:rsid w:val="00D73362"/>
    <w:rsid w:val="00D73388"/>
    <w:rsid w:val="00D7339C"/>
    <w:rsid w:val="00D7342E"/>
    <w:rsid w:val="00D73491"/>
    <w:rsid w:val="00D734E3"/>
    <w:rsid w:val="00D73659"/>
    <w:rsid w:val="00D736BE"/>
    <w:rsid w:val="00D737D1"/>
    <w:rsid w:val="00D73A0C"/>
    <w:rsid w:val="00D73A42"/>
    <w:rsid w:val="00D73BD8"/>
    <w:rsid w:val="00D73EC5"/>
    <w:rsid w:val="00D73FD4"/>
    <w:rsid w:val="00D740D4"/>
    <w:rsid w:val="00D74150"/>
    <w:rsid w:val="00D74261"/>
    <w:rsid w:val="00D74262"/>
    <w:rsid w:val="00D742E1"/>
    <w:rsid w:val="00D744D5"/>
    <w:rsid w:val="00D74539"/>
    <w:rsid w:val="00D746CE"/>
    <w:rsid w:val="00D74936"/>
    <w:rsid w:val="00D749F8"/>
    <w:rsid w:val="00D74B30"/>
    <w:rsid w:val="00D74B5B"/>
    <w:rsid w:val="00D74C55"/>
    <w:rsid w:val="00D74D3B"/>
    <w:rsid w:val="00D74D90"/>
    <w:rsid w:val="00D74D95"/>
    <w:rsid w:val="00D74E05"/>
    <w:rsid w:val="00D74EB4"/>
    <w:rsid w:val="00D751F9"/>
    <w:rsid w:val="00D752A8"/>
    <w:rsid w:val="00D75399"/>
    <w:rsid w:val="00D754D5"/>
    <w:rsid w:val="00D75517"/>
    <w:rsid w:val="00D75674"/>
    <w:rsid w:val="00D756DE"/>
    <w:rsid w:val="00D757A9"/>
    <w:rsid w:val="00D757C8"/>
    <w:rsid w:val="00D7580F"/>
    <w:rsid w:val="00D75A70"/>
    <w:rsid w:val="00D75A90"/>
    <w:rsid w:val="00D75C65"/>
    <w:rsid w:val="00D76089"/>
    <w:rsid w:val="00D76349"/>
    <w:rsid w:val="00D76466"/>
    <w:rsid w:val="00D765C5"/>
    <w:rsid w:val="00D765C6"/>
    <w:rsid w:val="00D765C8"/>
    <w:rsid w:val="00D766F3"/>
    <w:rsid w:val="00D7672D"/>
    <w:rsid w:val="00D76824"/>
    <w:rsid w:val="00D76929"/>
    <w:rsid w:val="00D769B8"/>
    <w:rsid w:val="00D76A28"/>
    <w:rsid w:val="00D76B14"/>
    <w:rsid w:val="00D76C0C"/>
    <w:rsid w:val="00D76FBB"/>
    <w:rsid w:val="00D770E8"/>
    <w:rsid w:val="00D7713D"/>
    <w:rsid w:val="00D773E5"/>
    <w:rsid w:val="00D773ED"/>
    <w:rsid w:val="00D7783A"/>
    <w:rsid w:val="00D778D0"/>
    <w:rsid w:val="00D7791A"/>
    <w:rsid w:val="00D77B3C"/>
    <w:rsid w:val="00D77C70"/>
    <w:rsid w:val="00D80034"/>
    <w:rsid w:val="00D802A1"/>
    <w:rsid w:val="00D802B3"/>
    <w:rsid w:val="00D802D1"/>
    <w:rsid w:val="00D8033F"/>
    <w:rsid w:val="00D804F9"/>
    <w:rsid w:val="00D805A5"/>
    <w:rsid w:val="00D8066D"/>
    <w:rsid w:val="00D8081C"/>
    <w:rsid w:val="00D808AC"/>
    <w:rsid w:val="00D809EA"/>
    <w:rsid w:val="00D80A2C"/>
    <w:rsid w:val="00D80AE5"/>
    <w:rsid w:val="00D80AEC"/>
    <w:rsid w:val="00D80DA9"/>
    <w:rsid w:val="00D80EC5"/>
    <w:rsid w:val="00D80FF7"/>
    <w:rsid w:val="00D81672"/>
    <w:rsid w:val="00D81698"/>
    <w:rsid w:val="00D8175E"/>
    <w:rsid w:val="00D81A29"/>
    <w:rsid w:val="00D81CD8"/>
    <w:rsid w:val="00D81E17"/>
    <w:rsid w:val="00D81E4C"/>
    <w:rsid w:val="00D81ED5"/>
    <w:rsid w:val="00D8205E"/>
    <w:rsid w:val="00D820A0"/>
    <w:rsid w:val="00D82172"/>
    <w:rsid w:val="00D82176"/>
    <w:rsid w:val="00D82295"/>
    <w:rsid w:val="00D8230F"/>
    <w:rsid w:val="00D82349"/>
    <w:rsid w:val="00D824F7"/>
    <w:rsid w:val="00D82795"/>
    <w:rsid w:val="00D8289D"/>
    <w:rsid w:val="00D82907"/>
    <w:rsid w:val="00D82959"/>
    <w:rsid w:val="00D82962"/>
    <w:rsid w:val="00D82C47"/>
    <w:rsid w:val="00D82E44"/>
    <w:rsid w:val="00D82F26"/>
    <w:rsid w:val="00D82FBA"/>
    <w:rsid w:val="00D83019"/>
    <w:rsid w:val="00D8306C"/>
    <w:rsid w:val="00D8312E"/>
    <w:rsid w:val="00D834DF"/>
    <w:rsid w:val="00D835F7"/>
    <w:rsid w:val="00D83695"/>
    <w:rsid w:val="00D838EF"/>
    <w:rsid w:val="00D83989"/>
    <w:rsid w:val="00D83A43"/>
    <w:rsid w:val="00D83B45"/>
    <w:rsid w:val="00D841B5"/>
    <w:rsid w:val="00D84269"/>
    <w:rsid w:val="00D84462"/>
    <w:rsid w:val="00D845A1"/>
    <w:rsid w:val="00D84615"/>
    <w:rsid w:val="00D8479F"/>
    <w:rsid w:val="00D847BC"/>
    <w:rsid w:val="00D84A3A"/>
    <w:rsid w:val="00D84C31"/>
    <w:rsid w:val="00D84C81"/>
    <w:rsid w:val="00D84C83"/>
    <w:rsid w:val="00D84CB6"/>
    <w:rsid w:val="00D85128"/>
    <w:rsid w:val="00D85187"/>
    <w:rsid w:val="00D8522B"/>
    <w:rsid w:val="00D854DC"/>
    <w:rsid w:val="00D854E4"/>
    <w:rsid w:val="00D854E9"/>
    <w:rsid w:val="00D85594"/>
    <w:rsid w:val="00D8570D"/>
    <w:rsid w:val="00D857C9"/>
    <w:rsid w:val="00D8580E"/>
    <w:rsid w:val="00D85850"/>
    <w:rsid w:val="00D85B1D"/>
    <w:rsid w:val="00D85BF7"/>
    <w:rsid w:val="00D85CD2"/>
    <w:rsid w:val="00D85F7B"/>
    <w:rsid w:val="00D85FC7"/>
    <w:rsid w:val="00D861AD"/>
    <w:rsid w:val="00D8637B"/>
    <w:rsid w:val="00D8638E"/>
    <w:rsid w:val="00D864CE"/>
    <w:rsid w:val="00D865A2"/>
    <w:rsid w:val="00D865D8"/>
    <w:rsid w:val="00D86785"/>
    <w:rsid w:val="00D86877"/>
    <w:rsid w:val="00D86993"/>
    <w:rsid w:val="00D86A83"/>
    <w:rsid w:val="00D86C59"/>
    <w:rsid w:val="00D86CB4"/>
    <w:rsid w:val="00D86D16"/>
    <w:rsid w:val="00D86D2E"/>
    <w:rsid w:val="00D86DD9"/>
    <w:rsid w:val="00D86FD8"/>
    <w:rsid w:val="00D8701C"/>
    <w:rsid w:val="00D871BB"/>
    <w:rsid w:val="00D876BD"/>
    <w:rsid w:val="00D877C5"/>
    <w:rsid w:val="00D87868"/>
    <w:rsid w:val="00D878AA"/>
    <w:rsid w:val="00D87965"/>
    <w:rsid w:val="00D87B09"/>
    <w:rsid w:val="00D900AC"/>
    <w:rsid w:val="00D90122"/>
    <w:rsid w:val="00D90248"/>
    <w:rsid w:val="00D903C5"/>
    <w:rsid w:val="00D905A4"/>
    <w:rsid w:val="00D905DD"/>
    <w:rsid w:val="00D9076E"/>
    <w:rsid w:val="00D9077A"/>
    <w:rsid w:val="00D909DB"/>
    <w:rsid w:val="00D90B47"/>
    <w:rsid w:val="00D90BD6"/>
    <w:rsid w:val="00D90CC0"/>
    <w:rsid w:val="00D90E8A"/>
    <w:rsid w:val="00D90E97"/>
    <w:rsid w:val="00D910C1"/>
    <w:rsid w:val="00D911DC"/>
    <w:rsid w:val="00D912F5"/>
    <w:rsid w:val="00D91338"/>
    <w:rsid w:val="00D9139B"/>
    <w:rsid w:val="00D914E9"/>
    <w:rsid w:val="00D915F8"/>
    <w:rsid w:val="00D91841"/>
    <w:rsid w:val="00D91D1F"/>
    <w:rsid w:val="00D91E11"/>
    <w:rsid w:val="00D921D2"/>
    <w:rsid w:val="00D92236"/>
    <w:rsid w:val="00D92265"/>
    <w:rsid w:val="00D922B5"/>
    <w:rsid w:val="00D922E2"/>
    <w:rsid w:val="00D92353"/>
    <w:rsid w:val="00D923D8"/>
    <w:rsid w:val="00D92750"/>
    <w:rsid w:val="00D92AAC"/>
    <w:rsid w:val="00D92AD7"/>
    <w:rsid w:val="00D92C57"/>
    <w:rsid w:val="00D92CAF"/>
    <w:rsid w:val="00D92CB3"/>
    <w:rsid w:val="00D92E26"/>
    <w:rsid w:val="00D93086"/>
    <w:rsid w:val="00D934CF"/>
    <w:rsid w:val="00D9359F"/>
    <w:rsid w:val="00D93860"/>
    <w:rsid w:val="00D93AC9"/>
    <w:rsid w:val="00D93C8B"/>
    <w:rsid w:val="00D93D49"/>
    <w:rsid w:val="00D93DC3"/>
    <w:rsid w:val="00D93E39"/>
    <w:rsid w:val="00D93E3B"/>
    <w:rsid w:val="00D93FFB"/>
    <w:rsid w:val="00D94018"/>
    <w:rsid w:val="00D940C0"/>
    <w:rsid w:val="00D94157"/>
    <w:rsid w:val="00D94174"/>
    <w:rsid w:val="00D941A2"/>
    <w:rsid w:val="00D9421E"/>
    <w:rsid w:val="00D9432E"/>
    <w:rsid w:val="00D947C3"/>
    <w:rsid w:val="00D947CB"/>
    <w:rsid w:val="00D9486B"/>
    <w:rsid w:val="00D94953"/>
    <w:rsid w:val="00D94C61"/>
    <w:rsid w:val="00D94D23"/>
    <w:rsid w:val="00D94D6E"/>
    <w:rsid w:val="00D94DD9"/>
    <w:rsid w:val="00D94EA1"/>
    <w:rsid w:val="00D94F2B"/>
    <w:rsid w:val="00D950F2"/>
    <w:rsid w:val="00D9511E"/>
    <w:rsid w:val="00D951C3"/>
    <w:rsid w:val="00D955D7"/>
    <w:rsid w:val="00D9568C"/>
    <w:rsid w:val="00D958CD"/>
    <w:rsid w:val="00D95A9F"/>
    <w:rsid w:val="00D95AD9"/>
    <w:rsid w:val="00D95B3E"/>
    <w:rsid w:val="00D95C74"/>
    <w:rsid w:val="00D95D24"/>
    <w:rsid w:val="00D95E56"/>
    <w:rsid w:val="00D96235"/>
    <w:rsid w:val="00D965CD"/>
    <w:rsid w:val="00D9699E"/>
    <w:rsid w:val="00D96AFE"/>
    <w:rsid w:val="00D96CE6"/>
    <w:rsid w:val="00D96E46"/>
    <w:rsid w:val="00D96E59"/>
    <w:rsid w:val="00D96EB9"/>
    <w:rsid w:val="00D971E5"/>
    <w:rsid w:val="00D97217"/>
    <w:rsid w:val="00D972EF"/>
    <w:rsid w:val="00D9732B"/>
    <w:rsid w:val="00D97619"/>
    <w:rsid w:val="00D9762B"/>
    <w:rsid w:val="00D97805"/>
    <w:rsid w:val="00D979F7"/>
    <w:rsid w:val="00D97AB1"/>
    <w:rsid w:val="00D97B26"/>
    <w:rsid w:val="00D97B62"/>
    <w:rsid w:val="00D97D89"/>
    <w:rsid w:val="00D97E4C"/>
    <w:rsid w:val="00D97FA1"/>
    <w:rsid w:val="00DA0196"/>
    <w:rsid w:val="00DA01AD"/>
    <w:rsid w:val="00DA0329"/>
    <w:rsid w:val="00DA040E"/>
    <w:rsid w:val="00DA04C3"/>
    <w:rsid w:val="00DA04F2"/>
    <w:rsid w:val="00DA06E0"/>
    <w:rsid w:val="00DA07FB"/>
    <w:rsid w:val="00DA0A11"/>
    <w:rsid w:val="00DA0BC7"/>
    <w:rsid w:val="00DA0C66"/>
    <w:rsid w:val="00DA0CED"/>
    <w:rsid w:val="00DA0D4D"/>
    <w:rsid w:val="00DA0DC6"/>
    <w:rsid w:val="00DA0F28"/>
    <w:rsid w:val="00DA0F8A"/>
    <w:rsid w:val="00DA10B4"/>
    <w:rsid w:val="00DA148E"/>
    <w:rsid w:val="00DA1514"/>
    <w:rsid w:val="00DA15D2"/>
    <w:rsid w:val="00DA15F3"/>
    <w:rsid w:val="00DA1620"/>
    <w:rsid w:val="00DA1930"/>
    <w:rsid w:val="00DA1AEB"/>
    <w:rsid w:val="00DA1C47"/>
    <w:rsid w:val="00DA1CE2"/>
    <w:rsid w:val="00DA1D8F"/>
    <w:rsid w:val="00DA2036"/>
    <w:rsid w:val="00DA204C"/>
    <w:rsid w:val="00DA20B6"/>
    <w:rsid w:val="00DA2217"/>
    <w:rsid w:val="00DA226D"/>
    <w:rsid w:val="00DA2598"/>
    <w:rsid w:val="00DA259F"/>
    <w:rsid w:val="00DA25A7"/>
    <w:rsid w:val="00DA25D1"/>
    <w:rsid w:val="00DA270F"/>
    <w:rsid w:val="00DA2717"/>
    <w:rsid w:val="00DA2928"/>
    <w:rsid w:val="00DA29B9"/>
    <w:rsid w:val="00DA29C3"/>
    <w:rsid w:val="00DA2D28"/>
    <w:rsid w:val="00DA2D79"/>
    <w:rsid w:val="00DA2E44"/>
    <w:rsid w:val="00DA2F50"/>
    <w:rsid w:val="00DA2F60"/>
    <w:rsid w:val="00DA2F95"/>
    <w:rsid w:val="00DA2FA7"/>
    <w:rsid w:val="00DA309B"/>
    <w:rsid w:val="00DA33BB"/>
    <w:rsid w:val="00DA3575"/>
    <w:rsid w:val="00DA3A09"/>
    <w:rsid w:val="00DA3A32"/>
    <w:rsid w:val="00DA3AF7"/>
    <w:rsid w:val="00DA3CD0"/>
    <w:rsid w:val="00DA4218"/>
    <w:rsid w:val="00DA435C"/>
    <w:rsid w:val="00DA46D8"/>
    <w:rsid w:val="00DA4883"/>
    <w:rsid w:val="00DA4950"/>
    <w:rsid w:val="00DA4A69"/>
    <w:rsid w:val="00DA4B6F"/>
    <w:rsid w:val="00DA4C48"/>
    <w:rsid w:val="00DA4ED5"/>
    <w:rsid w:val="00DA5142"/>
    <w:rsid w:val="00DA5196"/>
    <w:rsid w:val="00DA5291"/>
    <w:rsid w:val="00DA5471"/>
    <w:rsid w:val="00DA5559"/>
    <w:rsid w:val="00DA5628"/>
    <w:rsid w:val="00DA57CE"/>
    <w:rsid w:val="00DA58CE"/>
    <w:rsid w:val="00DA59A1"/>
    <w:rsid w:val="00DA5C49"/>
    <w:rsid w:val="00DA5D19"/>
    <w:rsid w:val="00DA5D4B"/>
    <w:rsid w:val="00DA5DBB"/>
    <w:rsid w:val="00DA5DCD"/>
    <w:rsid w:val="00DA5E8B"/>
    <w:rsid w:val="00DA61A0"/>
    <w:rsid w:val="00DA623A"/>
    <w:rsid w:val="00DA62C4"/>
    <w:rsid w:val="00DA649E"/>
    <w:rsid w:val="00DA6576"/>
    <w:rsid w:val="00DA677A"/>
    <w:rsid w:val="00DA68E0"/>
    <w:rsid w:val="00DA6F34"/>
    <w:rsid w:val="00DA72BB"/>
    <w:rsid w:val="00DA7472"/>
    <w:rsid w:val="00DA7518"/>
    <w:rsid w:val="00DA75C3"/>
    <w:rsid w:val="00DA75C9"/>
    <w:rsid w:val="00DA760F"/>
    <w:rsid w:val="00DA76A4"/>
    <w:rsid w:val="00DA775C"/>
    <w:rsid w:val="00DA78DF"/>
    <w:rsid w:val="00DA7941"/>
    <w:rsid w:val="00DA79BC"/>
    <w:rsid w:val="00DA7B9B"/>
    <w:rsid w:val="00DA7FE0"/>
    <w:rsid w:val="00DB0053"/>
    <w:rsid w:val="00DB0055"/>
    <w:rsid w:val="00DB00E6"/>
    <w:rsid w:val="00DB01AA"/>
    <w:rsid w:val="00DB02EC"/>
    <w:rsid w:val="00DB041B"/>
    <w:rsid w:val="00DB043F"/>
    <w:rsid w:val="00DB0453"/>
    <w:rsid w:val="00DB0485"/>
    <w:rsid w:val="00DB063C"/>
    <w:rsid w:val="00DB06CA"/>
    <w:rsid w:val="00DB08E2"/>
    <w:rsid w:val="00DB0947"/>
    <w:rsid w:val="00DB0C1A"/>
    <w:rsid w:val="00DB0CAA"/>
    <w:rsid w:val="00DB0DC4"/>
    <w:rsid w:val="00DB0EAF"/>
    <w:rsid w:val="00DB0EDF"/>
    <w:rsid w:val="00DB0F9E"/>
    <w:rsid w:val="00DB0FA6"/>
    <w:rsid w:val="00DB1172"/>
    <w:rsid w:val="00DB11E4"/>
    <w:rsid w:val="00DB136F"/>
    <w:rsid w:val="00DB1458"/>
    <w:rsid w:val="00DB155D"/>
    <w:rsid w:val="00DB1696"/>
    <w:rsid w:val="00DB1881"/>
    <w:rsid w:val="00DB19E1"/>
    <w:rsid w:val="00DB1A33"/>
    <w:rsid w:val="00DB1B63"/>
    <w:rsid w:val="00DB1B6C"/>
    <w:rsid w:val="00DB1C37"/>
    <w:rsid w:val="00DB1D08"/>
    <w:rsid w:val="00DB1E27"/>
    <w:rsid w:val="00DB1E90"/>
    <w:rsid w:val="00DB1EC5"/>
    <w:rsid w:val="00DB1EEB"/>
    <w:rsid w:val="00DB200F"/>
    <w:rsid w:val="00DB2112"/>
    <w:rsid w:val="00DB213A"/>
    <w:rsid w:val="00DB218A"/>
    <w:rsid w:val="00DB229F"/>
    <w:rsid w:val="00DB2397"/>
    <w:rsid w:val="00DB242F"/>
    <w:rsid w:val="00DB2610"/>
    <w:rsid w:val="00DB2737"/>
    <w:rsid w:val="00DB2B5B"/>
    <w:rsid w:val="00DB2C1A"/>
    <w:rsid w:val="00DB2C1D"/>
    <w:rsid w:val="00DB2CA3"/>
    <w:rsid w:val="00DB2CAC"/>
    <w:rsid w:val="00DB2CE1"/>
    <w:rsid w:val="00DB2D83"/>
    <w:rsid w:val="00DB2F0E"/>
    <w:rsid w:val="00DB2F77"/>
    <w:rsid w:val="00DB3032"/>
    <w:rsid w:val="00DB3101"/>
    <w:rsid w:val="00DB3219"/>
    <w:rsid w:val="00DB3340"/>
    <w:rsid w:val="00DB33A1"/>
    <w:rsid w:val="00DB342E"/>
    <w:rsid w:val="00DB34B1"/>
    <w:rsid w:val="00DB34E9"/>
    <w:rsid w:val="00DB351A"/>
    <w:rsid w:val="00DB352C"/>
    <w:rsid w:val="00DB3776"/>
    <w:rsid w:val="00DB38FF"/>
    <w:rsid w:val="00DB3954"/>
    <w:rsid w:val="00DB3AC5"/>
    <w:rsid w:val="00DB3C35"/>
    <w:rsid w:val="00DB3DB5"/>
    <w:rsid w:val="00DB3E54"/>
    <w:rsid w:val="00DB3F5E"/>
    <w:rsid w:val="00DB4188"/>
    <w:rsid w:val="00DB4637"/>
    <w:rsid w:val="00DB47CD"/>
    <w:rsid w:val="00DB48A3"/>
    <w:rsid w:val="00DB48D8"/>
    <w:rsid w:val="00DB490E"/>
    <w:rsid w:val="00DB4936"/>
    <w:rsid w:val="00DB4CA0"/>
    <w:rsid w:val="00DB4E39"/>
    <w:rsid w:val="00DB4E69"/>
    <w:rsid w:val="00DB4F2B"/>
    <w:rsid w:val="00DB5147"/>
    <w:rsid w:val="00DB51E9"/>
    <w:rsid w:val="00DB52C4"/>
    <w:rsid w:val="00DB58B5"/>
    <w:rsid w:val="00DB5D4D"/>
    <w:rsid w:val="00DB5E11"/>
    <w:rsid w:val="00DB5E19"/>
    <w:rsid w:val="00DB5E2D"/>
    <w:rsid w:val="00DB5E3D"/>
    <w:rsid w:val="00DB5EC0"/>
    <w:rsid w:val="00DB5F96"/>
    <w:rsid w:val="00DB61A6"/>
    <w:rsid w:val="00DB6487"/>
    <w:rsid w:val="00DB64E6"/>
    <w:rsid w:val="00DB6567"/>
    <w:rsid w:val="00DB68FF"/>
    <w:rsid w:val="00DB690A"/>
    <w:rsid w:val="00DB6996"/>
    <w:rsid w:val="00DB6A42"/>
    <w:rsid w:val="00DB6B71"/>
    <w:rsid w:val="00DB6D4B"/>
    <w:rsid w:val="00DB6EBC"/>
    <w:rsid w:val="00DB6F18"/>
    <w:rsid w:val="00DB7156"/>
    <w:rsid w:val="00DB72AB"/>
    <w:rsid w:val="00DB74CB"/>
    <w:rsid w:val="00DB750E"/>
    <w:rsid w:val="00DB753B"/>
    <w:rsid w:val="00DB7748"/>
    <w:rsid w:val="00DB77A1"/>
    <w:rsid w:val="00DB77AC"/>
    <w:rsid w:val="00DB788B"/>
    <w:rsid w:val="00DB7932"/>
    <w:rsid w:val="00DB7CD6"/>
    <w:rsid w:val="00DB7D11"/>
    <w:rsid w:val="00DB7DF8"/>
    <w:rsid w:val="00DB7FAD"/>
    <w:rsid w:val="00DB7FF1"/>
    <w:rsid w:val="00DC0239"/>
    <w:rsid w:val="00DC03C8"/>
    <w:rsid w:val="00DC04C3"/>
    <w:rsid w:val="00DC0558"/>
    <w:rsid w:val="00DC09CC"/>
    <w:rsid w:val="00DC0C69"/>
    <w:rsid w:val="00DC0C7C"/>
    <w:rsid w:val="00DC0CB7"/>
    <w:rsid w:val="00DC0D57"/>
    <w:rsid w:val="00DC0E2C"/>
    <w:rsid w:val="00DC0E5B"/>
    <w:rsid w:val="00DC0E76"/>
    <w:rsid w:val="00DC0F18"/>
    <w:rsid w:val="00DC0F51"/>
    <w:rsid w:val="00DC11C2"/>
    <w:rsid w:val="00DC11CC"/>
    <w:rsid w:val="00DC1294"/>
    <w:rsid w:val="00DC1389"/>
    <w:rsid w:val="00DC16F3"/>
    <w:rsid w:val="00DC18FC"/>
    <w:rsid w:val="00DC1941"/>
    <w:rsid w:val="00DC1D24"/>
    <w:rsid w:val="00DC1D67"/>
    <w:rsid w:val="00DC1E4B"/>
    <w:rsid w:val="00DC1FC4"/>
    <w:rsid w:val="00DC20A0"/>
    <w:rsid w:val="00DC21A6"/>
    <w:rsid w:val="00DC21A8"/>
    <w:rsid w:val="00DC229F"/>
    <w:rsid w:val="00DC25C6"/>
    <w:rsid w:val="00DC25EC"/>
    <w:rsid w:val="00DC2693"/>
    <w:rsid w:val="00DC27FB"/>
    <w:rsid w:val="00DC2BA5"/>
    <w:rsid w:val="00DC2C7F"/>
    <w:rsid w:val="00DC2DF8"/>
    <w:rsid w:val="00DC2E2D"/>
    <w:rsid w:val="00DC2F3F"/>
    <w:rsid w:val="00DC307D"/>
    <w:rsid w:val="00DC30E0"/>
    <w:rsid w:val="00DC30E9"/>
    <w:rsid w:val="00DC31CF"/>
    <w:rsid w:val="00DC3317"/>
    <w:rsid w:val="00DC3371"/>
    <w:rsid w:val="00DC3808"/>
    <w:rsid w:val="00DC3A6A"/>
    <w:rsid w:val="00DC3B25"/>
    <w:rsid w:val="00DC4020"/>
    <w:rsid w:val="00DC4055"/>
    <w:rsid w:val="00DC4086"/>
    <w:rsid w:val="00DC431B"/>
    <w:rsid w:val="00DC448D"/>
    <w:rsid w:val="00DC45ED"/>
    <w:rsid w:val="00DC46BC"/>
    <w:rsid w:val="00DC487D"/>
    <w:rsid w:val="00DC489F"/>
    <w:rsid w:val="00DC49F2"/>
    <w:rsid w:val="00DC4AC2"/>
    <w:rsid w:val="00DC4B60"/>
    <w:rsid w:val="00DC4ED7"/>
    <w:rsid w:val="00DC51F9"/>
    <w:rsid w:val="00DC527A"/>
    <w:rsid w:val="00DC532F"/>
    <w:rsid w:val="00DC54B6"/>
    <w:rsid w:val="00DC5644"/>
    <w:rsid w:val="00DC5683"/>
    <w:rsid w:val="00DC5905"/>
    <w:rsid w:val="00DC5989"/>
    <w:rsid w:val="00DC5AA1"/>
    <w:rsid w:val="00DC5BDD"/>
    <w:rsid w:val="00DC5EB3"/>
    <w:rsid w:val="00DC60E0"/>
    <w:rsid w:val="00DC60F8"/>
    <w:rsid w:val="00DC6578"/>
    <w:rsid w:val="00DC6586"/>
    <w:rsid w:val="00DC6633"/>
    <w:rsid w:val="00DC6647"/>
    <w:rsid w:val="00DC66B7"/>
    <w:rsid w:val="00DC6748"/>
    <w:rsid w:val="00DC68E2"/>
    <w:rsid w:val="00DC6981"/>
    <w:rsid w:val="00DC6C1B"/>
    <w:rsid w:val="00DC6C4B"/>
    <w:rsid w:val="00DC716B"/>
    <w:rsid w:val="00DC730A"/>
    <w:rsid w:val="00DC731C"/>
    <w:rsid w:val="00DC74CC"/>
    <w:rsid w:val="00DC74F9"/>
    <w:rsid w:val="00DC76A4"/>
    <w:rsid w:val="00DC78E2"/>
    <w:rsid w:val="00DC79B7"/>
    <w:rsid w:val="00DC7ADA"/>
    <w:rsid w:val="00DC7B8C"/>
    <w:rsid w:val="00DC7BF5"/>
    <w:rsid w:val="00DC7BF9"/>
    <w:rsid w:val="00DC7CD4"/>
    <w:rsid w:val="00DC7D70"/>
    <w:rsid w:val="00DC7EA5"/>
    <w:rsid w:val="00DC7F27"/>
    <w:rsid w:val="00DC7FB1"/>
    <w:rsid w:val="00DC7FFC"/>
    <w:rsid w:val="00DD001A"/>
    <w:rsid w:val="00DD00BC"/>
    <w:rsid w:val="00DD00DA"/>
    <w:rsid w:val="00DD013F"/>
    <w:rsid w:val="00DD01E8"/>
    <w:rsid w:val="00DD0335"/>
    <w:rsid w:val="00DD0428"/>
    <w:rsid w:val="00DD046B"/>
    <w:rsid w:val="00DD0623"/>
    <w:rsid w:val="00DD067E"/>
    <w:rsid w:val="00DD0762"/>
    <w:rsid w:val="00DD07A2"/>
    <w:rsid w:val="00DD092A"/>
    <w:rsid w:val="00DD0945"/>
    <w:rsid w:val="00DD095C"/>
    <w:rsid w:val="00DD0981"/>
    <w:rsid w:val="00DD0AAE"/>
    <w:rsid w:val="00DD0AC4"/>
    <w:rsid w:val="00DD0DF2"/>
    <w:rsid w:val="00DD0FA9"/>
    <w:rsid w:val="00DD12D1"/>
    <w:rsid w:val="00DD13F7"/>
    <w:rsid w:val="00DD14CB"/>
    <w:rsid w:val="00DD15E0"/>
    <w:rsid w:val="00DD1642"/>
    <w:rsid w:val="00DD1736"/>
    <w:rsid w:val="00DD175E"/>
    <w:rsid w:val="00DD17A9"/>
    <w:rsid w:val="00DD1812"/>
    <w:rsid w:val="00DD1D01"/>
    <w:rsid w:val="00DD1E92"/>
    <w:rsid w:val="00DD1EBC"/>
    <w:rsid w:val="00DD1F59"/>
    <w:rsid w:val="00DD2125"/>
    <w:rsid w:val="00DD220C"/>
    <w:rsid w:val="00DD233B"/>
    <w:rsid w:val="00DD24B2"/>
    <w:rsid w:val="00DD263B"/>
    <w:rsid w:val="00DD26B6"/>
    <w:rsid w:val="00DD2746"/>
    <w:rsid w:val="00DD2825"/>
    <w:rsid w:val="00DD2857"/>
    <w:rsid w:val="00DD2A11"/>
    <w:rsid w:val="00DD2BD5"/>
    <w:rsid w:val="00DD2CB8"/>
    <w:rsid w:val="00DD2D0D"/>
    <w:rsid w:val="00DD2D57"/>
    <w:rsid w:val="00DD2F50"/>
    <w:rsid w:val="00DD3062"/>
    <w:rsid w:val="00DD309F"/>
    <w:rsid w:val="00DD30C9"/>
    <w:rsid w:val="00DD3110"/>
    <w:rsid w:val="00DD31FD"/>
    <w:rsid w:val="00DD326E"/>
    <w:rsid w:val="00DD32CB"/>
    <w:rsid w:val="00DD33E0"/>
    <w:rsid w:val="00DD3481"/>
    <w:rsid w:val="00DD3545"/>
    <w:rsid w:val="00DD3692"/>
    <w:rsid w:val="00DD3711"/>
    <w:rsid w:val="00DD3807"/>
    <w:rsid w:val="00DD390F"/>
    <w:rsid w:val="00DD3AFA"/>
    <w:rsid w:val="00DD3B25"/>
    <w:rsid w:val="00DD3DCB"/>
    <w:rsid w:val="00DD3E47"/>
    <w:rsid w:val="00DD3FB9"/>
    <w:rsid w:val="00DD4099"/>
    <w:rsid w:val="00DD46EE"/>
    <w:rsid w:val="00DD4777"/>
    <w:rsid w:val="00DD47A7"/>
    <w:rsid w:val="00DD4902"/>
    <w:rsid w:val="00DD4944"/>
    <w:rsid w:val="00DD4B42"/>
    <w:rsid w:val="00DD4F9A"/>
    <w:rsid w:val="00DD5173"/>
    <w:rsid w:val="00DD5457"/>
    <w:rsid w:val="00DD5527"/>
    <w:rsid w:val="00DD552A"/>
    <w:rsid w:val="00DD5605"/>
    <w:rsid w:val="00DD561A"/>
    <w:rsid w:val="00DD564E"/>
    <w:rsid w:val="00DD586D"/>
    <w:rsid w:val="00DD58D1"/>
    <w:rsid w:val="00DD58EC"/>
    <w:rsid w:val="00DD5A91"/>
    <w:rsid w:val="00DD5B74"/>
    <w:rsid w:val="00DD5B75"/>
    <w:rsid w:val="00DD5BF1"/>
    <w:rsid w:val="00DD5C78"/>
    <w:rsid w:val="00DD5D54"/>
    <w:rsid w:val="00DD5DD4"/>
    <w:rsid w:val="00DD5F03"/>
    <w:rsid w:val="00DD6137"/>
    <w:rsid w:val="00DD6214"/>
    <w:rsid w:val="00DD63E5"/>
    <w:rsid w:val="00DD64CD"/>
    <w:rsid w:val="00DD6501"/>
    <w:rsid w:val="00DD657F"/>
    <w:rsid w:val="00DD65FA"/>
    <w:rsid w:val="00DD6693"/>
    <w:rsid w:val="00DD676F"/>
    <w:rsid w:val="00DD684F"/>
    <w:rsid w:val="00DD68E7"/>
    <w:rsid w:val="00DD6B7F"/>
    <w:rsid w:val="00DD6BC6"/>
    <w:rsid w:val="00DD6CD8"/>
    <w:rsid w:val="00DD6D59"/>
    <w:rsid w:val="00DD715A"/>
    <w:rsid w:val="00DD720D"/>
    <w:rsid w:val="00DD74F9"/>
    <w:rsid w:val="00DD75DC"/>
    <w:rsid w:val="00DD781B"/>
    <w:rsid w:val="00DD7972"/>
    <w:rsid w:val="00DD79CE"/>
    <w:rsid w:val="00DD7A20"/>
    <w:rsid w:val="00DD7CC9"/>
    <w:rsid w:val="00DD7EAF"/>
    <w:rsid w:val="00DD7F9F"/>
    <w:rsid w:val="00DE012C"/>
    <w:rsid w:val="00DE0131"/>
    <w:rsid w:val="00DE037B"/>
    <w:rsid w:val="00DE04EA"/>
    <w:rsid w:val="00DE0538"/>
    <w:rsid w:val="00DE057B"/>
    <w:rsid w:val="00DE069E"/>
    <w:rsid w:val="00DE0837"/>
    <w:rsid w:val="00DE0848"/>
    <w:rsid w:val="00DE084A"/>
    <w:rsid w:val="00DE08FA"/>
    <w:rsid w:val="00DE0A35"/>
    <w:rsid w:val="00DE0C6F"/>
    <w:rsid w:val="00DE0C81"/>
    <w:rsid w:val="00DE0D7F"/>
    <w:rsid w:val="00DE0E42"/>
    <w:rsid w:val="00DE0F3E"/>
    <w:rsid w:val="00DE10DC"/>
    <w:rsid w:val="00DE13B0"/>
    <w:rsid w:val="00DE14E5"/>
    <w:rsid w:val="00DE152E"/>
    <w:rsid w:val="00DE1608"/>
    <w:rsid w:val="00DE1665"/>
    <w:rsid w:val="00DE178C"/>
    <w:rsid w:val="00DE1898"/>
    <w:rsid w:val="00DE1A5A"/>
    <w:rsid w:val="00DE1AF5"/>
    <w:rsid w:val="00DE1BF0"/>
    <w:rsid w:val="00DE1C01"/>
    <w:rsid w:val="00DE1E75"/>
    <w:rsid w:val="00DE1EC2"/>
    <w:rsid w:val="00DE1F1F"/>
    <w:rsid w:val="00DE1F96"/>
    <w:rsid w:val="00DE2002"/>
    <w:rsid w:val="00DE2014"/>
    <w:rsid w:val="00DE20E0"/>
    <w:rsid w:val="00DE2101"/>
    <w:rsid w:val="00DE2118"/>
    <w:rsid w:val="00DE22E2"/>
    <w:rsid w:val="00DE22FE"/>
    <w:rsid w:val="00DE2549"/>
    <w:rsid w:val="00DE2622"/>
    <w:rsid w:val="00DE27A9"/>
    <w:rsid w:val="00DE2894"/>
    <w:rsid w:val="00DE292A"/>
    <w:rsid w:val="00DE29FB"/>
    <w:rsid w:val="00DE2A48"/>
    <w:rsid w:val="00DE2A9E"/>
    <w:rsid w:val="00DE2C60"/>
    <w:rsid w:val="00DE2EDC"/>
    <w:rsid w:val="00DE310F"/>
    <w:rsid w:val="00DE327B"/>
    <w:rsid w:val="00DE33C3"/>
    <w:rsid w:val="00DE3764"/>
    <w:rsid w:val="00DE37EB"/>
    <w:rsid w:val="00DE3966"/>
    <w:rsid w:val="00DE39E0"/>
    <w:rsid w:val="00DE3C85"/>
    <w:rsid w:val="00DE3DB6"/>
    <w:rsid w:val="00DE3E9C"/>
    <w:rsid w:val="00DE3ED1"/>
    <w:rsid w:val="00DE4058"/>
    <w:rsid w:val="00DE406A"/>
    <w:rsid w:val="00DE4078"/>
    <w:rsid w:val="00DE40C9"/>
    <w:rsid w:val="00DE438C"/>
    <w:rsid w:val="00DE449A"/>
    <w:rsid w:val="00DE467B"/>
    <w:rsid w:val="00DE47E1"/>
    <w:rsid w:val="00DE4905"/>
    <w:rsid w:val="00DE49B7"/>
    <w:rsid w:val="00DE4E4E"/>
    <w:rsid w:val="00DE4F0F"/>
    <w:rsid w:val="00DE4F97"/>
    <w:rsid w:val="00DE503E"/>
    <w:rsid w:val="00DE50DB"/>
    <w:rsid w:val="00DE519B"/>
    <w:rsid w:val="00DE5345"/>
    <w:rsid w:val="00DE53CA"/>
    <w:rsid w:val="00DE5424"/>
    <w:rsid w:val="00DE5461"/>
    <w:rsid w:val="00DE54EB"/>
    <w:rsid w:val="00DE564E"/>
    <w:rsid w:val="00DE58B2"/>
    <w:rsid w:val="00DE5A71"/>
    <w:rsid w:val="00DE5B6E"/>
    <w:rsid w:val="00DE5D96"/>
    <w:rsid w:val="00DE5E27"/>
    <w:rsid w:val="00DE5FBD"/>
    <w:rsid w:val="00DE61AB"/>
    <w:rsid w:val="00DE6206"/>
    <w:rsid w:val="00DE6306"/>
    <w:rsid w:val="00DE6652"/>
    <w:rsid w:val="00DE6747"/>
    <w:rsid w:val="00DE6A25"/>
    <w:rsid w:val="00DE6AA4"/>
    <w:rsid w:val="00DE6ACB"/>
    <w:rsid w:val="00DE6B50"/>
    <w:rsid w:val="00DE6B64"/>
    <w:rsid w:val="00DE6BBD"/>
    <w:rsid w:val="00DE6D5E"/>
    <w:rsid w:val="00DE6E95"/>
    <w:rsid w:val="00DE6F32"/>
    <w:rsid w:val="00DE6F34"/>
    <w:rsid w:val="00DE703E"/>
    <w:rsid w:val="00DE7191"/>
    <w:rsid w:val="00DE72F9"/>
    <w:rsid w:val="00DE7310"/>
    <w:rsid w:val="00DE7772"/>
    <w:rsid w:val="00DE77AF"/>
    <w:rsid w:val="00DE7836"/>
    <w:rsid w:val="00DE7847"/>
    <w:rsid w:val="00DE79FB"/>
    <w:rsid w:val="00DE7A32"/>
    <w:rsid w:val="00DE7AC0"/>
    <w:rsid w:val="00DE7CB5"/>
    <w:rsid w:val="00DE7D1A"/>
    <w:rsid w:val="00DE7D20"/>
    <w:rsid w:val="00DE7F11"/>
    <w:rsid w:val="00DE7F94"/>
    <w:rsid w:val="00DE7FC3"/>
    <w:rsid w:val="00DF00AE"/>
    <w:rsid w:val="00DF03D4"/>
    <w:rsid w:val="00DF06B6"/>
    <w:rsid w:val="00DF0A3A"/>
    <w:rsid w:val="00DF0A63"/>
    <w:rsid w:val="00DF0A82"/>
    <w:rsid w:val="00DF0C3D"/>
    <w:rsid w:val="00DF0C96"/>
    <w:rsid w:val="00DF0D06"/>
    <w:rsid w:val="00DF0D1B"/>
    <w:rsid w:val="00DF0D8D"/>
    <w:rsid w:val="00DF1257"/>
    <w:rsid w:val="00DF135A"/>
    <w:rsid w:val="00DF136B"/>
    <w:rsid w:val="00DF13A2"/>
    <w:rsid w:val="00DF13DC"/>
    <w:rsid w:val="00DF166A"/>
    <w:rsid w:val="00DF16CD"/>
    <w:rsid w:val="00DF182A"/>
    <w:rsid w:val="00DF185E"/>
    <w:rsid w:val="00DF1920"/>
    <w:rsid w:val="00DF1A8E"/>
    <w:rsid w:val="00DF1AF8"/>
    <w:rsid w:val="00DF1D13"/>
    <w:rsid w:val="00DF1D6E"/>
    <w:rsid w:val="00DF1DB6"/>
    <w:rsid w:val="00DF1E43"/>
    <w:rsid w:val="00DF1FC1"/>
    <w:rsid w:val="00DF207F"/>
    <w:rsid w:val="00DF2275"/>
    <w:rsid w:val="00DF27AC"/>
    <w:rsid w:val="00DF2805"/>
    <w:rsid w:val="00DF2849"/>
    <w:rsid w:val="00DF29C3"/>
    <w:rsid w:val="00DF2C20"/>
    <w:rsid w:val="00DF2FBF"/>
    <w:rsid w:val="00DF3066"/>
    <w:rsid w:val="00DF3092"/>
    <w:rsid w:val="00DF34A0"/>
    <w:rsid w:val="00DF350E"/>
    <w:rsid w:val="00DF3549"/>
    <w:rsid w:val="00DF3977"/>
    <w:rsid w:val="00DF39D3"/>
    <w:rsid w:val="00DF3AAE"/>
    <w:rsid w:val="00DF40A9"/>
    <w:rsid w:val="00DF40DE"/>
    <w:rsid w:val="00DF41A4"/>
    <w:rsid w:val="00DF4260"/>
    <w:rsid w:val="00DF447B"/>
    <w:rsid w:val="00DF44B0"/>
    <w:rsid w:val="00DF45DE"/>
    <w:rsid w:val="00DF47D9"/>
    <w:rsid w:val="00DF48BA"/>
    <w:rsid w:val="00DF4965"/>
    <w:rsid w:val="00DF4A98"/>
    <w:rsid w:val="00DF4D71"/>
    <w:rsid w:val="00DF4EE2"/>
    <w:rsid w:val="00DF4EF0"/>
    <w:rsid w:val="00DF5055"/>
    <w:rsid w:val="00DF5164"/>
    <w:rsid w:val="00DF51CB"/>
    <w:rsid w:val="00DF52EE"/>
    <w:rsid w:val="00DF53AE"/>
    <w:rsid w:val="00DF5557"/>
    <w:rsid w:val="00DF55A3"/>
    <w:rsid w:val="00DF563B"/>
    <w:rsid w:val="00DF5AC4"/>
    <w:rsid w:val="00DF5BD3"/>
    <w:rsid w:val="00DF5C2B"/>
    <w:rsid w:val="00DF5C83"/>
    <w:rsid w:val="00DF5E2A"/>
    <w:rsid w:val="00DF5FA3"/>
    <w:rsid w:val="00DF6183"/>
    <w:rsid w:val="00DF621F"/>
    <w:rsid w:val="00DF6289"/>
    <w:rsid w:val="00DF62F2"/>
    <w:rsid w:val="00DF643D"/>
    <w:rsid w:val="00DF64C2"/>
    <w:rsid w:val="00DF662B"/>
    <w:rsid w:val="00DF680F"/>
    <w:rsid w:val="00DF6815"/>
    <w:rsid w:val="00DF6906"/>
    <w:rsid w:val="00DF6ABF"/>
    <w:rsid w:val="00DF6C22"/>
    <w:rsid w:val="00DF6C9D"/>
    <w:rsid w:val="00DF6E96"/>
    <w:rsid w:val="00DF7392"/>
    <w:rsid w:val="00DF75B5"/>
    <w:rsid w:val="00DF75E2"/>
    <w:rsid w:val="00DF75E8"/>
    <w:rsid w:val="00DF75ED"/>
    <w:rsid w:val="00DF766A"/>
    <w:rsid w:val="00DF775A"/>
    <w:rsid w:val="00DF77E1"/>
    <w:rsid w:val="00DF7843"/>
    <w:rsid w:val="00DF79D5"/>
    <w:rsid w:val="00DF79FE"/>
    <w:rsid w:val="00DF7AA1"/>
    <w:rsid w:val="00DF7CD3"/>
    <w:rsid w:val="00DF7DF5"/>
    <w:rsid w:val="00E00038"/>
    <w:rsid w:val="00E0017C"/>
    <w:rsid w:val="00E00266"/>
    <w:rsid w:val="00E00290"/>
    <w:rsid w:val="00E00326"/>
    <w:rsid w:val="00E004CA"/>
    <w:rsid w:val="00E00595"/>
    <w:rsid w:val="00E005FD"/>
    <w:rsid w:val="00E00618"/>
    <w:rsid w:val="00E0068B"/>
    <w:rsid w:val="00E008F9"/>
    <w:rsid w:val="00E009FE"/>
    <w:rsid w:val="00E00CDE"/>
    <w:rsid w:val="00E00D29"/>
    <w:rsid w:val="00E00DDC"/>
    <w:rsid w:val="00E00FA7"/>
    <w:rsid w:val="00E0108B"/>
    <w:rsid w:val="00E010A6"/>
    <w:rsid w:val="00E010C9"/>
    <w:rsid w:val="00E0122B"/>
    <w:rsid w:val="00E01589"/>
    <w:rsid w:val="00E0186E"/>
    <w:rsid w:val="00E01C17"/>
    <w:rsid w:val="00E01C40"/>
    <w:rsid w:val="00E01D2E"/>
    <w:rsid w:val="00E01D6E"/>
    <w:rsid w:val="00E0207D"/>
    <w:rsid w:val="00E02130"/>
    <w:rsid w:val="00E0216E"/>
    <w:rsid w:val="00E0242D"/>
    <w:rsid w:val="00E02511"/>
    <w:rsid w:val="00E02814"/>
    <w:rsid w:val="00E02DE7"/>
    <w:rsid w:val="00E02E2F"/>
    <w:rsid w:val="00E02EE3"/>
    <w:rsid w:val="00E03218"/>
    <w:rsid w:val="00E032F7"/>
    <w:rsid w:val="00E03679"/>
    <w:rsid w:val="00E03862"/>
    <w:rsid w:val="00E039DA"/>
    <w:rsid w:val="00E03AF9"/>
    <w:rsid w:val="00E03B04"/>
    <w:rsid w:val="00E03E83"/>
    <w:rsid w:val="00E03EDE"/>
    <w:rsid w:val="00E03EF5"/>
    <w:rsid w:val="00E0408D"/>
    <w:rsid w:val="00E04246"/>
    <w:rsid w:val="00E04439"/>
    <w:rsid w:val="00E0451E"/>
    <w:rsid w:val="00E04724"/>
    <w:rsid w:val="00E04884"/>
    <w:rsid w:val="00E048B1"/>
    <w:rsid w:val="00E0498A"/>
    <w:rsid w:val="00E04A75"/>
    <w:rsid w:val="00E04AFF"/>
    <w:rsid w:val="00E04C0A"/>
    <w:rsid w:val="00E04C19"/>
    <w:rsid w:val="00E04CC5"/>
    <w:rsid w:val="00E04CE7"/>
    <w:rsid w:val="00E04F6C"/>
    <w:rsid w:val="00E052D7"/>
    <w:rsid w:val="00E05330"/>
    <w:rsid w:val="00E0541C"/>
    <w:rsid w:val="00E05421"/>
    <w:rsid w:val="00E0573C"/>
    <w:rsid w:val="00E0579F"/>
    <w:rsid w:val="00E05812"/>
    <w:rsid w:val="00E058A8"/>
    <w:rsid w:val="00E059C6"/>
    <w:rsid w:val="00E05A39"/>
    <w:rsid w:val="00E05A56"/>
    <w:rsid w:val="00E05D60"/>
    <w:rsid w:val="00E05E8D"/>
    <w:rsid w:val="00E05ECF"/>
    <w:rsid w:val="00E060A7"/>
    <w:rsid w:val="00E061B3"/>
    <w:rsid w:val="00E062B7"/>
    <w:rsid w:val="00E0641E"/>
    <w:rsid w:val="00E0681C"/>
    <w:rsid w:val="00E06A24"/>
    <w:rsid w:val="00E06B7F"/>
    <w:rsid w:val="00E06BD6"/>
    <w:rsid w:val="00E06E6F"/>
    <w:rsid w:val="00E06F14"/>
    <w:rsid w:val="00E07004"/>
    <w:rsid w:val="00E07114"/>
    <w:rsid w:val="00E07192"/>
    <w:rsid w:val="00E071E0"/>
    <w:rsid w:val="00E0753D"/>
    <w:rsid w:val="00E075EA"/>
    <w:rsid w:val="00E076A3"/>
    <w:rsid w:val="00E0778D"/>
    <w:rsid w:val="00E0780B"/>
    <w:rsid w:val="00E07A55"/>
    <w:rsid w:val="00E07BB5"/>
    <w:rsid w:val="00E07CE8"/>
    <w:rsid w:val="00E07E89"/>
    <w:rsid w:val="00E07FEF"/>
    <w:rsid w:val="00E10008"/>
    <w:rsid w:val="00E101EB"/>
    <w:rsid w:val="00E103C3"/>
    <w:rsid w:val="00E10497"/>
    <w:rsid w:val="00E106A8"/>
    <w:rsid w:val="00E1073A"/>
    <w:rsid w:val="00E1080E"/>
    <w:rsid w:val="00E1094D"/>
    <w:rsid w:val="00E109CC"/>
    <w:rsid w:val="00E10F8C"/>
    <w:rsid w:val="00E110F9"/>
    <w:rsid w:val="00E11111"/>
    <w:rsid w:val="00E11129"/>
    <w:rsid w:val="00E1135B"/>
    <w:rsid w:val="00E1162C"/>
    <w:rsid w:val="00E116A8"/>
    <w:rsid w:val="00E11748"/>
    <w:rsid w:val="00E11C9C"/>
    <w:rsid w:val="00E11CA7"/>
    <w:rsid w:val="00E11D1F"/>
    <w:rsid w:val="00E11EB9"/>
    <w:rsid w:val="00E11F4C"/>
    <w:rsid w:val="00E123E4"/>
    <w:rsid w:val="00E1263E"/>
    <w:rsid w:val="00E128CC"/>
    <w:rsid w:val="00E12E17"/>
    <w:rsid w:val="00E12E3C"/>
    <w:rsid w:val="00E12E94"/>
    <w:rsid w:val="00E12F19"/>
    <w:rsid w:val="00E12FAD"/>
    <w:rsid w:val="00E12FDF"/>
    <w:rsid w:val="00E12FE5"/>
    <w:rsid w:val="00E13023"/>
    <w:rsid w:val="00E13144"/>
    <w:rsid w:val="00E1314C"/>
    <w:rsid w:val="00E1315C"/>
    <w:rsid w:val="00E132DB"/>
    <w:rsid w:val="00E133D3"/>
    <w:rsid w:val="00E13512"/>
    <w:rsid w:val="00E135EA"/>
    <w:rsid w:val="00E136B3"/>
    <w:rsid w:val="00E1372F"/>
    <w:rsid w:val="00E137F2"/>
    <w:rsid w:val="00E13863"/>
    <w:rsid w:val="00E13981"/>
    <w:rsid w:val="00E13B61"/>
    <w:rsid w:val="00E13D69"/>
    <w:rsid w:val="00E13DCD"/>
    <w:rsid w:val="00E142D6"/>
    <w:rsid w:val="00E14324"/>
    <w:rsid w:val="00E143BD"/>
    <w:rsid w:val="00E14433"/>
    <w:rsid w:val="00E14512"/>
    <w:rsid w:val="00E146D2"/>
    <w:rsid w:val="00E14773"/>
    <w:rsid w:val="00E147F8"/>
    <w:rsid w:val="00E14A24"/>
    <w:rsid w:val="00E14C89"/>
    <w:rsid w:val="00E14D19"/>
    <w:rsid w:val="00E14D85"/>
    <w:rsid w:val="00E14E8F"/>
    <w:rsid w:val="00E14F4E"/>
    <w:rsid w:val="00E15437"/>
    <w:rsid w:val="00E154AF"/>
    <w:rsid w:val="00E15501"/>
    <w:rsid w:val="00E1550C"/>
    <w:rsid w:val="00E15973"/>
    <w:rsid w:val="00E15AAD"/>
    <w:rsid w:val="00E15B00"/>
    <w:rsid w:val="00E15B86"/>
    <w:rsid w:val="00E15CD2"/>
    <w:rsid w:val="00E15E51"/>
    <w:rsid w:val="00E15EBF"/>
    <w:rsid w:val="00E15EED"/>
    <w:rsid w:val="00E15EF5"/>
    <w:rsid w:val="00E15F58"/>
    <w:rsid w:val="00E16177"/>
    <w:rsid w:val="00E16192"/>
    <w:rsid w:val="00E16316"/>
    <w:rsid w:val="00E16399"/>
    <w:rsid w:val="00E1648A"/>
    <w:rsid w:val="00E16557"/>
    <w:rsid w:val="00E1656F"/>
    <w:rsid w:val="00E1661A"/>
    <w:rsid w:val="00E16703"/>
    <w:rsid w:val="00E167FE"/>
    <w:rsid w:val="00E1681B"/>
    <w:rsid w:val="00E1686C"/>
    <w:rsid w:val="00E16C30"/>
    <w:rsid w:val="00E16E08"/>
    <w:rsid w:val="00E16E35"/>
    <w:rsid w:val="00E16E36"/>
    <w:rsid w:val="00E16F67"/>
    <w:rsid w:val="00E1705E"/>
    <w:rsid w:val="00E170A4"/>
    <w:rsid w:val="00E17248"/>
    <w:rsid w:val="00E17796"/>
    <w:rsid w:val="00E17866"/>
    <w:rsid w:val="00E17946"/>
    <w:rsid w:val="00E1794E"/>
    <w:rsid w:val="00E17C54"/>
    <w:rsid w:val="00E17E1B"/>
    <w:rsid w:val="00E20352"/>
    <w:rsid w:val="00E20378"/>
    <w:rsid w:val="00E20524"/>
    <w:rsid w:val="00E20752"/>
    <w:rsid w:val="00E207FF"/>
    <w:rsid w:val="00E208CA"/>
    <w:rsid w:val="00E20ABF"/>
    <w:rsid w:val="00E20B02"/>
    <w:rsid w:val="00E20D33"/>
    <w:rsid w:val="00E20D67"/>
    <w:rsid w:val="00E20E61"/>
    <w:rsid w:val="00E20E95"/>
    <w:rsid w:val="00E20EBB"/>
    <w:rsid w:val="00E20F67"/>
    <w:rsid w:val="00E20FE7"/>
    <w:rsid w:val="00E2100C"/>
    <w:rsid w:val="00E21222"/>
    <w:rsid w:val="00E212B7"/>
    <w:rsid w:val="00E21321"/>
    <w:rsid w:val="00E2133C"/>
    <w:rsid w:val="00E21527"/>
    <w:rsid w:val="00E2186D"/>
    <w:rsid w:val="00E21897"/>
    <w:rsid w:val="00E21E21"/>
    <w:rsid w:val="00E21FA8"/>
    <w:rsid w:val="00E21FD2"/>
    <w:rsid w:val="00E21FF6"/>
    <w:rsid w:val="00E21FFE"/>
    <w:rsid w:val="00E22119"/>
    <w:rsid w:val="00E22342"/>
    <w:rsid w:val="00E22390"/>
    <w:rsid w:val="00E22485"/>
    <w:rsid w:val="00E2261B"/>
    <w:rsid w:val="00E22626"/>
    <w:rsid w:val="00E227B9"/>
    <w:rsid w:val="00E228A1"/>
    <w:rsid w:val="00E228CA"/>
    <w:rsid w:val="00E22901"/>
    <w:rsid w:val="00E2294E"/>
    <w:rsid w:val="00E22D5E"/>
    <w:rsid w:val="00E22F30"/>
    <w:rsid w:val="00E230FA"/>
    <w:rsid w:val="00E23349"/>
    <w:rsid w:val="00E23511"/>
    <w:rsid w:val="00E235F8"/>
    <w:rsid w:val="00E23691"/>
    <w:rsid w:val="00E2371C"/>
    <w:rsid w:val="00E2377D"/>
    <w:rsid w:val="00E23BD4"/>
    <w:rsid w:val="00E23D3E"/>
    <w:rsid w:val="00E23DFC"/>
    <w:rsid w:val="00E23E17"/>
    <w:rsid w:val="00E23EF1"/>
    <w:rsid w:val="00E23F60"/>
    <w:rsid w:val="00E2402A"/>
    <w:rsid w:val="00E240AB"/>
    <w:rsid w:val="00E24102"/>
    <w:rsid w:val="00E2418C"/>
    <w:rsid w:val="00E2428D"/>
    <w:rsid w:val="00E243E1"/>
    <w:rsid w:val="00E2447C"/>
    <w:rsid w:val="00E24494"/>
    <w:rsid w:val="00E246D8"/>
    <w:rsid w:val="00E2471D"/>
    <w:rsid w:val="00E24818"/>
    <w:rsid w:val="00E248CB"/>
    <w:rsid w:val="00E24A9B"/>
    <w:rsid w:val="00E24B8B"/>
    <w:rsid w:val="00E24C7C"/>
    <w:rsid w:val="00E24D91"/>
    <w:rsid w:val="00E24E1B"/>
    <w:rsid w:val="00E24F3C"/>
    <w:rsid w:val="00E24F61"/>
    <w:rsid w:val="00E251BB"/>
    <w:rsid w:val="00E253A2"/>
    <w:rsid w:val="00E253E4"/>
    <w:rsid w:val="00E25494"/>
    <w:rsid w:val="00E25750"/>
    <w:rsid w:val="00E2577D"/>
    <w:rsid w:val="00E257F6"/>
    <w:rsid w:val="00E2586C"/>
    <w:rsid w:val="00E25AC0"/>
    <w:rsid w:val="00E25B33"/>
    <w:rsid w:val="00E25B4E"/>
    <w:rsid w:val="00E25CA5"/>
    <w:rsid w:val="00E25D82"/>
    <w:rsid w:val="00E25EFF"/>
    <w:rsid w:val="00E25FA8"/>
    <w:rsid w:val="00E25FC1"/>
    <w:rsid w:val="00E260DD"/>
    <w:rsid w:val="00E262C8"/>
    <w:rsid w:val="00E262E6"/>
    <w:rsid w:val="00E263B1"/>
    <w:rsid w:val="00E2662A"/>
    <w:rsid w:val="00E266C5"/>
    <w:rsid w:val="00E266DF"/>
    <w:rsid w:val="00E2682A"/>
    <w:rsid w:val="00E268BF"/>
    <w:rsid w:val="00E268D5"/>
    <w:rsid w:val="00E26A95"/>
    <w:rsid w:val="00E26C0C"/>
    <w:rsid w:val="00E26C45"/>
    <w:rsid w:val="00E26C4A"/>
    <w:rsid w:val="00E26DB0"/>
    <w:rsid w:val="00E26DF6"/>
    <w:rsid w:val="00E26E3B"/>
    <w:rsid w:val="00E26EAF"/>
    <w:rsid w:val="00E26FBB"/>
    <w:rsid w:val="00E2716F"/>
    <w:rsid w:val="00E271C5"/>
    <w:rsid w:val="00E2735A"/>
    <w:rsid w:val="00E27385"/>
    <w:rsid w:val="00E2743C"/>
    <w:rsid w:val="00E27478"/>
    <w:rsid w:val="00E2756C"/>
    <w:rsid w:val="00E276D8"/>
    <w:rsid w:val="00E27913"/>
    <w:rsid w:val="00E279A2"/>
    <w:rsid w:val="00E27A73"/>
    <w:rsid w:val="00E27B35"/>
    <w:rsid w:val="00E27B74"/>
    <w:rsid w:val="00E27BA1"/>
    <w:rsid w:val="00E27C18"/>
    <w:rsid w:val="00E27CDE"/>
    <w:rsid w:val="00E300DF"/>
    <w:rsid w:val="00E303BB"/>
    <w:rsid w:val="00E30442"/>
    <w:rsid w:val="00E30735"/>
    <w:rsid w:val="00E307B7"/>
    <w:rsid w:val="00E308B0"/>
    <w:rsid w:val="00E30B13"/>
    <w:rsid w:val="00E30B39"/>
    <w:rsid w:val="00E30C30"/>
    <w:rsid w:val="00E30DD0"/>
    <w:rsid w:val="00E30EAF"/>
    <w:rsid w:val="00E30FEF"/>
    <w:rsid w:val="00E31087"/>
    <w:rsid w:val="00E3109E"/>
    <w:rsid w:val="00E311D9"/>
    <w:rsid w:val="00E3135A"/>
    <w:rsid w:val="00E315C4"/>
    <w:rsid w:val="00E31890"/>
    <w:rsid w:val="00E3193B"/>
    <w:rsid w:val="00E31A20"/>
    <w:rsid w:val="00E31ACB"/>
    <w:rsid w:val="00E31BF4"/>
    <w:rsid w:val="00E31C06"/>
    <w:rsid w:val="00E31C6B"/>
    <w:rsid w:val="00E31C81"/>
    <w:rsid w:val="00E31CCC"/>
    <w:rsid w:val="00E31F22"/>
    <w:rsid w:val="00E31F6B"/>
    <w:rsid w:val="00E32340"/>
    <w:rsid w:val="00E323DC"/>
    <w:rsid w:val="00E32524"/>
    <w:rsid w:val="00E32638"/>
    <w:rsid w:val="00E3269D"/>
    <w:rsid w:val="00E328C0"/>
    <w:rsid w:val="00E32A81"/>
    <w:rsid w:val="00E32B2E"/>
    <w:rsid w:val="00E32B4F"/>
    <w:rsid w:val="00E32B7E"/>
    <w:rsid w:val="00E32BAF"/>
    <w:rsid w:val="00E32E6B"/>
    <w:rsid w:val="00E32EA8"/>
    <w:rsid w:val="00E32FA9"/>
    <w:rsid w:val="00E3305D"/>
    <w:rsid w:val="00E3305E"/>
    <w:rsid w:val="00E3306C"/>
    <w:rsid w:val="00E3361D"/>
    <w:rsid w:val="00E3362D"/>
    <w:rsid w:val="00E33896"/>
    <w:rsid w:val="00E338F0"/>
    <w:rsid w:val="00E3399A"/>
    <w:rsid w:val="00E339FF"/>
    <w:rsid w:val="00E33D4B"/>
    <w:rsid w:val="00E3402E"/>
    <w:rsid w:val="00E3407F"/>
    <w:rsid w:val="00E3416A"/>
    <w:rsid w:val="00E343BB"/>
    <w:rsid w:val="00E3446B"/>
    <w:rsid w:val="00E34574"/>
    <w:rsid w:val="00E3459E"/>
    <w:rsid w:val="00E3487E"/>
    <w:rsid w:val="00E349CC"/>
    <w:rsid w:val="00E34C23"/>
    <w:rsid w:val="00E34DCF"/>
    <w:rsid w:val="00E34EE9"/>
    <w:rsid w:val="00E34F08"/>
    <w:rsid w:val="00E3506F"/>
    <w:rsid w:val="00E35076"/>
    <w:rsid w:val="00E350D6"/>
    <w:rsid w:val="00E3514C"/>
    <w:rsid w:val="00E35214"/>
    <w:rsid w:val="00E352C0"/>
    <w:rsid w:val="00E3549A"/>
    <w:rsid w:val="00E356B1"/>
    <w:rsid w:val="00E357DF"/>
    <w:rsid w:val="00E35823"/>
    <w:rsid w:val="00E35CA0"/>
    <w:rsid w:val="00E36015"/>
    <w:rsid w:val="00E3605B"/>
    <w:rsid w:val="00E360A5"/>
    <w:rsid w:val="00E360C7"/>
    <w:rsid w:val="00E360DA"/>
    <w:rsid w:val="00E360F3"/>
    <w:rsid w:val="00E36116"/>
    <w:rsid w:val="00E361EA"/>
    <w:rsid w:val="00E363DB"/>
    <w:rsid w:val="00E36465"/>
    <w:rsid w:val="00E3663A"/>
    <w:rsid w:val="00E3689E"/>
    <w:rsid w:val="00E36AE1"/>
    <w:rsid w:val="00E370FF"/>
    <w:rsid w:val="00E3713F"/>
    <w:rsid w:val="00E371E3"/>
    <w:rsid w:val="00E372E6"/>
    <w:rsid w:val="00E37516"/>
    <w:rsid w:val="00E37581"/>
    <w:rsid w:val="00E375FE"/>
    <w:rsid w:val="00E376E6"/>
    <w:rsid w:val="00E37876"/>
    <w:rsid w:val="00E37999"/>
    <w:rsid w:val="00E37B68"/>
    <w:rsid w:val="00E37B79"/>
    <w:rsid w:val="00E37BE9"/>
    <w:rsid w:val="00E37C98"/>
    <w:rsid w:val="00E37DA6"/>
    <w:rsid w:val="00E37F39"/>
    <w:rsid w:val="00E40050"/>
    <w:rsid w:val="00E40116"/>
    <w:rsid w:val="00E402BD"/>
    <w:rsid w:val="00E4049C"/>
    <w:rsid w:val="00E40611"/>
    <w:rsid w:val="00E40766"/>
    <w:rsid w:val="00E40942"/>
    <w:rsid w:val="00E40A58"/>
    <w:rsid w:val="00E40B26"/>
    <w:rsid w:val="00E40B84"/>
    <w:rsid w:val="00E40CCA"/>
    <w:rsid w:val="00E40D48"/>
    <w:rsid w:val="00E40D54"/>
    <w:rsid w:val="00E40F04"/>
    <w:rsid w:val="00E40FBF"/>
    <w:rsid w:val="00E410B4"/>
    <w:rsid w:val="00E41114"/>
    <w:rsid w:val="00E411A8"/>
    <w:rsid w:val="00E41326"/>
    <w:rsid w:val="00E416F0"/>
    <w:rsid w:val="00E41702"/>
    <w:rsid w:val="00E41779"/>
    <w:rsid w:val="00E41827"/>
    <w:rsid w:val="00E41915"/>
    <w:rsid w:val="00E41ABC"/>
    <w:rsid w:val="00E41ABE"/>
    <w:rsid w:val="00E41CCD"/>
    <w:rsid w:val="00E41E81"/>
    <w:rsid w:val="00E41F51"/>
    <w:rsid w:val="00E41F77"/>
    <w:rsid w:val="00E4203C"/>
    <w:rsid w:val="00E42090"/>
    <w:rsid w:val="00E421F5"/>
    <w:rsid w:val="00E4230E"/>
    <w:rsid w:val="00E42342"/>
    <w:rsid w:val="00E426DC"/>
    <w:rsid w:val="00E4272F"/>
    <w:rsid w:val="00E428C1"/>
    <w:rsid w:val="00E42B0B"/>
    <w:rsid w:val="00E42D93"/>
    <w:rsid w:val="00E430C8"/>
    <w:rsid w:val="00E43263"/>
    <w:rsid w:val="00E4328A"/>
    <w:rsid w:val="00E433D3"/>
    <w:rsid w:val="00E433E9"/>
    <w:rsid w:val="00E433FC"/>
    <w:rsid w:val="00E4346B"/>
    <w:rsid w:val="00E434DA"/>
    <w:rsid w:val="00E43529"/>
    <w:rsid w:val="00E4355B"/>
    <w:rsid w:val="00E4373A"/>
    <w:rsid w:val="00E4393B"/>
    <w:rsid w:val="00E43AE8"/>
    <w:rsid w:val="00E43B77"/>
    <w:rsid w:val="00E43E8E"/>
    <w:rsid w:val="00E440C1"/>
    <w:rsid w:val="00E4412B"/>
    <w:rsid w:val="00E4419A"/>
    <w:rsid w:val="00E441F0"/>
    <w:rsid w:val="00E444E0"/>
    <w:rsid w:val="00E446E4"/>
    <w:rsid w:val="00E44A6E"/>
    <w:rsid w:val="00E44E95"/>
    <w:rsid w:val="00E44EFA"/>
    <w:rsid w:val="00E45210"/>
    <w:rsid w:val="00E4578B"/>
    <w:rsid w:val="00E458C1"/>
    <w:rsid w:val="00E45A85"/>
    <w:rsid w:val="00E45AFA"/>
    <w:rsid w:val="00E45B69"/>
    <w:rsid w:val="00E45EA9"/>
    <w:rsid w:val="00E45EC6"/>
    <w:rsid w:val="00E461C2"/>
    <w:rsid w:val="00E4634D"/>
    <w:rsid w:val="00E46352"/>
    <w:rsid w:val="00E463B2"/>
    <w:rsid w:val="00E463E8"/>
    <w:rsid w:val="00E463FB"/>
    <w:rsid w:val="00E4650A"/>
    <w:rsid w:val="00E4651D"/>
    <w:rsid w:val="00E46561"/>
    <w:rsid w:val="00E467C5"/>
    <w:rsid w:val="00E4687C"/>
    <w:rsid w:val="00E46915"/>
    <w:rsid w:val="00E4696D"/>
    <w:rsid w:val="00E46A05"/>
    <w:rsid w:val="00E46A11"/>
    <w:rsid w:val="00E46A20"/>
    <w:rsid w:val="00E46ABA"/>
    <w:rsid w:val="00E46AD0"/>
    <w:rsid w:val="00E46B3B"/>
    <w:rsid w:val="00E46B57"/>
    <w:rsid w:val="00E46E30"/>
    <w:rsid w:val="00E46ED4"/>
    <w:rsid w:val="00E46EDA"/>
    <w:rsid w:val="00E46F20"/>
    <w:rsid w:val="00E46FD7"/>
    <w:rsid w:val="00E4725B"/>
    <w:rsid w:val="00E47298"/>
    <w:rsid w:val="00E47604"/>
    <w:rsid w:val="00E476D4"/>
    <w:rsid w:val="00E477D6"/>
    <w:rsid w:val="00E4798D"/>
    <w:rsid w:val="00E47B41"/>
    <w:rsid w:val="00E47B77"/>
    <w:rsid w:val="00E47B7C"/>
    <w:rsid w:val="00E47D15"/>
    <w:rsid w:val="00E47E20"/>
    <w:rsid w:val="00E47F62"/>
    <w:rsid w:val="00E47FE6"/>
    <w:rsid w:val="00E501BE"/>
    <w:rsid w:val="00E50257"/>
    <w:rsid w:val="00E502EC"/>
    <w:rsid w:val="00E50445"/>
    <w:rsid w:val="00E505C5"/>
    <w:rsid w:val="00E50620"/>
    <w:rsid w:val="00E5069E"/>
    <w:rsid w:val="00E5071A"/>
    <w:rsid w:val="00E50937"/>
    <w:rsid w:val="00E50B0D"/>
    <w:rsid w:val="00E50B1F"/>
    <w:rsid w:val="00E50B2E"/>
    <w:rsid w:val="00E50C0B"/>
    <w:rsid w:val="00E50C69"/>
    <w:rsid w:val="00E50C84"/>
    <w:rsid w:val="00E50D1F"/>
    <w:rsid w:val="00E50D5F"/>
    <w:rsid w:val="00E50E6F"/>
    <w:rsid w:val="00E50F3F"/>
    <w:rsid w:val="00E5131B"/>
    <w:rsid w:val="00E51333"/>
    <w:rsid w:val="00E5137C"/>
    <w:rsid w:val="00E51429"/>
    <w:rsid w:val="00E514F2"/>
    <w:rsid w:val="00E51616"/>
    <w:rsid w:val="00E516DA"/>
    <w:rsid w:val="00E5178E"/>
    <w:rsid w:val="00E5186D"/>
    <w:rsid w:val="00E518FC"/>
    <w:rsid w:val="00E519B3"/>
    <w:rsid w:val="00E51BAE"/>
    <w:rsid w:val="00E51C47"/>
    <w:rsid w:val="00E51CE3"/>
    <w:rsid w:val="00E51FD5"/>
    <w:rsid w:val="00E52016"/>
    <w:rsid w:val="00E52046"/>
    <w:rsid w:val="00E52090"/>
    <w:rsid w:val="00E52175"/>
    <w:rsid w:val="00E52378"/>
    <w:rsid w:val="00E52525"/>
    <w:rsid w:val="00E52AEB"/>
    <w:rsid w:val="00E52BCD"/>
    <w:rsid w:val="00E52F22"/>
    <w:rsid w:val="00E531E8"/>
    <w:rsid w:val="00E53346"/>
    <w:rsid w:val="00E53347"/>
    <w:rsid w:val="00E5334B"/>
    <w:rsid w:val="00E5351E"/>
    <w:rsid w:val="00E535A7"/>
    <w:rsid w:val="00E536FA"/>
    <w:rsid w:val="00E537FF"/>
    <w:rsid w:val="00E53948"/>
    <w:rsid w:val="00E53C5E"/>
    <w:rsid w:val="00E53CA1"/>
    <w:rsid w:val="00E53D42"/>
    <w:rsid w:val="00E53D4B"/>
    <w:rsid w:val="00E53E93"/>
    <w:rsid w:val="00E5402F"/>
    <w:rsid w:val="00E54158"/>
    <w:rsid w:val="00E541ED"/>
    <w:rsid w:val="00E541F0"/>
    <w:rsid w:val="00E54484"/>
    <w:rsid w:val="00E545F6"/>
    <w:rsid w:val="00E54798"/>
    <w:rsid w:val="00E549D2"/>
    <w:rsid w:val="00E54A32"/>
    <w:rsid w:val="00E54B22"/>
    <w:rsid w:val="00E54CE2"/>
    <w:rsid w:val="00E54D40"/>
    <w:rsid w:val="00E54F6D"/>
    <w:rsid w:val="00E54FBC"/>
    <w:rsid w:val="00E55103"/>
    <w:rsid w:val="00E5518F"/>
    <w:rsid w:val="00E551C4"/>
    <w:rsid w:val="00E5529F"/>
    <w:rsid w:val="00E552F0"/>
    <w:rsid w:val="00E553A1"/>
    <w:rsid w:val="00E554B7"/>
    <w:rsid w:val="00E55613"/>
    <w:rsid w:val="00E55851"/>
    <w:rsid w:val="00E558E8"/>
    <w:rsid w:val="00E55C5C"/>
    <w:rsid w:val="00E55E4D"/>
    <w:rsid w:val="00E55E8E"/>
    <w:rsid w:val="00E561D1"/>
    <w:rsid w:val="00E563BD"/>
    <w:rsid w:val="00E56813"/>
    <w:rsid w:val="00E568F0"/>
    <w:rsid w:val="00E569C5"/>
    <w:rsid w:val="00E56B9C"/>
    <w:rsid w:val="00E56BD1"/>
    <w:rsid w:val="00E56C97"/>
    <w:rsid w:val="00E56CD7"/>
    <w:rsid w:val="00E56D09"/>
    <w:rsid w:val="00E56DBA"/>
    <w:rsid w:val="00E56DCE"/>
    <w:rsid w:val="00E56E10"/>
    <w:rsid w:val="00E5708E"/>
    <w:rsid w:val="00E57110"/>
    <w:rsid w:val="00E57127"/>
    <w:rsid w:val="00E5716E"/>
    <w:rsid w:val="00E571A1"/>
    <w:rsid w:val="00E571D6"/>
    <w:rsid w:val="00E57380"/>
    <w:rsid w:val="00E5752C"/>
    <w:rsid w:val="00E575A1"/>
    <w:rsid w:val="00E5764E"/>
    <w:rsid w:val="00E5786F"/>
    <w:rsid w:val="00E5797B"/>
    <w:rsid w:val="00E57A6A"/>
    <w:rsid w:val="00E57B2F"/>
    <w:rsid w:val="00E57C10"/>
    <w:rsid w:val="00E57C48"/>
    <w:rsid w:val="00E57D11"/>
    <w:rsid w:val="00E57E1F"/>
    <w:rsid w:val="00E6045C"/>
    <w:rsid w:val="00E60945"/>
    <w:rsid w:val="00E609B4"/>
    <w:rsid w:val="00E609CD"/>
    <w:rsid w:val="00E60A4D"/>
    <w:rsid w:val="00E60BBD"/>
    <w:rsid w:val="00E60C73"/>
    <w:rsid w:val="00E60DAB"/>
    <w:rsid w:val="00E60DEA"/>
    <w:rsid w:val="00E60EBE"/>
    <w:rsid w:val="00E60F62"/>
    <w:rsid w:val="00E610AA"/>
    <w:rsid w:val="00E6116E"/>
    <w:rsid w:val="00E6122E"/>
    <w:rsid w:val="00E61790"/>
    <w:rsid w:val="00E61808"/>
    <w:rsid w:val="00E61822"/>
    <w:rsid w:val="00E618E5"/>
    <w:rsid w:val="00E6198C"/>
    <w:rsid w:val="00E61AEA"/>
    <w:rsid w:val="00E61BEE"/>
    <w:rsid w:val="00E61EA8"/>
    <w:rsid w:val="00E61EB4"/>
    <w:rsid w:val="00E61F5D"/>
    <w:rsid w:val="00E620CE"/>
    <w:rsid w:val="00E621E2"/>
    <w:rsid w:val="00E62208"/>
    <w:rsid w:val="00E622C4"/>
    <w:rsid w:val="00E622D9"/>
    <w:rsid w:val="00E6233C"/>
    <w:rsid w:val="00E62366"/>
    <w:rsid w:val="00E6238D"/>
    <w:rsid w:val="00E623C9"/>
    <w:rsid w:val="00E62622"/>
    <w:rsid w:val="00E62950"/>
    <w:rsid w:val="00E62A3B"/>
    <w:rsid w:val="00E62B0D"/>
    <w:rsid w:val="00E62D85"/>
    <w:rsid w:val="00E62E6E"/>
    <w:rsid w:val="00E6313A"/>
    <w:rsid w:val="00E631C9"/>
    <w:rsid w:val="00E6331F"/>
    <w:rsid w:val="00E63388"/>
    <w:rsid w:val="00E63430"/>
    <w:rsid w:val="00E63472"/>
    <w:rsid w:val="00E6351E"/>
    <w:rsid w:val="00E635E3"/>
    <w:rsid w:val="00E636BC"/>
    <w:rsid w:val="00E6388C"/>
    <w:rsid w:val="00E63D26"/>
    <w:rsid w:val="00E63DFE"/>
    <w:rsid w:val="00E6407D"/>
    <w:rsid w:val="00E643F9"/>
    <w:rsid w:val="00E64485"/>
    <w:rsid w:val="00E644BE"/>
    <w:rsid w:val="00E6470A"/>
    <w:rsid w:val="00E647E2"/>
    <w:rsid w:val="00E648A9"/>
    <w:rsid w:val="00E649D0"/>
    <w:rsid w:val="00E64E03"/>
    <w:rsid w:val="00E64E30"/>
    <w:rsid w:val="00E650A0"/>
    <w:rsid w:val="00E65118"/>
    <w:rsid w:val="00E6549D"/>
    <w:rsid w:val="00E6564A"/>
    <w:rsid w:val="00E656F2"/>
    <w:rsid w:val="00E6575C"/>
    <w:rsid w:val="00E657EE"/>
    <w:rsid w:val="00E65A1F"/>
    <w:rsid w:val="00E65C00"/>
    <w:rsid w:val="00E65C8C"/>
    <w:rsid w:val="00E66052"/>
    <w:rsid w:val="00E6614F"/>
    <w:rsid w:val="00E66302"/>
    <w:rsid w:val="00E6661E"/>
    <w:rsid w:val="00E66644"/>
    <w:rsid w:val="00E66651"/>
    <w:rsid w:val="00E66A67"/>
    <w:rsid w:val="00E66AE5"/>
    <w:rsid w:val="00E66AFC"/>
    <w:rsid w:val="00E66BF2"/>
    <w:rsid w:val="00E66CBF"/>
    <w:rsid w:val="00E66DC4"/>
    <w:rsid w:val="00E66F06"/>
    <w:rsid w:val="00E66F44"/>
    <w:rsid w:val="00E66F8A"/>
    <w:rsid w:val="00E66FF0"/>
    <w:rsid w:val="00E670BB"/>
    <w:rsid w:val="00E6710B"/>
    <w:rsid w:val="00E6718D"/>
    <w:rsid w:val="00E67211"/>
    <w:rsid w:val="00E673B3"/>
    <w:rsid w:val="00E673BB"/>
    <w:rsid w:val="00E67408"/>
    <w:rsid w:val="00E67452"/>
    <w:rsid w:val="00E67462"/>
    <w:rsid w:val="00E6786A"/>
    <w:rsid w:val="00E67872"/>
    <w:rsid w:val="00E67919"/>
    <w:rsid w:val="00E67982"/>
    <w:rsid w:val="00E679E1"/>
    <w:rsid w:val="00E67AD1"/>
    <w:rsid w:val="00E67C63"/>
    <w:rsid w:val="00E67CC8"/>
    <w:rsid w:val="00E67DA1"/>
    <w:rsid w:val="00E67E1C"/>
    <w:rsid w:val="00E67E47"/>
    <w:rsid w:val="00E67EAA"/>
    <w:rsid w:val="00E67FB9"/>
    <w:rsid w:val="00E701ED"/>
    <w:rsid w:val="00E702B1"/>
    <w:rsid w:val="00E707AD"/>
    <w:rsid w:val="00E70A1A"/>
    <w:rsid w:val="00E70AA7"/>
    <w:rsid w:val="00E70D01"/>
    <w:rsid w:val="00E70D90"/>
    <w:rsid w:val="00E70E38"/>
    <w:rsid w:val="00E70EA2"/>
    <w:rsid w:val="00E710DB"/>
    <w:rsid w:val="00E7122D"/>
    <w:rsid w:val="00E7134E"/>
    <w:rsid w:val="00E714E6"/>
    <w:rsid w:val="00E717E2"/>
    <w:rsid w:val="00E71A31"/>
    <w:rsid w:val="00E71A5E"/>
    <w:rsid w:val="00E71BE3"/>
    <w:rsid w:val="00E7220D"/>
    <w:rsid w:val="00E7225A"/>
    <w:rsid w:val="00E722E3"/>
    <w:rsid w:val="00E72363"/>
    <w:rsid w:val="00E72420"/>
    <w:rsid w:val="00E7250E"/>
    <w:rsid w:val="00E72549"/>
    <w:rsid w:val="00E7259E"/>
    <w:rsid w:val="00E725FD"/>
    <w:rsid w:val="00E726CE"/>
    <w:rsid w:val="00E727EB"/>
    <w:rsid w:val="00E728DE"/>
    <w:rsid w:val="00E7290C"/>
    <w:rsid w:val="00E729B5"/>
    <w:rsid w:val="00E729F7"/>
    <w:rsid w:val="00E72CAF"/>
    <w:rsid w:val="00E72CED"/>
    <w:rsid w:val="00E72D4A"/>
    <w:rsid w:val="00E72E96"/>
    <w:rsid w:val="00E732C9"/>
    <w:rsid w:val="00E73364"/>
    <w:rsid w:val="00E7336B"/>
    <w:rsid w:val="00E734FD"/>
    <w:rsid w:val="00E73625"/>
    <w:rsid w:val="00E73740"/>
    <w:rsid w:val="00E737F5"/>
    <w:rsid w:val="00E738AD"/>
    <w:rsid w:val="00E73991"/>
    <w:rsid w:val="00E739A8"/>
    <w:rsid w:val="00E739E8"/>
    <w:rsid w:val="00E73A34"/>
    <w:rsid w:val="00E73B63"/>
    <w:rsid w:val="00E73C3A"/>
    <w:rsid w:val="00E73C54"/>
    <w:rsid w:val="00E73FFB"/>
    <w:rsid w:val="00E74057"/>
    <w:rsid w:val="00E74344"/>
    <w:rsid w:val="00E743BC"/>
    <w:rsid w:val="00E744CF"/>
    <w:rsid w:val="00E744D1"/>
    <w:rsid w:val="00E7450A"/>
    <w:rsid w:val="00E745E5"/>
    <w:rsid w:val="00E745F3"/>
    <w:rsid w:val="00E746C6"/>
    <w:rsid w:val="00E74850"/>
    <w:rsid w:val="00E7486A"/>
    <w:rsid w:val="00E748D5"/>
    <w:rsid w:val="00E7491A"/>
    <w:rsid w:val="00E74AA2"/>
    <w:rsid w:val="00E74BBE"/>
    <w:rsid w:val="00E74CDB"/>
    <w:rsid w:val="00E74D6B"/>
    <w:rsid w:val="00E74EC7"/>
    <w:rsid w:val="00E74FA8"/>
    <w:rsid w:val="00E75091"/>
    <w:rsid w:val="00E75140"/>
    <w:rsid w:val="00E752EC"/>
    <w:rsid w:val="00E753EA"/>
    <w:rsid w:val="00E75441"/>
    <w:rsid w:val="00E755B5"/>
    <w:rsid w:val="00E75772"/>
    <w:rsid w:val="00E75AB3"/>
    <w:rsid w:val="00E75C41"/>
    <w:rsid w:val="00E75CAC"/>
    <w:rsid w:val="00E75ECB"/>
    <w:rsid w:val="00E76080"/>
    <w:rsid w:val="00E76134"/>
    <w:rsid w:val="00E761F2"/>
    <w:rsid w:val="00E76297"/>
    <w:rsid w:val="00E762FF"/>
    <w:rsid w:val="00E763FB"/>
    <w:rsid w:val="00E7645A"/>
    <w:rsid w:val="00E765D6"/>
    <w:rsid w:val="00E76607"/>
    <w:rsid w:val="00E766F1"/>
    <w:rsid w:val="00E7672D"/>
    <w:rsid w:val="00E7676B"/>
    <w:rsid w:val="00E76771"/>
    <w:rsid w:val="00E768F1"/>
    <w:rsid w:val="00E76989"/>
    <w:rsid w:val="00E76AFD"/>
    <w:rsid w:val="00E76CAC"/>
    <w:rsid w:val="00E76CCF"/>
    <w:rsid w:val="00E76CED"/>
    <w:rsid w:val="00E76D24"/>
    <w:rsid w:val="00E76D8B"/>
    <w:rsid w:val="00E76DB2"/>
    <w:rsid w:val="00E76FAA"/>
    <w:rsid w:val="00E7731C"/>
    <w:rsid w:val="00E77488"/>
    <w:rsid w:val="00E775CF"/>
    <w:rsid w:val="00E77708"/>
    <w:rsid w:val="00E777BA"/>
    <w:rsid w:val="00E7782F"/>
    <w:rsid w:val="00E77886"/>
    <w:rsid w:val="00E7788E"/>
    <w:rsid w:val="00E778B1"/>
    <w:rsid w:val="00E77A47"/>
    <w:rsid w:val="00E77A82"/>
    <w:rsid w:val="00E77AA2"/>
    <w:rsid w:val="00E77C47"/>
    <w:rsid w:val="00E77DFA"/>
    <w:rsid w:val="00E77EDA"/>
    <w:rsid w:val="00E8002C"/>
    <w:rsid w:val="00E80040"/>
    <w:rsid w:val="00E800AA"/>
    <w:rsid w:val="00E80141"/>
    <w:rsid w:val="00E80411"/>
    <w:rsid w:val="00E80501"/>
    <w:rsid w:val="00E80CCF"/>
    <w:rsid w:val="00E80ECB"/>
    <w:rsid w:val="00E80F4D"/>
    <w:rsid w:val="00E80F8D"/>
    <w:rsid w:val="00E81023"/>
    <w:rsid w:val="00E81074"/>
    <w:rsid w:val="00E810CE"/>
    <w:rsid w:val="00E811A8"/>
    <w:rsid w:val="00E811D0"/>
    <w:rsid w:val="00E8122E"/>
    <w:rsid w:val="00E8129A"/>
    <w:rsid w:val="00E815C9"/>
    <w:rsid w:val="00E817A6"/>
    <w:rsid w:val="00E818AD"/>
    <w:rsid w:val="00E819CD"/>
    <w:rsid w:val="00E81A42"/>
    <w:rsid w:val="00E81B9A"/>
    <w:rsid w:val="00E81EFC"/>
    <w:rsid w:val="00E81FAE"/>
    <w:rsid w:val="00E8206A"/>
    <w:rsid w:val="00E820D9"/>
    <w:rsid w:val="00E82219"/>
    <w:rsid w:val="00E82264"/>
    <w:rsid w:val="00E8240D"/>
    <w:rsid w:val="00E8258D"/>
    <w:rsid w:val="00E8276E"/>
    <w:rsid w:val="00E82912"/>
    <w:rsid w:val="00E82A37"/>
    <w:rsid w:val="00E82ADA"/>
    <w:rsid w:val="00E82C76"/>
    <w:rsid w:val="00E82D8F"/>
    <w:rsid w:val="00E83105"/>
    <w:rsid w:val="00E83106"/>
    <w:rsid w:val="00E831E1"/>
    <w:rsid w:val="00E83263"/>
    <w:rsid w:val="00E83321"/>
    <w:rsid w:val="00E83476"/>
    <w:rsid w:val="00E8353B"/>
    <w:rsid w:val="00E83843"/>
    <w:rsid w:val="00E838FA"/>
    <w:rsid w:val="00E83977"/>
    <w:rsid w:val="00E83A8D"/>
    <w:rsid w:val="00E83BD9"/>
    <w:rsid w:val="00E83C42"/>
    <w:rsid w:val="00E83C62"/>
    <w:rsid w:val="00E83C78"/>
    <w:rsid w:val="00E83D1C"/>
    <w:rsid w:val="00E83D4A"/>
    <w:rsid w:val="00E83D87"/>
    <w:rsid w:val="00E83E69"/>
    <w:rsid w:val="00E840AC"/>
    <w:rsid w:val="00E843E9"/>
    <w:rsid w:val="00E84470"/>
    <w:rsid w:val="00E8489F"/>
    <w:rsid w:val="00E849F6"/>
    <w:rsid w:val="00E84D3A"/>
    <w:rsid w:val="00E84FF1"/>
    <w:rsid w:val="00E85181"/>
    <w:rsid w:val="00E851B1"/>
    <w:rsid w:val="00E85221"/>
    <w:rsid w:val="00E852DF"/>
    <w:rsid w:val="00E853FB"/>
    <w:rsid w:val="00E8544F"/>
    <w:rsid w:val="00E85552"/>
    <w:rsid w:val="00E85751"/>
    <w:rsid w:val="00E8596F"/>
    <w:rsid w:val="00E859CC"/>
    <w:rsid w:val="00E85ADA"/>
    <w:rsid w:val="00E85B20"/>
    <w:rsid w:val="00E85B4D"/>
    <w:rsid w:val="00E85B57"/>
    <w:rsid w:val="00E85C8F"/>
    <w:rsid w:val="00E85FC2"/>
    <w:rsid w:val="00E860EF"/>
    <w:rsid w:val="00E861A9"/>
    <w:rsid w:val="00E86266"/>
    <w:rsid w:val="00E862AD"/>
    <w:rsid w:val="00E86583"/>
    <w:rsid w:val="00E8667B"/>
    <w:rsid w:val="00E8671E"/>
    <w:rsid w:val="00E867B2"/>
    <w:rsid w:val="00E8696A"/>
    <w:rsid w:val="00E86A5A"/>
    <w:rsid w:val="00E86A88"/>
    <w:rsid w:val="00E86AE4"/>
    <w:rsid w:val="00E86B2B"/>
    <w:rsid w:val="00E86B5F"/>
    <w:rsid w:val="00E86CC3"/>
    <w:rsid w:val="00E86CEB"/>
    <w:rsid w:val="00E86E1F"/>
    <w:rsid w:val="00E86F16"/>
    <w:rsid w:val="00E87221"/>
    <w:rsid w:val="00E873D2"/>
    <w:rsid w:val="00E8750B"/>
    <w:rsid w:val="00E876C1"/>
    <w:rsid w:val="00E8770B"/>
    <w:rsid w:val="00E87824"/>
    <w:rsid w:val="00E8799C"/>
    <w:rsid w:val="00E879C6"/>
    <w:rsid w:val="00E87CBD"/>
    <w:rsid w:val="00E87CC4"/>
    <w:rsid w:val="00E87CEE"/>
    <w:rsid w:val="00E87D04"/>
    <w:rsid w:val="00E87D3D"/>
    <w:rsid w:val="00E87D4E"/>
    <w:rsid w:val="00E87D99"/>
    <w:rsid w:val="00E87DCD"/>
    <w:rsid w:val="00E9007C"/>
    <w:rsid w:val="00E9008D"/>
    <w:rsid w:val="00E900A0"/>
    <w:rsid w:val="00E900E8"/>
    <w:rsid w:val="00E9014F"/>
    <w:rsid w:val="00E90255"/>
    <w:rsid w:val="00E902EA"/>
    <w:rsid w:val="00E903AC"/>
    <w:rsid w:val="00E905C1"/>
    <w:rsid w:val="00E905EF"/>
    <w:rsid w:val="00E908E4"/>
    <w:rsid w:val="00E90A04"/>
    <w:rsid w:val="00E90A70"/>
    <w:rsid w:val="00E90A7C"/>
    <w:rsid w:val="00E90C12"/>
    <w:rsid w:val="00E90CAD"/>
    <w:rsid w:val="00E90CC2"/>
    <w:rsid w:val="00E90D30"/>
    <w:rsid w:val="00E90DAF"/>
    <w:rsid w:val="00E90E8E"/>
    <w:rsid w:val="00E90EEC"/>
    <w:rsid w:val="00E90FF8"/>
    <w:rsid w:val="00E91046"/>
    <w:rsid w:val="00E91097"/>
    <w:rsid w:val="00E91525"/>
    <w:rsid w:val="00E91694"/>
    <w:rsid w:val="00E917F9"/>
    <w:rsid w:val="00E91AB5"/>
    <w:rsid w:val="00E91F1D"/>
    <w:rsid w:val="00E921AA"/>
    <w:rsid w:val="00E923AA"/>
    <w:rsid w:val="00E9245A"/>
    <w:rsid w:val="00E9260D"/>
    <w:rsid w:val="00E926B6"/>
    <w:rsid w:val="00E9295A"/>
    <w:rsid w:val="00E92A2F"/>
    <w:rsid w:val="00E92B14"/>
    <w:rsid w:val="00E92C90"/>
    <w:rsid w:val="00E92CD2"/>
    <w:rsid w:val="00E92E19"/>
    <w:rsid w:val="00E92E1B"/>
    <w:rsid w:val="00E93112"/>
    <w:rsid w:val="00E931ED"/>
    <w:rsid w:val="00E932EB"/>
    <w:rsid w:val="00E932F8"/>
    <w:rsid w:val="00E93429"/>
    <w:rsid w:val="00E934D0"/>
    <w:rsid w:val="00E93509"/>
    <w:rsid w:val="00E93582"/>
    <w:rsid w:val="00E93702"/>
    <w:rsid w:val="00E937C5"/>
    <w:rsid w:val="00E939CF"/>
    <w:rsid w:val="00E93B4B"/>
    <w:rsid w:val="00E93C33"/>
    <w:rsid w:val="00E93E94"/>
    <w:rsid w:val="00E94160"/>
    <w:rsid w:val="00E941DE"/>
    <w:rsid w:val="00E9446D"/>
    <w:rsid w:val="00E94755"/>
    <w:rsid w:val="00E94997"/>
    <w:rsid w:val="00E94AAB"/>
    <w:rsid w:val="00E94ACE"/>
    <w:rsid w:val="00E94AD0"/>
    <w:rsid w:val="00E94C5E"/>
    <w:rsid w:val="00E94CC2"/>
    <w:rsid w:val="00E94CF9"/>
    <w:rsid w:val="00E94D2D"/>
    <w:rsid w:val="00E94F9E"/>
    <w:rsid w:val="00E94FBF"/>
    <w:rsid w:val="00E9509F"/>
    <w:rsid w:val="00E950AA"/>
    <w:rsid w:val="00E951A1"/>
    <w:rsid w:val="00E951D5"/>
    <w:rsid w:val="00E951D8"/>
    <w:rsid w:val="00E954FF"/>
    <w:rsid w:val="00E9575D"/>
    <w:rsid w:val="00E95769"/>
    <w:rsid w:val="00E957CC"/>
    <w:rsid w:val="00E957FD"/>
    <w:rsid w:val="00E95806"/>
    <w:rsid w:val="00E9590D"/>
    <w:rsid w:val="00E9595D"/>
    <w:rsid w:val="00E95961"/>
    <w:rsid w:val="00E95D42"/>
    <w:rsid w:val="00E95DA2"/>
    <w:rsid w:val="00E9603B"/>
    <w:rsid w:val="00E96096"/>
    <w:rsid w:val="00E96179"/>
    <w:rsid w:val="00E964A1"/>
    <w:rsid w:val="00E964FA"/>
    <w:rsid w:val="00E9655E"/>
    <w:rsid w:val="00E96571"/>
    <w:rsid w:val="00E965FD"/>
    <w:rsid w:val="00E96760"/>
    <w:rsid w:val="00E96835"/>
    <w:rsid w:val="00E96890"/>
    <w:rsid w:val="00E96895"/>
    <w:rsid w:val="00E968B2"/>
    <w:rsid w:val="00E9696B"/>
    <w:rsid w:val="00E96A4B"/>
    <w:rsid w:val="00E96A67"/>
    <w:rsid w:val="00E96B27"/>
    <w:rsid w:val="00E96CA7"/>
    <w:rsid w:val="00E97098"/>
    <w:rsid w:val="00E9709C"/>
    <w:rsid w:val="00E9723B"/>
    <w:rsid w:val="00E9728B"/>
    <w:rsid w:val="00E97297"/>
    <w:rsid w:val="00E972D7"/>
    <w:rsid w:val="00E97369"/>
    <w:rsid w:val="00E97395"/>
    <w:rsid w:val="00E973A5"/>
    <w:rsid w:val="00E97559"/>
    <w:rsid w:val="00E97624"/>
    <w:rsid w:val="00E97703"/>
    <w:rsid w:val="00E97790"/>
    <w:rsid w:val="00E97814"/>
    <w:rsid w:val="00E9784D"/>
    <w:rsid w:val="00E97886"/>
    <w:rsid w:val="00E97A4C"/>
    <w:rsid w:val="00E97B4E"/>
    <w:rsid w:val="00E97C0C"/>
    <w:rsid w:val="00E97DA7"/>
    <w:rsid w:val="00E97DB2"/>
    <w:rsid w:val="00E97E1C"/>
    <w:rsid w:val="00E97E34"/>
    <w:rsid w:val="00E97EC8"/>
    <w:rsid w:val="00E97ED3"/>
    <w:rsid w:val="00E97FB0"/>
    <w:rsid w:val="00EA0299"/>
    <w:rsid w:val="00EA02F5"/>
    <w:rsid w:val="00EA034A"/>
    <w:rsid w:val="00EA0526"/>
    <w:rsid w:val="00EA07C9"/>
    <w:rsid w:val="00EA0C4C"/>
    <w:rsid w:val="00EA0C77"/>
    <w:rsid w:val="00EA0EA0"/>
    <w:rsid w:val="00EA0EFC"/>
    <w:rsid w:val="00EA1047"/>
    <w:rsid w:val="00EA1231"/>
    <w:rsid w:val="00EA123D"/>
    <w:rsid w:val="00EA13E2"/>
    <w:rsid w:val="00EA1474"/>
    <w:rsid w:val="00EA172D"/>
    <w:rsid w:val="00EA1944"/>
    <w:rsid w:val="00EA196E"/>
    <w:rsid w:val="00EA1A64"/>
    <w:rsid w:val="00EA1C8D"/>
    <w:rsid w:val="00EA1E1C"/>
    <w:rsid w:val="00EA2075"/>
    <w:rsid w:val="00EA2178"/>
    <w:rsid w:val="00EA22E0"/>
    <w:rsid w:val="00EA2413"/>
    <w:rsid w:val="00EA249F"/>
    <w:rsid w:val="00EA24DB"/>
    <w:rsid w:val="00EA2B15"/>
    <w:rsid w:val="00EA2CBB"/>
    <w:rsid w:val="00EA2CEA"/>
    <w:rsid w:val="00EA2EEF"/>
    <w:rsid w:val="00EA2F77"/>
    <w:rsid w:val="00EA2FBC"/>
    <w:rsid w:val="00EA315B"/>
    <w:rsid w:val="00EA31F8"/>
    <w:rsid w:val="00EA332E"/>
    <w:rsid w:val="00EA3449"/>
    <w:rsid w:val="00EA346D"/>
    <w:rsid w:val="00EA34E7"/>
    <w:rsid w:val="00EA3580"/>
    <w:rsid w:val="00EA35B7"/>
    <w:rsid w:val="00EA3792"/>
    <w:rsid w:val="00EA3804"/>
    <w:rsid w:val="00EA3828"/>
    <w:rsid w:val="00EA38D4"/>
    <w:rsid w:val="00EA398E"/>
    <w:rsid w:val="00EA3E4B"/>
    <w:rsid w:val="00EA3E81"/>
    <w:rsid w:val="00EA408D"/>
    <w:rsid w:val="00EA4135"/>
    <w:rsid w:val="00EA423B"/>
    <w:rsid w:val="00EA43DC"/>
    <w:rsid w:val="00EA44AF"/>
    <w:rsid w:val="00EA4515"/>
    <w:rsid w:val="00EA458D"/>
    <w:rsid w:val="00EA45B1"/>
    <w:rsid w:val="00EA481E"/>
    <w:rsid w:val="00EA487A"/>
    <w:rsid w:val="00EA493C"/>
    <w:rsid w:val="00EA4944"/>
    <w:rsid w:val="00EA49DE"/>
    <w:rsid w:val="00EA49EA"/>
    <w:rsid w:val="00EA4AD7"/>
    <w:rsid w:val="00EA4AE3"/>
    <w:rsid w:val="00EA4B0D"/>
    <w:rsid w:val="00EA4BB4"/>
    <w:rsid w:val="00EA4C7E"/>
    <w:rsid w:val="00EA4F52"/>
    <w:rsid w:val="00EA4F81"/>
    <w:rsid w:val="00EA50E8"/>
    <w:rsid w:val="00EA5139"/>
    <w:rsid w:val="00EA542D"/>
    <w:rsid w:val="00EA547A"/>
    <w:rsid w:val="00EA551F"/>
    <w:rsid w:val="00EA5564"/>
    <w:rsid w:val="00EA557B"/>
    <w:rsid w:val="00EA557F"/>
    <w:rsid w:val="00EA559E"/>
    <w:rsid w:val="00EA575B"/>
    <w:rsid w:val="00EA5797"/>
    <w:rsid w:val="00EA5852"/>
    <w:rsid w:val="00EA597A"/>
    <w:rsid w:val="00EA5A37"/>
    <w:rsid w:val="00EA5C01"/>
    <w:rsid w:val="00EA5C08"/>
    <w:rsid w:val="00EA5E4B"/>
    <w:rsid w:val="00EA5F29"/>
    <w:rsid w:val="00EA5FB4"/>
    <w:rsid w:val="00EA6077"/>
    <w:rsid w:val="00EA619F"/>
    <w:rsid w:val="00EA63B7"/>
    <w:rsid w:val="00EA6682"/>
    <w:rsid w:val="00EA672D"/>
    <w:rsid w:val="00EA6917"/>
    <w:rsid w:val="00EA69D3"/>
    <w:rsid w:val="00EA6A84"/>
    <w:rsid w:val="00EA6B52"/>
    <w:rsid w:val="00EA6F4B"/>
    <w:rsid w:val="00EA7050"/>
    <w:rsid w:val="00EA7076"/>
    <w:rsid w:val="00EA718C"/>
    <w:rsid w:val="00EA724D"/>
    <w:rsid w:val="00EA7387"/>
    <w:rsid w:val="00EA73EA"/>
    <w:rsid w:val="00EA73F6"/>
    <w:rsid w:val="00EA75C4"/>
    <w:rsid w:val="00EA7651"/>
    <w:rsid w:val="00EA77DA"/>
    <w:rsid w:val="00EA79C0"/>
    <w:rsid w:val="00EA7A50"/>
    <w:rsid w:val="00EA7A70"/>
    <w:rsid w:val="00EA7AB1"/>
    <w:rsid w:val="00EA7EDA"/>
    <w:rsid w:val="00EA7F81"/>
    <w:rsid w:val="00EB0059"/>
    <w:rsid w:val="00EB010A"/>
    <w:rsid w:val="00EB027C"/>
    <w:rsid w:val="00EB0342"/>
    <w:rsid w:val="00EB036F"/>
    <w:rsid w:val="00EB0688"/>
    <w:rsid w:val="00EB06DA"/>
    <w:rsid w:val="00EB08F8"/>
    <w:rsid w:val="00EB0991"/>
    <w:rsid w:val="00EB0A68"/>
    <w:rsid w:val="00EB0BAB"/>
    <w:rsid w:val="00EB0CDB"/>
    <w:rsid w:val="00EB0D15"/>
    <w:rsid w:val="00EB0EFA"/>
    <w:rsid w:val="00EB0F2F"/>
    <w:rsid w:val="00EB0FBD"/>
    <w:rsid w:val="00EB0FCB"/>
    <w:rsid w:val="00EB1556"/>
    <w:rsid w:val="00EB15E7"/>
    <w:rsid w:val="00EB160E"/>
    <w:rsid w:val="00EB181C"/>
    <w:rsid w:val="00EB19D9"/>
    <w:rsid w:val="00EB1B96"/>
    <w:rsid w:val="00EB1C0B"/>
    <w:rsid w:val="00EB2174"/>
    <w:rsid w:val="00EB21A2"/>
    <w:rsid w:val="00EB230D"/>
    <w:rsid w:val="00EB2328"/>
    <w:rsid w:val="00EB2723"/>
    <w:rsid w:val="00EB27ED"/>
    <w:rsid w:val="00EB2C88"/>
    <w:rsid w:val="00EB2C90"/>
    <w:rsid w:val="00EB2EA8"/>
    <w:rsid w:val="00EB2EBD"/>
    <w:rsid w:val="00EB2FAE"/>
    <w:rsid w:val="00EB30D9"/>
    <w:rsid w:val="00EB332A"/>
    <w:rsid w:val="00EB355E"/>
    <w:rsid w:val="00EB35C3"/>
    <w:rsid w:val="00EB3603"/>
    <w:rsid w:val="00EB3635"/>
    <w:rsid w:val="00EB3638"/>
    <w:rsid w:val="00EB3758"/>
    <w:rsid w:val="00EB37BD"/>
    <w:rsid w:val="00EB3B35"/>
    <w:rsid w:val="00EB3BC7"/>
    <w:rsid w:val="00EB3FAD"/>
    <w:rsid w:val="00EB420A"/>
    <w:rsid w:val="00EB43A0"/>
    <w:rsid w:val="00EB440E"/>
    <w:rsid w:val="00EB4503"/>
    <w:rsid w:val="00EB4583"/>
    <w:rsid w:val="00EB45FD"/>
    <w:rsid w:val="00EB4791"/>
    <w:rsid w:val="00EB47CB"/>
    <w:rsid w:val="00EB4963"/>
    <w:rsid w:val="00EB49A5"/>
    <w:rsid w:val="00EB4B81"/>
    <w:rsid w:val="00EB4CB1"/>
    <w:rsid w:val="00EB4DED"/>
    <w:rsid w:val="00EB4E44"/>
    <w:rsid w:val="00EB4E86"/>
    <w:rsid w:val="00EB4EFD"/>
    <w:rsid w:val="00EB4F7D"/>
    <w:rsid w:val="00EB5028"/>
    <w:rsid w:val="00EB51DF"/>
    <w:rsid w:val="00EB5283"/>
    <w:rsid w:val="00EB5294"/>
    <w:rsid w:val="00EB52E2"/>
    <w:rsid w:val="00EB531F"/>
    <w:rsid w:val="00EB5534"/>
    <w:rsid w:val="00EB57FA"/>
    <w:rsid w:val="00EB5891"/>
    <w:rsid w:val="00EB59EB"/>
    <w:rsid w:val="00EB5A74"/>
    <w:rsid w:val="00EB5AA5"/>
    <w:rsid w:val="00EB5B64"/>
    <w:rsid w:val="00EB5D04"/>
    <w:rsid w:val="00EB5D74"/>
    <w:rsid w:val="00EB5D9F"/>
    <w:rsid w:val="00EB60AB"/>
    <w:rsid w:val="00EB60F8"/>
    <w:rsid w:val="00EB6295"/>
    <w:rsid w:val="00EB6327"/>
    <w:rsid w:val="00EB6490"/>
    <w:rsid w:val="00EB6627"/>
    <w:rsid w:val="00EB681D"/>
    <w:rsid w:val="00EB6A47"/>
    <w:rsid w:val="00EB6E03"/>
    <w:rsid w:val="00EB6EEB"/>
    <w:rsid w:val="00EB70FF"/>
    <w:rsid w:val="00EB7156"/>
    <w:rsid w:val="00EB715B"/>
    <w:rsid w:val="00EB7166"/>
    <w:rsid w:val="00EB71D5"/>
    <w:rsid w:val="00EB72FF"/>
    <w:rsid w:val="00EB7359"/>
    <w:rsid w:val="00EB73A3"/>
    <w:rsid w:val="00EB7507"/>
    <w:rsid w:val="00EB7583"/>
    <w:rsid w:val="00EB7584"/>
    <w:rsid w:val="00EB7685"/>
    <w:rsid w:val="00EB783B"/>
    <w:rsid w:val="00EB7867"/>
    <w:rsid w:val="00EB798B"/>
    <w:rsid w:val="00EB7AAF"/>
    <w:rsid w:val="00EB7B30"/>
    <w:rsid w:val="00EB7B3C"/>
    <w:rsid w:val="00EB7D1D"/>
    <w:rsid w:val="00EB7FBE"/>
    <w:rsid w:val="00EC032E"/>
    <w:rsid w:val="00EC0618"/>
    <w:rsid w:val="00EC087D"/>
    <w:rsid w:val="00EC08B7"/>
    <w:rsid w:val="00EC0914"/>
    <w:rsid w:val="00EC0AB7"/>
    <w:rsid w:val="00EC0AF8"/>
    <w:rsid w:val="00EC0B67"/>
    <w:rsid w:val="00EC0C08"/>
    <w:rsid w:val="00EC0D10"/>
    <w:rsid w:val="00EC1014"/>
    <w:rsid w:val="00EC101B"/>
    <w:rsid w:val="00EC1035"/>
    <w:rsid w:val="00EC1038"/>
    <w:rsid w:val="00EC13CB"/>
    <w:rsid w:val="00EC1655"/>
    <w:rsid w:val="00EC187E"/>
    <w:rsid w:val="00EC1989"/>
    <w:rsid w:val="00EC1B5B"/>
    <w:rsid w:val="00EC1C82"/>
    <w:rsid w:val="00EC1CEA"/>
    <w:rsid w:val="00EC1D19"/>
    <w:rsid w:val="00EC1DD1"/>
    <w:rsid w:val="00EC1E81"/>
    <w:rsid w:val="00EC1FAB"/>
    <w:rsid w:val="00EC206A"/>
    <w:rsid w:val="00EC2302"/>
    <w:rsid w:val="00EC23E3"/>
    <w:rsid w:val="00EC247D"/>
    <w:rsid w:val="00EC260C"/>
    <w:rsid w:val="00EC26AB"/>
    <w:rsid w:val="00EC2B54"/>
    <w:rsid w:val="00EC2B56"/>
    <w:rsid w:val="00EC2B75"/>
    <w:rsid w:val="00EC2C12"/>
    <w:rsid w:val="00EC2CA2"/>
    <w:rsid w:val="00EC2D12"/>
    <w:rsid w:val="00EC2DF5"/>
    <w:rsid w:val="00EC2E34"/>
    <w:rsid w:val="00EC3182"/>
    <w:rsid w:val="00EC318A"/>
    <w:rsid w:val="00EC3198"/>
    <w:rsid w:val="00EC34BB"/>
    <w:rsid w:val="00EC35CD"/>
    <w:rsid w:val="00EC36CF"/>
    <w:rsid w:val="00EC37BF"/>
    <w:rsid w:val="00EC3813"/>
    <w:rsid w:val="00EC3823"/>
    <w:rsid w:val="00EC384F"/>
    <w:rsid w:val="00EC3A2D"/>
    <w:rsid w:val="00EC3AF8"/>
    <w:rsid w:val="00EC3D71"/>
    <w:rsid w:val="00EC3EEF"/>
    <w:rsid w:val="00EC3EF7"/>
    <w:rsid w:val="00EC3F4D"/>
    <w:rsid w:val="00EC4034"/>
    <w:rsid w:val="00EC40B9"/>
    <w:rsid w:val="00EC45DA"/>
    <w:rsid w:val="00EC470A"/>
    <w:rsid w:val="00EC47DF"/>
    <w:rsid w:val="00EC48E6"/>
    <w:rsid w:val="00EC4909"/>
    <w:rsid w:val="00EC4A2D"/>
    <w:rsid w:val="00EC4AB2"/>
    <w:rsid w:val="00EC4AC9"/>
    <w:rsid w:val="00EC4DCD"/>
    <w:rsid w:val="00EC4FBE"/>
    <w:rsid w:val="00EC4FC7"/>
    <w:rsid w:val="00EC5146"/>
    <w:rsid w:val="00EC5155"/>
    <w:rsid w:val="00EC52CC"/>
    <w:rsid w:val="00EC5406"/>
    <w:rsid w:val="00EC5415"/>
    <w:rsid w:val="00EC5559"/>
    <w:rsid w:val="00EC55A5"/>
    <w:rsid w:val="00EC5674"/>
    <w:rsid w:val="00EC5AA5"/>
    <w:rsid w:val="00EC5C2A"/>
    <w:rsid w:val="00EC5D23"/>
    <w:rsid w:val="00EC5F8D"/>
    <w:rsid w:val="00EC6429"/>
    <w:rsid w:val="00EC6683"/>
    <w:rsid w:val="00EC68BB"/>
    <w:rsid w:val="00EC690B"/>
    <w:rsid w:val="00EC6A4C"/>
    <w:rsid w:val="00EC6EB2"/>
    <w:rsid w:val="00EC6F0C"/>
    <w:rsid w:val="00EC70BD"/>
    <w:rsid w:val="00EC733C"/>
    <w:rsid w:val="00EC7407"/>
    <w:rsid w:val="00EC741D"/>
    <w:rsid w:val="00EC7489"/>
    <w:rsid w:val="00EC797C"/>
    <w:rsid w:val="00EC7AF3"/>
    <w:rsid w:val="00EC7BF9"/>
    <w:rsid w:val="00EC7CA9"/>
    <w:rsid w:val="00EC7D5D"/>
    <w:rsid w:val="00EC7E2C"/>
    <w:rsid w:val="00EC7E71"/>
    <w:rsid w:val="00EC7F3D"/>
    <w:rsid w:val="00ED01A4"/>
    <w:rsid w:val="00ED01B1"/>
    <w:rsid w:val="00ED0424"/>
    <w:rsid w:val="00ED0460"/>
    <w:rsid w:val="00ED055A"/>
    <w:rsid w:val="00ED061E"/>
    <w:rsid w:val="00ED0A1E"/>
    <w:rsid w:val="00ED0A86"/>
    <w:rsid w:val="00ED0B3B"/>
    <w:rsid w:val="00ED0D41"/>
    <w:rsid w:val="00ED0DCD"/>
    <w:rsid w:val="00ED1110"/>
    <w:rsid w:val="00ED1626"/>
    <w:rsid w:val="00ED1818"/>
    <w:rsid w:val="00ED19DB"/>
    <w:rsid w:val="00ED1B02"/>
    <w:rsid w:val="00ED1C34"/>
    <w:rsid w:val="00ED1C4A"/>
    <w:rsid w:val="00ED1CA7"/>
    <w:rsid w:val="00ED1DB6"/>
    <w:rsid w:val="00ED1EB0"/>
    <w:rsid w:val="00ED1F41"/>
    <w:rsid w:val="00ED2085"/>
    <w:rsid w:val="00ED2129"/>
    <w:rsid w:val="00ED240B"/>
    <w:rsid w:val="00ED244D"/>
    <w:rsid w:val="00ED24D2"/>
    <w:rsid w:val="00ED267A"/>
    <w:rsid w:val="00ED2788"/>
    <w:rsid w:val="00ED28F0"/>
    <w:rsid w:val="00ED2903"/>
    <w:rsid w:val="00ED2AFD"/>
    <w:rsid w:val="00ED2DD5"/>
    <w:rsid w:val="00ED2EB7"/>
    <w:rsid w:val="00ED2EBE"/>
    <w:rsid w:val="00ED330F"/>
    <w:rsid w:val="00ED35C3"/>
    <w:rsid w:val="00ED36D5"/>
    <w:rsid w:val="00ED386B"/>
    <w:rsid w:val="00ED3895"/>
    <w:rsid w:val="00ED38CA"/>
    <w:rsid w:val="00ED38E7"/>
    <w:rsid w:val="00ED391B"/>
    <w:rsid w:val="00ED3C95"/>
    <w:rsid w:val="00ED3CAC"/>
    <w:rsid w:val="00ED3D7A"/>
    <w:rsid w:val="00ED3DA8"/>
    <w:rsid w:val="00ED3EA6"/>
    <w:rsid w:val="00ED3F4F"/>
    <w:rsid w:val="00ED40CC"/>
    <w:rsid w:val="00ED43AF"/>
    <w:rsid w:val="00ED4417"/>
    <w:rsid w:val="00ED4733"/>
    <w:rsid w:val="00ED4A32"/>
    <w:rsid w:val="00ED4AC1"/>
    <w:rsid w:val="00ED4B14"/>
    <w:rsid w:val="00ED4BE8"/>
    <w:rsid w:val="00ED4C39"/>
    <w:rsid w:val="00ED4F10"/>
    <w:rsid w:val="00ED5090"/>
    <w:rsid w:val="00ED51A7"/>
    <w:rsid w:val="00ED528E"/>
    <w:rsid w:val="00ED5307"/>
    <w:rsid w:val="00ED5544"/>
    <w:rsid w:val="00ED5606"/>
    <w:rsid w:val="00ED574B"/>
    <w:rsid w:val="00ED5773"/>
    <w:rsid w:val="00ED57A8"/>
    <w:rsid w:val="00ED59E0"/>
    <w:rsid w:val="00ED59E9"/>
    <w:rsid w:val="00ED5A4D"/>
    <w:rsid w:val="00ED5AC7"/>
    <w:rsid w:val="00ED5AFA"/>
    <w:rsid w:val="00ED5C70"/>
    <w:rsid w:val="00ED5CDC"/>
    <w:rsid w:val="00ED5E2A"/>
    <w:rsid w:val="00ED5EB7"/>
    <w:rsid w:val="00ED5F52"/>
    <w:rsid w:val="00ED63EF"/>
    <w:rsid w:val="00ED63F3"/>
    <w:rsid w:val="00ED646D"/>
    <w:rsid w:val="00ED656C"/>
    <w:rsid w:val="00ED69AE"/>
    <w:rsid w:val="00ED6AEB"/>
    <w:rsid w:val="00ED6D58"/>
    <w:rsid w:val="00ED6D9F"/>
    <w:rsid w:val="00ED701C"/>
    <w:rsid w:val="00ED7063"/>
    <w:rsid w:val="00ED743D"/>
    <w:rsid w:val="00ED7580"/>
    <w:rsid w:val="00ED774E"/>
    <w:rsid w:val="00ED7821"/>
    <w:rsid w:val="00ED793F"/>
    <w:rsid w:val="00ED7951"/>
    <w:rsid w:val="00ED796A"/>
    <w:rsid w:val="00ED7A12"/>
    <w:rsid w:val="00ED7C57"/>
    <w:rsid w:val="00ED7C5B"/>
    <w:rsid w:val="00ED7E4B"/>
    <w:rsid w:val="00ED7EA5"/>
    <w:rsid w:val="00ED7F04"/>
    <w:rsid w:val="00EE02B5"/>
    <w:rsid w:val="00EE03A3"/>
    <w:rsid w:val="00EE03C0"/>
    <w:rsid w:val="00EE040C"/>
    <w:rsid w:val="00EE0467"/>
    <w:rsid w:val="00EE04CD"/>
    <w:rsid w:val="00EE066F"/>
    <w:rsid w:val="00EE06F5"/>
    <w:rsid w:val="00EE078A"/>
    <w:rsid w:val="00EE0962"/>
    <w:rsid w:val="00EE09CC"/>
    <w:rsid w:val="00EE0C09"/>
    <w:rsid w:val="00EE0DAD"/>
    <w:rsid w:val="00EE1284"/>
    <w:rsid w:val="00EE12D6"/>
    <w:rsid w:val="00EE13B7"/>
    <w:rsid w:val="00EE145B"/>
    <w:rsid w:val="00EE160C"/>
    <w:rsid w:val="00EE16F8"/>
    <w:rsid w:val="00EE17D4"/>
    <w:rsid w:val="00EE17EF"/>
    <w:rsid w:val="00EE1AE6"/>
    <w:rsid w:val="00EE1C5A"/>
    <w:rsid w:val="00EE1C94"/>
    <w:rsid w:val="00EE207C"/>
    <w:rsid w:val="00EE229E"/>
    <w:rsid w:val="00EE240B"/>
    <w:rsid w:val="00EE241F"/>
    <w:rsid w:val="00EE24E1"/>
    <w:rsid w:val="00EE25BD"/>
    <w:rsid w:val="00EE25CB"/>
    <w:rsid w:val="00EE2874"/>
    <w:rsid w:val="00EE28D2"/>
    <w:rsid w:val="00EE2A07"/>
    <w:rsid w:val="00EE2A2B"/>
    <w:rsid w:val="00EE2A47"/>
    <w:rsid w:val="00EE2AE0"/>
    <w:rsid w:val="00EE2B0D"/>
    <w:rsid w:val="00EE2B30"/>
    <w:rsid w:val="00EE2CE5"/>
    <w:rsid w:val="00EE2DB5"/>
    <w:rsid w:val="00EE2E78"/>
    <w:rsid w:val="00EE2EFE"/>
    <w:rsid w:val="00EE3137"/>
    <w:rsid w:val="00EE3328"/>
    <w:rsid w:val="00EE335E"/>
    <w:rsid w:val="00EE34E3"/>
    <w:rsid w:val="00EE363A"/>
    <w:rsid w:val="00EE36D2"/>
    <w:rsid w:val="00EE37E3"/>
    <w:rsid w:val="00EE3851"/>
    <w:rsid w:val="00EE38D0"/>
    <w:rsid w:val="00EE3ABC"/>
    <w:rsid w:val="00EE3BD6"/>
    <w:rsid w:val="00EE3C53"/>
    <w:rsid w:val="00EE3E96"/>
    <w:rsid w:val="00EE3F88"/>
    <w:rsid w:val="00EE4033"/>
    <w:rsid w:val="00EE4327"/>
    <w:rsid w:val="00EE437B"/>
    <w:rsid w:val="00EE4438"/>
    <w:rsid w:val="00EE46B7"/>
    <w:rsid w:val="00EE476B"/>
    <w:rsid w:val="00EE489F"/>
    <w:rsid w:val="00EE48A4"/>
    <w:rsid w:val="00EE48B3"/>
    <w:rsid w:val="00EE49CA"/>
    <w:rsid w:val="00EE4BDA"/>
    <w:rsid w:val="00EE4C57"/>
    <w:rsid w:val="00EE4CF2"/>
    <w:rsid w:val="00EE4F0E"/>
    <w:rsid w:val="00EE4F80"/>
    <w:rsid w:val="00EE5045"/>
    <w:rsid w:val="00EE50C7"/>
    <w:rsid w:val="00EE550A"/>
    <w:rsid w:val="00EE550E"/>
    <w:rsid w:val="00EE5523"/>
    <w:rsid w:val="00EE5596"/>
    <w:rsid w:val="00EE55A6"/>
    <w:rsid w:val="00EE5705"/>
    <w:rsid w:val="00EE59F9"/>
    <w:rsid w:val="00EE5AAF"/>
    <w:rsid w:val="00EE5AB1"/>
    <w:rsid w:val="00EE5ACB"/>
    <w:rsid w:val="00EE5C2C"/>
    <w:rsid w:val="00EE5E22"/>
    <w:rsid w:val="00EE5E56"/>
    <w:rsid w:val="00EE5E65"/>
    <w:rsid w:val="00EE5E9D"/>
    <w:rsid w:val="00EE5FCC"/>
    <w:rsid w:val="00EE603C"/>
    <w:rsid w:val="00EE6197"/>
    <w:rsid w:val="00EE619E"/>
    <w:rsid w:val="00EE6375"/>
    <w:rsid w:val="00EE646A"/>
    <w:rsid w:val="00EE655A"/>
    <w:rsid w:val="00EE677D"/>
    <w:rsid w:val="00EE67EC"/>
    <w:rsid w:val="00EE6C25"/>
    <w:rsid w:val="00EE6D2A"/>
    <w:rsid w:val="00EE6D69"/>
    <w:rsid w:val="00EE6DB2"/>
    <w:rsid w:val="00EE6F34"/>
    <w:rsid w:val="00EE707A"/>
    <w:rsid w:val="00EE70E5"/>
    <w:rsid w:val="00EE73E6"/>
    <w:rsid w:val="00EE7685"/>
    <w:rsid w:val="00EE77EB"/>
    <w:rsid w:val="00EE7847"/>
    <w:rsid w:val="00EE7B1E"/>
    <w:rsid w:val="00EE7C8C"/>
    <w:rsid w:val="00EE7E55"/>
    <w:rsid w:val="00EF0189"/>
    <w:rsid w:val="00EF041D"/>
    <w:rsid w:val="00EF04E7"/>
    <w:rsid w:val="00EF050C"/>
    <w:rsid w:val="00EF0533"/>
    <w:rsid w:val="00EF05B8"/>
    <w:rsid w:val="00EF060F"/>
    <w:rsid w:val="00EF0731"/>
    <w:rsid w:val="00EF08F4"/>
    <w:rsid w:val="00EF0967"/>
    <w:rsid w:val="00EF0A37"/>
    <w:rsid w:val="00EF0AAB"/>
    <w:rsid w:val="00EF0AF8"/>
    <w:rsid w:val="00EF0C70"/>
    <w:rsid w:val="00EF0E3F"/>
    <w:rsid w:val="00EF101A"/>
    <w:rsid w:val="00EF110D"/>
    <w:rsid w:val="00EF1362"/>
    <w:rsid w:val="00EF1383"/>
    <w:rsid w:val="00EF13C6"/>
    <w:rsid w:val="00EF1444"/>
    <w:rsid w:val="00EF1799"/>
    <w:rsid w:val="00EF184D"/>
    <w:rsid w:val="00EF1963"/>
    <w:rsid w:val="00EF1982"/>
    <w:rsid w:val="00EF19C5"/>
    <w:rsid w:val="00EF1B16"/>
    <w:rsid w:val="00EF1B72"/>
    <w:rsid w:val="00EF1D13"/>
    <w:rsid w:val="00EF1FF6"/>
    <w:rsid w:val="00EF21C5"/>
    <w:rsid w:val="00EF238B"/>
    <w:rsid w:val="00EF23C5"/>
    <w:rsid w:val="00EF2449"/>
    <w:rsid w:val="00EF261C"/>
    <w:rsid w:val="00EF2739"/>
    <w:rsid w:val="00EF278C"/>
    <w:rsid w:val="00EF2911"/>
    <w:rsid w:val="00EF29FC"/>
    <w:rsid w:val="00EF2D32"/>
    <w:rsid w:val="00EF2D9F"/>
    <w:rsid w:val="00EF2E21"/>
    <w:rsid w:val="00EF2E33"/>
    <w:rsid w:val="00EF2F97"/>
    <w:rsid w:val="00EF314B"/>
    <w:rsid w:val="00EF3198"/>
    <w:rsid w:val="00EF3323"/>
    <w:rsid w:val="00EF34B4"/>
    <w:rsid w:val="00EF350E"/>
    <w:rsid w:val="00EF3518"/>
    <w:rsid w:val="00EF36CD"/>
    <w:rsid w:val="00EF370F"/>
    <w:rsid w:val="00EF3876"/>
    <w:rsid w:val="00EF389B"/>
    <w:rsid w:val="00EF3903"/>
    <w:rsid w:val="00EF3A5C"/>
    <w:rsid w:val="00EF3BE9"/>
    <w:rsid w:val="00EF3C38"/>
    <w:rsid w:val="00EF3C46"/>
    <w:rsid w:val="00EF3CDB"/>
    <w:rsid w:val="00EF3F52"/>
    <w:rsid w:val="00EF406D"/>
    <w:rsid w:val="00EF47EF"/>
    <w:rsid w:val="00EF499D"/>
    <w:rsid w:val="00EF4B49"/>
    <w:rsid w:val="00EF4C97"/>
    <w:rsid w:val="00EF4CC5"/>
    <w:rsid w:val="00EF4D07"/>
    <w:rsid w:val="00EF4D23"/>
    <w:rsid w:val="00EF4E98"/>
    <w:rsid w:val="00EF4F06"/>
    <w:rsid w:val="00EF51DD"/>
    <w:rsid w:val="00EF5226"/>
    <w:rsid w:val="00EF5335"/>
    <w:rsid w:val="00EF5570"/>
    <w:rsid w:val="00EF5598"/>
    <w:rsid w:val="00EF56BF"/>
    <w:rsid w:val="00EF5AC7"/>
    <w:rsid w:val="00EF5B25"/>
    <w:rsid w:val="00EF5C74"/>
    <w:rsid w:val="00EF5DA2"/>
    <w:rsid w:val="00EF5FD5"/>
    <w:rsid w:val="00EF6106"/>
    <w:rsid w:val="00EF61B7"/>
    <w:rsid w:val="00EF6316"/>
    <w:rsid w:val="00EF64BE"/>
    <w:rsid w:val="00EF65E9"/>
    <w:rsid w:val="00EF67F9"/>
    <w:rsid w:val="00EF691F"/>
    <w:rsid w:val="00EF6956"/>
    <w:rsid w:val="00EF6A40"/>
    <w:rsid w:val="00EF6AF3"/>
    <w:rsid w:val="00EF6B41"/>
    <w:rsid w:val="00EF6CB6"/>
    <w:rsid w:val="00EF6D69"/>
    <w:rsid w:val="00EF6D90"/>
    <w:rsid w:val="00EF6FFE"/>
    <w:rsid w:val="00EF7069"/>
    <w:rsid w:val="00EF70EC"/>
    <w:rsid w:val="00EF71CE"/>
    <w:rsid w:val="00EF7384"/>
    <w:rsid w:val="00EF74FA"/>
    <w:rsid w:val="00EF7525"/>
    <w:rsid w:val="00EF76F7"/>
    <w:rsid w:val="00EF77C6"/>
    <w:rsid w:val="00EF78E8"/>
    <w:rsid w:val="00EF78FD"/>
    <w:rsid w:val="00EF7955"/>
    <w:rsid w:val="00EF79AA"/>
    <w:rsid w:val="00EF79E8"/>
    <w:rsid w:val="00EF7B7A"/>
    <w:rsid w:val="00EF7C4E"/>
    <w:rsid w:val="00EF7D41"/>
    <w:rsid w:val="00EF7DA7"/>
    <w:rsid w:val="00EF7E76"/>
    <w:rsid w:val="00F002B2"/>
    <w:rsid w:val="00F00370"/>
    <w:rsid w:val="00F0055E"/>
    <w:rsid w:val="00F00913"/>
    <w:rsid w:val="00F00AAA"/>
    <w:rsid w:val="00F00B84"/>
    <w:rsid w:val="00F00C67"/>
    <w:rsid w:val="00F00CF1"/>
    <w:rsid w:val="00F00D3A"/>
    <w:rsid w:val="00F00DD3"/>
    <w:rsid w:val="00F00EA4"/>
    <w:rsid w:val="00F00F94"/>
    <w:rsid w:val="00F010A0"/>
    <w:rsid w:val="00F014D1"/>
    <w:rsid w:val="00F01501"/>
    <w:rsid w:val="00F0151F"/>
    <w:rsid w:val="00F015F6"/>
    <w:rsid w:val="00F017F9"/>
    <w:rsid w:val="00F01941"/>
    <w:rsid w:val="00F01ADE"/>
    <w:rsid w:val="00F01B56"/>
    <w:rsid w:val="00F01BF4"/>
    <w:rsid w:val="00F01C45"/>
    <w:rsid w:val="00F01C5D"/>
    <w:rsid w:val="00F01C9B"/>
    <w:rsid w:val="00F01D5E"/>
    <w:rsid w:val="00F0200C"/>
    <w:rsid w:val="00F0207A"/>
    <w:rsid w:val="00F020B6"/>
    <w:rsid w:val="00F021B5"/>
    <w:rsid w:val="00F022BD"/>
    <w:rsid w:val="00F023A4"/>
    <w:rsid w:val="00F024F2"/>
    <w:rsid w:val="00F02712"/>
    <w:rsid w:val="00F027D9"/>
    <w:rsid w:val="00F02804"/>
    <w:rsid w:val="00F028E5"/>
    <w:rsid w:val="00F029C5"/>
    <w:rsid w:val="00F029F1"/>
    <w:rsid w:val="00F02B1C"/>
    <w:rsid w:val="00F02BA2"/>
    <w:rsid w:val="00F02C96"/>
    <w:rsid w:val="00F02D23"/>
    <w:rsid w:val="00F02D2E"/>
    <w:rsid w:val="00F02D54"/>
    <w:rsid w:val="00F02D5E"/>
    <w:rsid w:val="00F02EC1"/>
    <w:rsid w:val="00F02F02"/>
    <w:rsid w:val="00F030CD"/>
    <w:rsid w:val="00F0320E"/>
    <w:rsid w:val="00F0323C"/>
    <w:rsid w:val="00F03252"/>
    <w:rsid w:val="00F0327C"/>
    <w:rsid w:val="00F03366"/>
    <w:rsid w:val="00F0360E"/>
    <w:rsid w:val="00F0374F"/>
    <w:rsid w:val="00F03785"/>
    <w:rsid w:val="00F038ED"/>
    <w:rsid w:val="00F03A33"/>
    <w:rsid w:val="00F03A80"/>
    <w:rsid w:val="00F03AEA"/>
    <w:rsid w:val="00F03BA4"/>
    <w:rsid w:val="00F03D1F"/>
    <w:rsid w:val="00F03DED"/>
    <w:rsid w:val="00F03E9F"/>
    <w:rsid w:val="00F0418F"/>
    <w:rsid w:val="00F04215"/>
    <w:rsid w:val="00F0421B"/>
    <w:rsid w:val="00F04326"/>
    <w:rsid w:val="00F045CB"/>
    <w:rsid w:val="00F0462B"/>
    <w:rsid w:val="00F04677"/>
    <w:rsid w:val="00F04A7E"/>
    <w:rsid w:val="00F04BD0"/>
    <w:rsid w:val="00F04D1F"/>
    <w:rsid w:val="00F04DF4"/>
    <w:rsid w:val="00F04F4E"/>
    <w:rsid w:val="00F0516B"/>
    <w:rsid w:val="00F05734"/>
    <w:rsid w:val="00F059C7"/>
    <w:rsid w:val="00F05BC2"/>
    <w:rsid w:val="00F05CFB"/>
    <w:rsid w:val="00F05D64"/>
    <w:rsid w:val="00F05F52"/>
    <w:rsid w:val="00F0601F"/>
    <w:rsid w:val="00F0607A"/>
    <w:rsid w:val="00F06190"/>
    <w:rsid w:val="00F06201"/>
    <w:rsid w:val="00F06247"/>
    <w:rsid w:val="00F06315"/>
    <w:rsid w:val="00F06326"/>
    <w:rsid w:val="00F066A5"/>
    <w:rsid w:val="00F066B1"/>
    <w:rsid w:val="00F06700"/>
    <w:rsid w:val="00F06730"/>
    <w:rsid w:val="00F067BE"/>
    <w:rsid w:val="00F06808"/>
    <w:rsid w:val="00F068BC"/>
    <w:rsid w:val="00F069C5"/>
    <w:rsid w:val="00F069FB"/>
    <w:rsid w:val="00F06CC6"/>
    <w:rsid w:val="00F06E25"/>
    <w:rsid w:val="00F06EEF"/>
    <w:rsid w:val="00F06FCD"/>
    <w:rsid w:val="00F07009"/>
    <w:rsid w:val="00F073F8"/>
    <w:rsid w:val="00F07521"/>
    <w:rsid w:val="00F07538"/>
    <w:rsid w:val="00F075DA"/>
    <w:rsid w:val="00F0762C"/>
    <w:rsid w:val="00F07725"/>
    <w:rsid w:val="00F077FC"/>
    <w:rsid w:val="00F07AFC"/>
    <w:rsid w:val="00F07C6A"/>
    <w:rsid w:val="00F07D27"/>
    <w:rsid w:val="00F07D65"/>
    <w:rsid w:val="00F07E9F"/>
    <w:rsid w:val="00F07F68"/>
    <w:rsid w:val="00F10201"/>
    <w:rsid w:val="00F1039F"/>
    <w:rsid w:val="00F104E8"/>
    <w:rsid w:val="00F10BFB"/>
    <w:rsid w:val="00F10C1A"/>
    <w:rsid w:val="00F10CF8"/>
    <w:rsid w:val="00F10EB5"/>
    <w:rsid w:val="00F10F23"/>
    <w:rsid w:val="00F10F26"/>
    <w:rsid w:val="00F1100C"/>
    <w:rsid w:val="00F11111"/>
    <w:rsid w:val="00F1176A"/>
    <w:rsid w:val="00F117A0"/>
    <w:rsid w:val="00F11D07"/>
    <w:rsid w:val="00F11DE0"/>
    <w:rsid w:val="00F11E5D"/>
    <w:rsid w:val="00F11F9C"/>
    <w:rsid w:val="00F121E2"/>
    <w:rsid w:val="00F123FD"/>
    <w:rsid w:val="00F12640"/>
    <w:rsid w:val="00F126E0"/>
    <w:rsid w:val="00F127C4"/>
    <w:rsid w:val="00F128D8"/>
    <w:rsid w:val="00F12A08"/>
    <w:rsid w:val="00F12C22"/>
    <w:rsid w:val="00F12D52"/>
    <w:rsid w:val="00F12D9F"/>
    <w:rsid w:val="00F12EEA"/>
    <w:rsid w:val="00F12F3F"/>
    <w:rsid w:val="00F12FCE"/>
    <w:rsid w:val="00F13115"/>
    <w:rsid w:val="00F134BC"/>
    <w:rsid w:val="00F135F4"/>
    <w:rsid w:val="00F136B7"/>
    <w:rsid w:val="00F1373B"/>
    <w:rsid w:val="00F1392D"/>
    <w:rsid w:val="00F13933"/>
    <w:rsid w:val="00F13BA7"/>
    <w:rsid w:val="00F13BBB"/>
    <w:rsid w:val="00F13BC3"/>
    <w:rsid w:val="00F13BD3"/>
    <w:rsid w:val="00F13C1E"/>
    <w:rsid w:val="00F13C8E"/>
    <w:rsid w:val="00F13DED"/>
    <w:rsid w:val="00F13FEC"/>
    <w:rsid w:val="00F141B4"/>
    <w:rsid w:val="00F1439F"/>
    <w:rsid w:val="00F143DE"/>
    <w:rsid w:val="00F14560"/>
    <w:rsid w:val="00F145DA"/>
    <w:rsid w:val="00F14636"/>
    <w:rsid w:val="00F1474B"/>
    <w:rsid w:val="00F147C4"/>
    <w:rsid w:val="00F1496F"/>
    <w:rsid w:val="00F14994"/>
    <w:rsid w:val="00F14A50"/>
    <w:rsid w:val="00F14C40"/>
    <w:rsid w:val="00F14C78"/>
    <w:rsid w:val="00F14DAD"/>
    <w:rsid w:val="00F14DD1"/>
    <w:rsid w:val="00F14E77"/>
    <w:rsid w:val="00F1519A"/>
    <w:rsid w:val="00F151C0"/>
    <w:rsid w:val="00F1526C"/>
    <w:rsid w:val="00F15527"/>
    <w:rsid w:val="00F155D0"/>
    <w:rsid w:val="00F15641"/>
    <w:rsid w:val="00F15755"/>
    <w:rsid w:val="00F15779"/>
    <w:rsid w:val="00F15786"/>
    <w:rsid w:val="00F158C0"/>
    <w:rsid w:val="00F15907"/>
    <w:rsid w:val="00F159A1"/>
    <w:rsid w:val="00F15AC2"/>
    <w:rsid w:val="00F15B6C"/>
    <w:rsid w:val="00F15F27"/>
    <w:rsid w:val="00F15F29"/>
    <w:rsid w:val="00F15F42"/>
    <w:rsid w:val="00F16040"/>
    <w:rsid w:val="00F160AE"/>
    <w:rsid w:val="00F164ED"/>
    <w:rsid w:val="00F165AE"/>
    <w:rsid w:val="00F16903"/>
    <w:rsid w:val="00F16970"/>
    <w:rsid w:val="00F16D4C"/>
    <w:rsid w:val="00F16DC1"/>
    <w:rsid w:val="00F16DC8"/>
    <w:rsid w:val="00F16EC8"/>
    <w:rsid w:val="00F172E1"/>
    <w:rsid w:val="00F17302"/>
    <w:rsid w:val="00F174BA"/>
    <w:rsid w:val="00F17517"/>
    <w:rsid w:val="00F175B3"/>
    <w:rsid w:val="00F17645"/>
    <w:rsid w:val="00F178B2"/>
    <w:rsid w:val="00F17906"/>
    <w:rsid w:val="00F17A48"/>
    <w:rsid w:val="00F17AA5"/>
    <w:rsid w:val="00F17B02"/>
    <w:rsid w:val="00F17B2B"/>
    <w:rsid w:val="00F17BD8"/>
    <w:rsid w:val="00F17C8B"/>
    <w:rsid w:val="00F17D7E"/>
    <w:rsid w:val="00F17ECC"/>
    <w:rsid w:val="00F17F79"/>
    <w:rsid w:val="00F2014E"/>
    <w:rsid w:val="00F203E0"/>
    <w:rsid w:val="00F20440"/>
    <w:rsid w:val="00F20541"/>
    <w:rsid w:val="00F20558"/>
    <w:rsid w:val="00F20620"/>
    <w:rsid w:val="00F207BD"/>
    <w:rsid w:val="00F20852"/>
    <w:rsid w:val="00F209B9"/>
    <w:rsid w:val="00F209DE"/>
    <w:rsid w:val="00F20AF7"/>
    <w:rsid w:val="00F211A6"/>
    <w:rsid w:val="00F21249"/>
    <w:rsid w:val="00F212E1"/>
    <w:rsid w:val="00F21322"/>
    <w:rsid w:val="00F21419"/>
    <w:rsid w:val="00F2143A"/>
    <w:rsid w:val="00F21576"/>
    <w:rsid w:val="00F21622"/>
    <w:rsid w:val="00F2164E"/>
    <w:rsid w:val="00F216C7"/>
    <w:rsid w:val="00F2183F"/>
    <w:rsid w:val="00F21860"/>
    <w:rsid w:val="00F219BF"/>
    <w:rsid w:val="00F21A6C"/>
    <w:rsid w:val="00F21B14"/>
    <w:rsid w:val="00F21C09"/>
    <w:rsid w:val="00F21E78"/>
    <w:rsid w:val="00F21F60"/>
    <w:rsid w:val="00F2214F"/>
    <w:rsid w:val="00F22360"/>
    <w:rsid w:val="00F223D9"/>
    <w:rsid w:val="00F22604"/>
    <w:rsid w:val="00F226B3"/>
    <w:rsid w:val="00F227D2"/>
    <w:rsid w:val="00F22965"/>
    <w:rsid w:val="00F22977"/>
    <w:rsid w:val="00F22CC5"/>
    <w:rsid w:val="00F22D34"/>
    <w:rsid w:val="00F22E0F"/>
    <w:rsid w:val="00F22EF3"/>
    <w:rsid w:val="00F231A0"/>
    <w:rsid w:val="00F23392"/>
    <w:rsid w:val="00F233E4"/>
    <w:rsid w:val="00F2340F"/>
    <w:rsid w:val="00F23411"/>
    <w:rsid w:val="00F234C5"/>
    <w:rsid w:val="00F23549"/>
    <w:rsid w:val="00F235C4"/>
    <w:rsid w:val="00F23B02"/>
    <w:rsid w:val="00F23C62"/>
    <w:rsid w:val="00F23E62"/>
    <w:rsid w:val="00F23F9F"/>
    <w:rsid w:val="00F24005"/>
    <w:rsid w:val="00F2416D"/>
    <w:rsid w:val="00F24227"/>
    <w:rsid w:val="00F242A8"/>
    <w:rsid w:val="00F24349"/>
    <w:rsid w:val="00F2435C"/>
    <w:rsid w:val="00F243C6"/>
    <w:rsid w:val="00F243FE"/>
    <w:rsid w:val="00F24429"/>
    <w:rsid w:val="00F2443A"/>
    <w:rsid w:val="00F244F5"/>
    <w:rsid w:val="00F245CC"/>
    <w:rsid w:val="00F24621"/>
    <w:rsid w:val="00F248DF"/>
    <w:rsid w:val="00F2494A"/>
    <w:rsid w:val="00F24A3A"/>
    <w:rsid w:val="00F24A44"/>
    <w:rsid w:val="00F24B6F"/>
    <w:rsid w:val="00F24BDE"/>
    <w:rsid w:val="00F24F8E"/>
    <w:rsid w:val="00F252CA"/>
    <w:rsid w:val="00F2544B"/>
    <w:rsid w:val="00F254C3"/>
    <w:rsid w:val="00F255BD"/>
    <w:rsid w:val="00F258B9"/>
    <w:rsid w:val="00F25931"/>
    <w:rsid w:val="00F25A5C"/>
    <w:rsid w:val="00F25EA1"/>
    <w:rsid w:val="00F261DA"/>
    <w:rsid w:val="00F2624E"/>
    <w:rsid w:val="00F262BA"/>
    <w:rsid w:val="00F264EF"/>
    <w:rsid w:val="00F2683A"/>
    <w:rsid w:val="00F269B1"/>
    <w:rsid w:val="00F26BE4"/>
    <w:rsid w:val="00F26E6C"/>
    <w:rsid w:val="00F27167"/>
    <w:rsid w:val="00F2725D"/>
    <w:rsid w:val="00F27324"/>
    <w:rsid w:val="00F27344"/>
    <w:rsid w:val="00F27674"/>
    <w:rsid w:val="00F27753"/>
    <w:rsid w:val="00F2777C"/>
    <w:rsid w:val="00F277A2"/>
    <w:rsid w:val="00F277F1"/>
    <w:rsid w:val="00F27834"/>
    <w:rsid w:val="00F27856"/>
    <w:rsid w:val="00F27908"/>
    <w:rsid w:val="00F27942"/>
    <w:rsid w:val="00F2794E"/>
    <w:rsid w:val="00F3006C"/>
    <w:rsid w:val="00F3011B"/>
    <w:rsid w:val="00F30262"/>
    <w:rsid w:val="00F302C9"/>
    <w:rsid w:val="00F30395"/>
    <w:rsid w:val="00F303C1"/>
    <w:rsid w:val="00F3048B"/>
    <w:rsid w:val="00F304B9"/>
    <w:rsid w:val="00F304CA"/>
    <w:rsid w:val="00F307E4"/>
    <w:rsid w:val="00F3086E"/>
    <w:rsid w:val="00F30954"/>
    <w:rsid w:val="00F3096B"/>
    <w:rsid w:val="00F30C4A"/>
    <w:rsid w:val="00F30C98"/>
    <w:rsid w:val="00F30CDA"/>
    <w:rsid w:val="00F30D33"/>
    <w:rsid w:val="00F30EDC"/>
    <w:rsid w:val="00F30FCF"/>
    <w:rsid w:val="00F3124E"/>
    <w:rsid w:val="00F3126C"/>
    <w:rsid w:val="00F31386"/>
    <w:rsid w:val="00F316CB"/>
    <w:rsid w:val="00F31856"/>
    <w:rsid w:val="00F31921"/>
    <w:rsid w:val="00F31A9C"/>
    <w:rsid w:val="00F31AC4"/>
    <w:rsid w:val="00F31B79"/>
    <w:rsid w:val="00F31C33"/>
    <w:rsid w:val="00F31CA0"/>
    <w:rsid w:val="00F31D54"/>
    <w:rsid w:val="00F31E97"/>
    <w:rsid w:val="00F31FCC"/>
    <w:rsid w:val="00F3210D"/>
    <w:rsid w:val="00F32174"/>
    <w:rsid w:val="00F3239E"/>
    <w:rsid w:val="00F32406"/>
    <w:rsid w:val="00F32683"/>
    <w:rsid w:val="00F327E4"/>
    <w:rsid w:val="00F32970"/>
    <w:rsid w:val="00F32D2E"/>
    <w:rsid w:val="00F33040"/>
    <w:rsid w:val="00F3304D"/>
    <w:rsid w:val="00F330AE"/>
    <w:rsid w:val="00F330E1"/>
    <w:rsid w:val="00F3318D"/>
    <w:rsid w:val="00F3321F"/>
    <w:rsid w:val="00F3327E"/>
    <w:rsid w:val="00F33778"/>
    <w:rsid w:val="00F3377A"/>
    <w:rsid w:val="00F33B6B"/>
    <w:rsid w:val="00F33BCD"/>
    <w:rsid w:val="00F33BF9"/>
    <w:rsid w:val="00F33CD1"/>
    <w:rsid w:val="00F33F12"/>
    <w:rsid w:val="00F33FCD"/>
    <w:rsid w:val="00F34255"/>
    <w:rsid w:val="00F34274"/>
    <w:rsid w:val="00F34313"/>
    <w:rsid w:val="00F344F5"/>
    <w:rsid w:val="00F3458C"/>
    <w:rsid w:val="00F345EF"/>
    <w:rsid w:val="00F3461D"/>
    <w:rsid w:val="00F34900"/>
    <w:rsid w:val="00F34A34"/>
    <w:rsid w:val="00F34B54"/>
    <w:rsid w:val="00F34C67"/>
    <w:rsid w:val="00F34D66"/>
    <w:rsid w:val="00F3523B"/>
    <w:rsid w:val="00F35587"/>
    <w:rsid w:val="00F35798"/>
    <w:rsid w:val="00F35962"/>
    <w:rsid w:val="00F35A96"/>
    <w:rsid w:val="00F35B8E"/>
    <w:rsid w:val="00F35C11"/>
    <w:rsid w:val="00F35D63"/>
    <w:rsid w:val="00F35D85"/>
    <w:rsid w:val="00F35D94"/>
    <w:rsid w:val="00F35DED"/>
    <w:rsid w:val="00F35E6C"/>
    <w:rsid w:val="00F35EA2"/>
    <w:rsid w:val="00F3619B"/>
    <w:rsid w:val="00F36271"/>
    <w:rsid w:val="00F362A9"/>
    <w:rsid w:val="00F362DC"/>
    <w:rsid w:val="00F36339"/>
    <w:rsid w:val="00F3649C"/>
    <w:rsid w:val="00F365F0"/>
    <w:rsid w:val="00F3667E"/>
    <w:rsid w:val="00F3697F"/>
    <w:rsid w:val="00F36E39"/>
    <w:rsid w:val="00F3706E"/>
    <w:rsid w:val="00F3708F"/>
    <w:rsid w:val="00F370B8"/>
    <w:rsid w:val="00F37213"/>
    <w:rsid w:val="00F37220"/>
    <w:rsid w:val="00F3724A"/>
    <w:rsid w:val="00F373AB"/>
    <w:rsid w:val="00F376BE"/>
    <w:rsid w:val="00F378CB"/>
    <w:rsid w:val="00F37920"/>
    <w:rsid w:val="00F37938"/>
    <w:rsid w:val="00F3795E"/>
    <w:rsid w:val="00F37981"/>
    <w:rsid w:val="00F37B3B"/>
    <w:rsid w:val="00F37BF0"/>
    <w:rsid w:val="00F37D39"/>
    <w:rsid w:val="00F37E3E"/>
    <w:rsid w:val="00F40204"/>
    <w:rsid w:val="00F40278"/>
    <w:rsid w:val="00F4028A"/>
    <w:rsid w:val="00F4053E"/>
    <w:rsid w:val="00F4057C"/>
    <w:rsid w:val="00F40630"/>
    <w:rsid w:val="00F4084E"/>
    <w:rsid w:val="00F4094F"/>
    <w:rsid w:val="00F40A70"/>
    <w:rsid w:val="00F40AAA"/>
    <w:rsid w:val="00F40AB1"/>
    <w:rsid w:val="00F40BA6"/>
    <w:rsid w:val="00F40C22"/>
    <w:rsid w:val="00F40CE6"/>
    <w:rsid w:val="00F40E6E"/>
    <w:rsid w:val="00F40FA7"/>
    <w:rsid w:val="00F41182"/>
    <w:rsid w:val="00F41247"/>
    <w:rsid w:val="00F4132F"/>
    <w:rsid w:val="00F41334"/>
    <w:rsid w:val="00F4142F"/>
    <w:rsid w:val="00F414BA"/>
    <w:rsid w:val="00F41640"/>
    <w:rsid w:val="00F4174D"/>
    <w:rsid w:val="00F418FE"/>
    <w:rsid w:val="00F41BFD"/>
    <w:rsid w:val="00F41C82"/>
    <w:rsid w:val="00F41DEF"/>
    <w:rsid w:val="00F42127"/>
    <w:rsid w:val="00F421B6"/>
    <w:rsid w:val="00F4222A"/>
    <w:rsid w:val="00F4253E"/>
    <w:rsid w:val="00F425EA"/>
    <w:rsid w:val="00F42651"/>
    <w:rsid w:val="00F428C8"/>
    <w:rsid w:val="00F42BED"/>
    <w:rsid w:val="00F42C4D"/>
    <w:rsid w:val="00F42CCF"/>
    <w:rsid w:val="00F42CD5"/>
    <w:rsid w:val="00F42DFB"/>
    <w:rsid w:val="00F430D3"/>
    <w:rsid w:val="00F433F0"/>
    <w:rsid w:val="00F4341B"/>
    <w:rsid w:val="00F43490"/>
    <w:rsid w:val="00F437F0"/>
    <w:rsid w:val="00F43B59"/>
    <w:rsid w:val="00F43B7E"/>
    <w:rsid w:val="00F43BA4"/>
    <w:rsid w:val="00F43C71"/>
    <w:rsid w:val="00F43D64"/>
    <w:rsid w:val="00F43E2C"/>
    <w:rsid w:val="00F43E63"/>
    <w:rsid w:val="00F43EA7"/>
    <w:rsid w:val="00F43F07"/>
    <w:rsid w:val="00F43F9C"/>
    <w:rsid w:val="00F43FA6"/>
    <w:rsid w:val="00F440B8"/>
    <w:rsid w:val="00F440E2"/>
    <w:rsid w:val="00F44155"/>
    <w:rsid w:val="00F44221"/>
    <w:rsid w:val="00F442FF"/>
    <w:rsid w:val="00F44311"/>
    <w:rsid w:val="00F4434B"/>
    <w:rsid w:val="00F4437C"/>
    <w:rsid w:val="00F44492"/>
    <w:rsid w:val="00F4463A"/>
    <w:rsid w:val="00F4471D"/>
    <w:rsid w:val="00F44735"/>
    <w:rsid w:val="00F44836"/>
    <w:rsid w:val="00F44916"/>
    <w:rsid w:val="00F44A65"/>
    <w:rsid w:val="00F44BBC"/>
    <w:rsid w:val="00F44D93"/>
    <w:rsid w:val="00F44F5E"/>
    <w:rsid w:val="00F44FB0"/>
    <w:rsid w:val="00F450A4"/>
    <w:rsid w:val="00F45255"/>
    <w:rsid w:val="00F45289"/>
    <w:rsid w:val="00F45384"/>
    <w:rsid w:val="00F454B4"/>
    <w:rsid w:val="00F4561D"/>
    <w:rsid w:val="00F45730"/>
    <w:rsid w:val="00F45871"/>
    <w:rsid w:val="00F459BC"/>
    <w:rsid w:val="00F459F8"/>
    <w:rsid w:val="00F45BEE"/>
    <w:rsid w:val="00F45CC3"/>
    <w:rsid w:val="00F45E50"/>
    <w:rsid w:val="00F45EC3"/>
    <w:rsid w:val="00F45FDF"/>
    <w:rsid w:val="00F45FE1"/>
    <w:rsid w:val="00F461A6"/>
    <w:rsid w:val="00F462C0"/>
    <w:rsid w:val="00F46362"/>
    <w:rsid w:val="00F46440"/>
    <w:rsid w:val="00F46606"/>
    <w:rsid w:val="00F46635"/>
    <w:rsid w:val="00F4664C"/>
    <w:rsid w:val="00F4671F"/>
    <w:rsid w:val="00F4672E"/>
    <w:rsid w:val="00F46776"/>
    <w:rsid w:val="00F4678A"/>
    <w:rsid w:val="00F467A0"/>
    <w:rsid w:val="00F467B0"/>
    <w:rsid w:val="00F468D2"/>
    <w:rsid w:val="00F469D3"/>
    <w:rsid w:val="00F46A3A"/>
    <w:rsid w:val="00F46D80"/>
    <w:rsid w:val="00F46E24"/>
    <w:rsid w:val="00F46E46"/>
    <w:rsid w:val="00F46F64"/>
    <w:rsid w:val="00F46F77"/>
    <w:rsid w:val="00F46F7C"/>
    <w:rsid w:val="00F46FA4"/>
    <w:rsid w:val="00F46FD9"/>
    <w:rsid w:val="00F47008"/>
    <w:rsid w:val="00F47072"/>
    <w:rsid w:val="00F470AF"/>
    <w:rsid w:val="00F471CF"/>
    <w:rsid w:val="00F4720A"/>
    <w:rsid w:val="00F47277"/>
    <w:rsid w:val="00F472C5"/>
    <w:rsid w:val="00F47332"/>
    <w:rsid w:val="00F4733A"/>
    <w:rsid w:val="00F47366"/>
    <w:rsid w:val="00F474E9"/>
    <w:rsid w:val="00F47745"/>
    <w:rsid w:val="00F4787D"/>
    <w:rsid w:val="00F47943"/>
    <w:rsid w:val="00F47AB1"/>
    <w:rsid w:val="00F47BA1"/>
    <w:rsid w:val="00F47E56"/>
    <w:rsid w:val="00F47E99"/>
    <w:rsid w:val="00F50081"/>
    <w:rsid w:val="00F5012A"/>
    <w:rsid w:val="00F501BC"/>
    <w:rsid w:val="00F5024A"/>
    <w:rsid w:val="00F50389"/>
    <w:rsid w:val="00F503C5"/>
    <w:rsid w:val="00F503EE"/>
    <w:rsid w:val="00F50449"/>
    <w:rsid w:val="00F505B1"/>
    <w:rsid w:val="00F5088B"/>
    <w:rsid w:val="00F508A9"/>
    <w:rsid w:val="00F50CF5"/>
    <w:rsid w:val="00F51240"/>
    <w:rsid w:val="00F5129E"/>
    <w:rsid w:val="00F51328"/>
    <w:rsid w:val="00F51352"/>
    <w:rsid w:val="00F51353"/>
    <w:rsid w:val="00F513A6"/>
    <w:rsid w:val="00F51480"/>
    <w:rsid w:val="00F514FD"/>
    <w:rsid w:val="00F51521"/>
    <w:rsid w:val="00F515DD"/>
    <w:rsid w:val="00F5172A"/>
    <w:rsid w:val="00F517C4"/>
    <w:rsid w:val="00F518DF"/>
    <w:rsid w:val="00F51921"/>
    <w:rsid w:val="00F51B4F"/>
    <w:rsid w:val="00F51D54"/>
    <w:rsid w:val="00F51D6A"/>
    <w:rsid w:val="00F520B1"/>
    <w:rsid w:val="00F5217D"/>
    <w:rsid w:val="00F52183"/>
    <w:rsid w:val="00F5219B"/>
    <w:rsid w:val="00F521A3"/>
    <w:rsid w:val="00F52320"/>
    <w:rsid w:val="00F52397"/>
    <w:rsid w:val="00F52508"/>
    <w:rsid w:val="00F5268D"/>
    <w:rsid w:val="00F5272F"/>
    <w:rsid w:val="00F5298C"/>
    <w:rsid w:val="00F52A6A"/>
    <w:rsid w:val="00F52A82"/>
    <w:rsid w:val="00F52ABE"/>
    <w:rsid w:val="00F52F45"/>
    <w:rsid w:val="00F52FA5"/>
    <w:rsid w:val="00F532B2"/>
    <w:rsid w:val="00F5384D"/>
    <w:rsid w:val="00F538CE"/>
    <w:rsid w:val="00F53955"/>
    <w:rsid w:val="00F53AD9"/>
    <w:rsid w:val="00F53D4C"/>
    <w:rsid w:val="00F540D3"/>
    <w:rsid w:val="00F541D9"/>
    <w:rsid w:val="00F541F3"/>
    <w:rsid w:val="00F544C3"/>
    <w:rsid w:val="00F547AB"/>
    <w:rsid w:val="00F547C0"/>
    <w:rsid w:val="00F54A2B"/>
    <w:rsid w:val="00F54A9E"/>
    <w:rsid w:val="00F54D18"/>
    <w:rsid w:val="00F54E66"/>
    <w:rsid w:val="00F54F47"/>
    <w:rsid w:val="00F55025"/>
    <w:rsid w:val="00F551D5"/>
    <w:rsid w:val="00F55332"/>
    <w:rsid w:val="00F55480"/>
    <w:rsid w:val="00F554EC"/>
    <w:rsid w:val="00F55858"/>
    <w:rsid w:val="00F55869"/>
    <w:rsid w:val="00F55B46"/>
    <w:rsid w:val="00F55C8E"/>
    <w:rsid w:val="00F55CEC"/>
    <w:rsid w:val="00F55F36"/>
    <w:rsid w:val="00F55F5F"/>
    <w:rsid w:val="00F55FC2"/>
    <w:rsid w:val="00F56033"/>
    <w:rsid w:val="00F56115"/>
    <w:rsid w:val="00F561A3"/>
    <w:rsid w:val="00F5631F"/>
    <w:rsid w:val="00F56348"/>
    <w:rsid w:val="00F56417"/>
    <w:rsid w:val="00F564E9"/>
    <w:rsid w:val="00F5653A"/>
    <w:rsid w:val="00F5674C"/>
    <w:rsid w:val="00F56776"/>
    <w:rsid w:val="00F568ED"/>
    <w:rsid w:val="00F56B36"/>
    <w:rsid w:val="00F56B68"/>
    <w:rsid w:val="00F56C0E"/>
    <w:rsid w:val="00F56D92"/>
    <w:rsid w:val="00F56DC3"/>
    <w:rsid w:val="00F56DF8"/>
    <w:rsid w:val="00F56EF8"/>
    <w:rsid w:val="00F57348"/>
    <w:rsid w:val="00F574DB"/>
    <w:rsid w:val="00F5765B"/>
    <w:rsid w:val="00F57710"/>
    <w:rsid w:val="00F57983"/>
    <w:rsid w:val="00F57A5C"/>
    <w:rsid w:val="00F57D25"/>
    <w:rsid w:val="00F57D6B"/>
    <w:rsid w:val="00F57E92"/>
    <w:rsid w:val="00F57EEA"/>
    <w:rsid w:val="00F57EF4"/>
    <w:rsid w:val="00F6001A"/>
    <w:rsid w:val="00F600BA"/>
    <w:rsid w:val="00F6012F"/>
    <w:rsid w:val="00F60132"/>
    <w:rsid w:val="00F601F0"/>
    <w:rsid w:val="00F601FE"/>
    <w:rsid w:val="00F60233"/>
    <w:rsid w:val="00F602BE"/>
    <w:rsid w:val="00F60337"/>
    <w:rsid w:val="00F60477"/>
    <w:rsid w:val="00F605C4"/>
    <w:rsid w:val="00F606BE"/>
    <w:rsid w:val="00F608D9"/>
    <w:rsid w:val="00F608E5"/>
    <w:rsid w:val="00F608F9"/>
    <w:rsid w:val="00F60965"/>
    <w:rsid w:val="00F60AFF"/>
    <w:rsid w:val="00F60CE9"/>
    <w:rsid w:val="00F60EDB"/>
    <w:rsid w:val="00F6126C"/>
    <w:rsid w:val="00F6132D"/>
    <w:rsid w:val="00F61598"/>
    <w:rsid w:val="00F6175C"/>
    <w:rsid w:val="00F617B9"/>
    <w:rsid w:val="00F61AFE"/>
    <w:rsid w:val="00F61D70"/>
    <w:rsid w:val="00F61DD0"/>
    <w:rsid w:val="00F61E75"/>
    <w:rsid w:val="00F61E7F"/>
    <w:rsid w:val="00F61EAA"/>
    <w:rsid w:val="00F621BA"/>
    <w:rsid w:val="00F621EF"/>
    <w:rsid w:val="00F62432"/>
    <w:rsid w:val="00F6253C"/>
    <w:rsid w:val="00F6292B"/>
    <w:rsid w:val="00F62961"/>
    <w:rsid w:val="00F62A3A"/>
    <w:rsid w:val="00F62AB4"/>
    <w:rsid w:val="00F62AED"/>
    <w:rsid w:val="00F62B92"/>
    <w:rsid w:val="00F62C73"/>
    <w:rsid w:val="00F62CD6"/>
    <w:rsid w:val="00F62EF9"/>
    <w:rsid w:val="00F6325D"/>
    <w:rsid w:val="00F6329A"/>
    <w:rsid w:val="00F63424"/>
    <w:rsid w:val="00F634D7"/>
    <w:rsid w:val="00F63533"/>
    <w:rsid w:val="00F636C9"/>
    <w:rsid w:val="00F63724"/>
    <w:rsid w:val="00F63826"/>
    <w:rsid w:val="00F638EC"/>
    <w:rsid w:val="00F63901"/>
    <w:rsid w:val="00F63A40"/>
    <w:rsid w:val="00F63DD3"/>
    <w:rsid w:val="00F64149"/>
    <w:rsid w:val="00F64157"/>
    <w:rsid w:val="00F64180"/>
    <w:rsid w:val="00F641EF"/>
    <w:rsid w:val="00F6455F"/>
    <w:rsid w:val="00F64637"/>
    <w:rsid w:val="00F647AA"/>
    <w:rsid w:val="00F6498C"/>
    <w:rsid w:val="00F6498E"/>
    <w:rsid w:val="00F64B03"/>
    <w:rsid w:val="00F64B82"/>
    <w:rsid w:val="00F64CDE"/>
    <w:rsid w:val="00F64D39"/>
    <w:rsid w:val="00F64DC2"/>
    <w:rsid w:val="00F64EBE"/>
    <w:rsid w:val="00F64EE8"/>
    <w:rsid w:val="00F6533A"/>
    <w:rsid w:val="00F65483"/>
    <w:rsid w:val="00F65522"/>
    <w:rsid w:val="00F6567B"/>
    <w:rsid w:val="00F656C2"/>
    <w:rsid w:val="00F6578B"/>
    <w:rsid w:val="00F6599A"/>
    <w:rsid w:val="00F659F2"/>
    <w:rsid w:val="00F65B45"/>
    <w:rsid w:val="00F65C40"/>
    <w:rsid w:val="00F65C9A"/>
    <w:rsid w:val="00F65CD3"/>
    <w:rsid w:val="00F65D4D"/>
    <w:rsid w:val="00F66136"/>
    <w:rsid w:val="00F66291"/>
    <w:rsid w:val="00F662D6"/>
    <w:rsid w:val="00F66328"/>
    <w:rsid w:val="00F663E7"/>
    <w:rsid w:val="00F66614"/>
    <w:rsid w:val="00F666A4"/>
    <w:rsid w:val="00F66856"/>
    <w:rsid w:val="00F66AEF"/>
    <w:rsid w:val="00F66B48"/>
    <w:rsid w:val="00F66B6A"/>
    <w:rsid w:val="00F66BA9"/>
    <w:rsid w:val="00F66C07"/>
    <w:rsid w:val="00F66C4F"/>
    <w:rsid w:val="00F66CF2"/>
    <w:rsid w:val="00F66DAC"/>
    <w:rsid w:val="00F66E12"/>
    <w:rsid w:val="00F66E45"/>
    <w:rsid w:val="00F66F08"/>
    <w:rsid w:val="00F6704B"/>
    <w:rsid w:val="00F6708F"/>
    <w:rsid w:val="00F6713F"/>
    <w:rsid w:val="00F67148"/>
    <w:rsid w:val="00F67238"/>
    <w:rsid w:val="00F67239"/>
    <w:rsid w:val="00F672DA"/>
    <w:rsid w:val="00F6737F"/>
    <w:rsid w:val="00F6746A"/>
    <w:rsid w:val="00F6748E"/>
    <w:rsid w:val="00F67500"/>
    <w:rsid w:val="00F6768B"/>
    <w:rsid w:val="00F67796"/>
    <w:rsid w:val="00F677DE"/>
    <w:rsid w:val="00F6780C"/>
    <w:rsid w:val="00F6784C"/>
    <w:rsid w:val="00F6792F"/>
    <w:rsid w:val="00F67B3B"/>
    <w:rsid w:val="00F67BD7"/>
    <w:rsid w:val="00F67C36"/>
    <w:rsid w:val="00F67DE6"/>
    <w:rsid w:val="00F67DFA"/>
    <w:rsid w:val="00F70185"/>
    <w:rsid w:val="00F70408"/>
    <w:rsid w:val="00F70608"/>
    <w:rsid w:val="00F70769"/>
    <w:rsid w:val="00F70839"/>
    <w:rsid w:val="00F708BF"/>
    <w:rsid w:val="00F708D3"/>
    <w:rsid w:val="00F70EE2"/>
    <w:rsid w:val="00F70EFF"/>
    <w:rsid w:val="00F71097"/>
    <w:rsid w:val="00F7116F"/>
    <w:rsid w:val="00F71614"/>
    <w:rsid w:val="00F7177C"/>
    <w:rsid w:val="00F71788"/>
    <w:rsid w:val="00F7181D"/>
    <w:rsid w:val="00F718F1"/>
    <w:rsid w:val="00F71993"/>
    <w:rsid w:val="00F71A32"/>
    <w:rsid w:val="00F71A39"/>
    <w:rsid w:val="00F71B20"/>
    <w:rsid w:val="00F71B78"/>
    <w:rsid w:val="00F71C31"/>
    <w:rsid w:val="00F71C54"/>
    <w:rsid w:val="00F71D3E"/>
    <w:rsid w:val="00F71DB6"/>
    <w:rsid w:val="00F71F99"/>
    <w:rsid w:val="00F7208B"/>
    <w:rsid w:val="00F72346"/>
    <w:rsid w:val="00F724F5"/>
    <w:rsid w:val="00F72755"/>
    <w:rsid w:val="00F7286A"/>
    <w:rsid w:val="00F72887"/>
    <w:rsid w:val="00F72B58"/>
    <w:rsid w:val="00F72D44"/>
    <w:rsid w:val="00F72EC0"/>
    <w:rsid w:val="00F7306E"/>
    <w:rsid w:val="00F730DA"/>
    <w:rsid w:val="00F7318E"/>
    <w:rsid w:val="00F7327C"/>
    <w:rsid w:val="00F7332C"/>
    <w:rsid w:val="00F73386"/>
    <w:rsid w:val="00F7344C"/>
    <w:rsid w:val="00F7355C"/>
    <w:rsid w:val="00F736C8"/>
    <w:rsid w:val="00F73786"/>
    <w:rsid w:val="00F7378F"/>
    <w:rsid w:val="00F739E7"/>
    <w:rsid w:val="00F73C39"/>
    <w:rsid w:val="00F73D48"/>
    <w:rsid w:val="00F73D83"/>
    <w:rsid w:val="00F73E94"/>
    <w:rsid w:val="00F73EE6"/>
    <w:rsid w:val="00F73EEF"/>
    <w:rsid w:val="00F74224"/>
    <w:rsid w:val="00F74402"/>
    <w:rsid w:val="00F7449D"/>
    <w:rsid w:val="00F74609"/>
    <w:rsid w:val="00F74647"/>
    <w:rsid w:val="00F74668"/>
    <w:rsid w:val="00F74759"/>
    <w:rsid w:val="00F74ADE"/>
    <w:rsid w:val="00F74B75"/>
    <w:rsid w:val="00F74BC2"/>
    <w:rsid w:val="00F74E78"/>
    <w:rsid w:val="00F74F9F"/>
    <w:rsid w:val="00F7514C"/>
    <w:rsid w:val="00F7527C"/>
    <w:rsid w:val="00F75647"/>
    <w:rsid w:val="00F75989"/>
    <w:rsid w:val="00F75A07"/>
    <w:rsid w:val="00F75B1A"/>
    <w:rsid w:val="00F75EA0"/>
    <w:rsid w:val="00F75F1F"/>
    <w:rsid w:val="00F75FCB"/>
    <w:rsid w:val="00F76061"/>
    <w:rsid w:val="00F760E7"/>
    <w:rsid w:val="00F761D6"/>
    <w:rsid w:val="00F76404"/>
    <w:rsid w:val="00F765E2"/>
    <w:rsid w:val="00F76616"/>
    <w:rsid w:val="00F7678F"/>
    <w:rsid w:val="00F76864"/>
    <w:rsid w:val="00F76BF1"/>
    <w:rsid w:val="00F76CD4"/>
    <w:rsid w:val="00F76D56"/>
    <w:rsid w:val="00F770A0"/>
    <w:rsid w:val="00F7717D"/>
    <w:rsid w:val="00F771D6"/>
    <w:rsid w:val="00F7723B"/>
    <w:rsid w:val="00F7725A"/>
    <w:rsid w:val="00F77281"/>
    <w:rsid w:val="00F773EC"/>
    <w:rsid w:val="00F773F6"/>
    <w:rsid w:val="00F77418"/>
    <w:rsid w:val="00F77545"/>
    <w:rsid w:val="00F776EF"/>
    <w:rsid w:val="00F7782A"/>
    <w:rsid w:val="00F779FE"/>
    <w:rsid w:val="00F77A14"/>
    <w:rsid w:val="00F77B9D"/>
    <w:rsid w:val="00F77D0E"/>
    <w:rsid w:val="00F77D26"/>
    <w:rsid w:val="00F80011"/>
    <w:rsid w:val="00F8005A"/>
    <w:rsid w:val="00F800FE"/>
    <w:rsid w:val="00F80119"/>
    <w:rsid w:val="00F80127"/>
    <w:rsid w:val="00F801B8"/>
    <w:rsid w:val="00F8026F"/>
    <w:rsid w:val="00F803BC"/>
    <w:rsid w:val="00F803D0"/>
    <w:rsid w:val="00F80571"/>
    <w:rsid w:val="00F8070E"/>
    <w:rsid w:val="00F80796"/>
    <w:rsid w:val="00F807C9"/>
    <w:rsid w:val="00F807CE"/>
    <w:rsid w:val="00F8091B"/>
    <w:rsid w:val="00F809C1"/>
    <w:rsid w:val="00F80B69"/>
    <w:rsid w:val="00F80F45"/>
    <w:rsid w:val="00F8104B"/>
    <w:rsid w:val="00F81076"/>
    <w:rsid w:val="00F812B5"/>
    <w:rsid w:val="00F8175C"/>
    <w:rsid w:val="00F81771"/>
    <w:rsid w:val="00F8184E"/>
    <w:rsid w:val="00F81A2D"/>
    <w:rsid w:val="00F81A66"/>
    <w:rsid w:val="00F81AC1"/>
    <w:rsid w:val="00F81B96"/>
    <w:rsid w:val="00F81D5A"/>
    <w:rsid w:val="00F81F1A"/>
    <w:rsid w:val="00F8207A"/>
    <w:rsid w:val="00F8219B"/>
    <w:rsid w:val="00F82379"/>
    <w:rsid w:val="00F82545"/>
    <w:rsid w:val="00F82643"/>
    <w:rsid w:val="00F82646"/>
    <w:rsid w:val="00F8265A"/>
    <w:rsid w:val="00F8269C"/>
    <w:rsid w:val="00F8282B"/>
    <w:rsid w:val="00F82835"/>
    <w:rsid w:val="00F828F5"/>
    <w:rsid w:val="00F82BDE"/>
    <w:rsid w:val="00F82C30"/>
    <w:rsid w:val="00F82CF2"/>
    <w:rsid w:val="00F82D90"/>
    <w:rsid w:val="00F82DEE"/>
    <w:rsid w:val="00F82E1B"/>
    <w:rsid w:val="00F82E55"/>
    <w:rsid w:val="00F82E6A"/>
    <w:rsid w:val="00F8316F"/>
    <w:rsid w:val="00F8331E"/>
    <w:rsid w:val="00F8381F"/>
    <w:rsid w:val="00F83AF5"/>
    <w:rsid w:val="00F83D37"/>
    <w:rsid w:val="00F83E01"/>
    <w:rsid w:val="00F8405F"/>
    <w:rsid w:val="00F84101"/>
    <w:rsid w:val="00F844A3"/>
    <w:rsid w:val="00F844C1"/>
    <w:rsid w:val="00F846CA"/>
    <w:rsid w:val="00F8487C"/>
    <w:rsid w:val="00F84908"/>
    <w:rsid w:val="00F849D5"/>
    <w:rsid w:val="00F849FE"/>
    <w:rsid w:val="00F84A92"/>
    <w:rsid w:val="00F84CF6"/>
    <w:rsid w:val="00F84D55"/>
    <w:rsid w:val="00F84D57"/>
    <w:rsid w:val="00F84DE8"/>
    <w:rsid w:val="00F84E14"/>
    <w:rsid w:val="00F850DB"/>
    <w:rsid w:val="00F850FB"/>
    <w:rsid w:val="00F85140"/>
    <w:rsid w:val="00F8526F"/>
    <w:rsid w:val="00F8533E"/>
    <w:rsid w:val="00F8556D"/>
    <w:rsid w:val="00F855D7"/>
    <w:rsid w:val="00F858CF"/>
    <w:rsid w:val="00F85A47"/>
    <w:rsid w:val="00F85B7C"/>
    <w:rsid w:val="00F85C82"/>
    <w:rsid w:val="00F85C9E"/>
    <w:rsid w:val="00F85DD2"/>
    <w:rsid w:val="00F85DDC"/>
    <w:rsid w:val="00F85EBE"/>
    <w:rsid w:val="00F8612D"/>
    <w:rsid w:val="00F861C2"/>
    <w:rsid w:val="00F864A2"/>
    <w:rsid w:val="00F8655F"/>
    <w:rsid w:val="00F867C7"/>
    <w:rsid w:val="00F867FD"/>
    <w:rsid w:val="00F8686E"/>
    <w:rsid w:val="00F86B41"/>
    <w:rsid w:val="00F86B50"/>
    <w:rsid w:val="00F86C84"/>
    <w:rsid w:val="00F86C9B"/>
    <w:rsid w:val="00F86CAB"/>
    <w:rsid w:val="00F86CB5"/>
    <w:rsid w:val="00F86E93"/>
    <w:rsid w:val="00F86FB4"/>
    <w:rsid w:val="00F870F7"/>
    <w:rsid w:val="00F8714F"/>
    <w:rsid w:val="00F8723B"/>
    <w:rsid w:val="00F87313"/>
    <w:rsid w:val="00F87438"/>
    <w:rsid w:val="00F874FD"/>
    <w:rsid w:val="00F87578"/>
    <w:rsid w:val="00F87604"/>
    <w:rsid w:val="00F87785"/>
    <w:rsid w:val="00F879D5"/>
    <w:rsid w:val="00F87AC7"/>
    <w:rsid w:val="00F87AFF"/>
    <w:rsid w:val="00F87CAA"/>
    <w:rsid w:val="00F87CAD"/>
    <w:rsid w:val="00F87D5E"/>
    <w:rsid w:val="00F87E9C"/>
    <w:rsid w:val="00F87F74"/>
    <w:rsid w:val="00F87FC4"/>
    <w:rsid w:val="00F9016F"/>
    <w:rsid w:val="00F901F4"/>
    <w:rsid w:val="00F90264"/>
    <w:rsid w:val="00F9033A"/>
    <w:rsid w:val="00F90465"/>
    <w:rsid w:val="00F90708"/>
    <w:rsid w:val="00F9083A"/>
    <w:rsid w:val="00F90960"/>
    <w:rsid w:val="00F909F1"/>
    <w:rsid w:val="00F90A3A"/>
    <w:rsid w:val="00F90B8A"/>
    <w:rsid w:val="00F90BBF"/>
    <w:rsid w:val="00F90E2B"/>
    <w:rsid w:val="00F9115C"/>
    <w:rsid w:val="00F9116F"/>
    <w:rsid w:val="00F911E0"/>
    <w:rsid w:val="00F911E1"/>
    <w:rsid w:val="00F91374"/>
    <w:rsid w:val="00F913EC"/>
    <w:rsid w:val="00F9140A"/>
    <w:rsid w:val="00F915C4"/>
    <w:rsid w:val="00F917F6"/>
    <w:rsid w:val="00F918CA"/>
    <w:rsid w:val="00F918D3"/>
    <w:rsid w:val="00F918E5"/>
    <w:rsid w:val="00F91968"/>
    <w:rsid w:val="00F91AFA"/>
    <w:rsid w:val="00F91C22"/>
    <w:rsid w:val="00F91D12"/>
    <w:rsid w:val="00F91F3A"/>
    <w:rsid w:val="00F92049"/>
    <w:rsid w:val="00F920C3"/>
    <w:rsid w:val="00F9210A"/>
    <w:rsid w:val="00F92188"/>
    <w:rsid w:val="00F92541"/>
    <w:rsid w:val="00F926E2"/>
    <w:rsid w:val="00F9277B"/>
    <w:rsid w:val="00F927B0"/>
    <w:rsid w:val="00F928B2"/>
    <w:rsid w:val="00F929B5"/>
    <w:rsid w:val="00F92A87"/>
    <w:rsid w:val="00F92B89"/>
    <w:rsid w:val="00F92CD1"/>
    <w:rsid w:val="00F92D7B"/>
    <w:rsid w:val="00F92EB3"/>
    <w:rsid w:val="00F92FE2"/>
    <w:rsid w:val="00F92FE3"/>
    <w:rsid w:val="00F9308E"/>
    <w:rsid w:val="00F9324C"/>
    <w:rsid w:val="00F932BA"/>
    <w:rsid w:val="00F93342"/>
    <w:rsid w:val="00F939D5"/>
    <w:rsid w:val="00F93A2A"/>
    <w:rsid w:val="00F93B05"/>
    <w:rsid w:val="00F93B2F"/>
    <w:rsid w:val="00F93B3C"/>
    <w:rsid w:val="00F93C89"/>
    <w:rsid w:val="00F93F56"/>
    <w:rsid w:val="00F94017"/>
    <w:rsid w:val="00F9402A"/>
    <w:rsid w:val="00F940B2"/>
    <w:rsid w:val="00F94113"/>
    <w:rsid w:val="00F9419C"/>
    <w:rsid w:val="00F94235"/>
    <w:rsid w:val="00F94338"/>
    <w:rsid w:val="00F943A2"/>
    <w:rsid w:val="00F943C2"/>
    <w:rsid w:val="00F943DA"/>
    <w:rsid w:val="00F94AD7"/>
    <w:rsid w:val="00F94C4A"/>
    <w:rsid w:val="00F94D05"/>
    <w:rsid w:val="00F94D21"/>
    <w:rsid w:val="00F94DDB"/>
    <w:rsid w:val="00F94E87"/>
    <w:rsid w:val="00F94E91"/>
    <w:rsid w:val="00F95111"/>
    <w:rsid w:val="00F9515C"/>
    <w:rsid w:val="00F952B4"/>
    <w:rsid w:val="00F953BD"/>
    <w:rsid w:val="00F9541A"/>
    <w:rsid w:val="00F9546C"/>
    <w:rsid w:val="00F954E5"/>
    <w:rsid w:val="00F9556D"/>
    <w:rsid w:val="00F955A4"/>
    <w:rsid w:val="00F9563C"/>
    <w:rsid w:val="00F956B8"/>
    <w:rsid w:val="00F95788"/>
    <w:rsid w:val="00F957EB"/>
    <w:rsid w:val="00F957FF"/>
    <w:rsid w:val="00F9591B"/>
    <w:rsid w:val="00F95B0E"/>
    <w:rsid w:val="00F95C21"/>
    <w:rsid w:val="00F95C68"/>
    <w:rsid w:val="00F95C69"/>
    <w:rsid w:val="00F95D70"/>
    <w:rsid w:val="00F95E5B"/>
    <w:rsid w:val="00F961C4"/>
    <w:rsid w:val="00F9624C"/>
    <w:rsid w:val="00F962B9"/>
    <w:rsid w:val="00F962E1"/>
    <w:rsid w:val="00F96355"/>
    <w:rsid w:val="00F964D4"/>
    <w:rsid w:val="00F9651D"/>
    <w:rsid w:val="00F965C7"/>
    <w:rsid w:val="00F9668E"/>
    <w:rsid w:val="00F96756"/>
    <w:rsid w:val="00F967A3"/>
    <w:rsid w:val="00F9682B"/>
    <w:rsid w:val="00F968D1"/>
    <w:rsid w:val="00F96A30"/>
    <w:rsid w:val="00F96E07"/>
    <w:rsid w:val="00F96FBB"/>
    <w:rsid w:val="00F9700B"/>
    <w:rsid w:val="00F97029"/>
    <w:rsid w:val="00F9708F"/>
    <w:rsid w:val="00F97120"/>
    <w:rsid w:val="00F9717C"/>
    <w:rsid w:val="00F97190"/>
    <w:rsid w:val="00F972C6"/>
    <w:rsid w:val="00F972F2"/>
    <w:rsid w:val="00F97438"/>
    <w:rsid w:val="00F97522"/>
    <w:rsid w:val="00F976B2"/>
    <w:rsid w:val="00F977A2"/>
    <w:rsid w:val="00F978EA"/>
    <w:rsid w:val="00F9799C"/>
    <w:rsid w:val="00F979FF"/>
    <w:rsid w:val="00F97C5C"/>
    <w:rsid w:val="00F97CB5"/>
    <w:rsid w:val="00F97D56"/>
    <w:rsid w:val="00FA0046"/>
    <w:rsid w:val="00FA0055"/>
    <w:rsid w:val="00FA02C4"/>
    <w:rsid w:val="00FA031F"/>
    <w:rsid w:val="00FA0782"/>
    <w:rsid w:val="00FA07D2"/>
    <w:rsid w:val="00FA086C"/>
    <w:rsid w:val="00FA08F4"/>
    <w:rsid w:val="00FA097A"/>
    <w:rsid w:val="00FA0D1B"/>
    <w:rsid w:val="00FA0F82"/>
    <w:rsid w:val="00FA1149"/>
    <w:rsid w:val="00FA121A"/>
    <w:rsid w:val="00FA122B"/>
    <w:rsid w:val="00FA123A"/>
    <w:rsid w:val="00FA12A2"/>
    <w:rsid w:val="00FA12AA"/>
    <w:rsid w:val="00FA1344"/>
    <w:rsid w:val="00FA1364"/>
    <w:rsid w:val="00FA15F5"/>
    <w:rsid w:val="00FA1747"/>
    <w:rsid w:val="00FA17B2"/>
    <w:rsid w:val="00FA1824"/>
    <w:rsid w:val="00FA1BE6"/>
    <w:rsid w:val="00FA1CCC"/>
    <w:rsid w:val="00FA2012"/>
    <w:rsid w:val="00FA2120"/>
    <w:rsid w:val="00FA2147"/>
    <w:rsid w:val="00FA2249"/>
    <w:rsid w:val="00FA23F8"/>
    <w:rsid w:val="00FA255A"/>
    <w:rsid w:val="00FA2B54"/>
    <w:rsid w:val="00FA2BF8"/>
    <w:rsid w:val="00FA2DCC"/>
    <w:rsid w:val="00FA3481"/>
    <w:rsid w:val="00FA35C6"/>
    <w:rsid w:val="00FA35E9"/>
    <w:rsid w:val="00FA3663"/>
    <w:rsid w:val="00FA36CE"/>
    <w:rsid w:val="00FA3D21"/>
    <w:rsid w:val="00FA414C"/>
    <w:rsid w:val="00FA4151"/>
    <w:rsid w:val="00FA420B"/>
    <w:rsid w:val="00FA429A"/>
    <w:rsid w:val="00FA4596"/>
    <w:rsid w:val="00FA45ED"/>
    <w:rsid w:val="00FA4B69"/>
    <w:rsid w:val="00FA4E10"/>
    <w:rsid w:val="00FA4E94"/>
    <w:rsid w:val="00FA4F50"/>
    <w:rsid w:val="00FA4F80"/>
    <w:rsid w:val="00FA505C"/>
    <w:rsid w:val="00FA5094"/>
    <w:rsid w:val="00FA5154"/>
    <w:rsid w:val="00FA51D5"/>
    <w:rsid w:val="00FA527D"/>
    <w:rsid w:val="00FA5568"/>
    <w:rsid w:val="00FA564E"/>
    <w:rsid w:val="00FA5D1E"/>
    <w:rsid w:val="00FA5D3B"/>
    <w:rsid w:val="00FA5E07"/>
    <w:rsid w:val="00FA5EC7"/>
    <w:rsid w:val="00FA5F32"/>
    <w:rsid w:val="00FA5F76"/>
    <w:rsid w:val="00FA6627"/>
    <w:rsid w:val="00FA677F"/>
    <w:rsid w:val="00FA6905"/>
    <w:rsid w:val="00FA6B69"/>
    <w:rsid w:val="00FA6C42"/>
    <w:rsid w:val="00FA6E1E"/>
    <w:rsid w:val="00FA6E71"/>
    <w:rsid w:val="00FA6EF9"/>
    <w:rsid w:val="00FA713D"/>
    <w:rsid w:val="00FA7517"/>
    <w:rsid w:val="00FA7669"/>
    <w:rsid w:val="00FA76E0"/>
    <w:rsid w:val="00FA7881"/>
    <w:rsid w:val="00FA78FD"/>
    <w:rsid w:val="00FA7953"/>
    <w:rsid w:val="00FB0049"/>
    <w:rsid w:val="00FB00FC"/>
    <w:rsid w:val="00FB017A"/>
    <w:rsid w:val="00FB02AE"/>
    <w:rsid w:val="00FB03A4"/>
    <w:rsid w:val="00FB04FB"/>
    <w:rsid w:val="00FB0505"/>
    <w:rsid w:val="00FB0705"/>
    <w:rsid w:val="00FB096F"/>
    <w:rsid w:val="00FB09A7"/>
    <w:rsid w:val="00FB09CA"/>
    <w:rsid w:val="00FB0B71"/>
    <w:rsid w:val="00FB0C12"/>
    <w:rsid w:val="00FB0DC4"/>
    <w:rsid w:val="00FB0E93"/>
    <w:rsid w:val="00FB0F13"/>
    <w:rsid w:val="00FB14CB"/>
    <w:rsid w:val="00FB1505"/>
    <w:rsid w:val="00FB157A"/>
    <w:rsid w:val="00FB161F"/>
    <w:rsid w:val="00FB1669"/>
    <w:rsid w:val="00FB16F0"/>
    <w:rsid w:val="00FB17C7"/>
    <w:rsid w:val="00FB19D8"/>
    <w:rsid w:val="00FB1A9F"/>
    <w:rsid w:val="00FB1AEC"/>
    <w:rsid w:val="00FB1DF3"/>
    <w:rsid w:val="00FB26C7"/>
    <w:rsid w:val="00FB26D7"/>
    <w:rsid w:val="00FB270F"/>
    <w:rsid w:val="00FB27DD"/>
    <w:rsid w:val="00FB2A54"/>
    <w:rsid w:val="00FB2BC3"/>
    <w:rsid w:val="00FB2D14"/>
    <w:rsid w:val="00FB2E9A"/>
    <w:rsid w:val="00FB2F50"/>
    <w:rsid w:val="00FB2F82"/>
    <w:rsid w:val="00FB2FB8"/>
    <w:rsid w:val="00FB314F"/>
    <w:rsid w:val="00FB34AC"/>
    <w:rsid w:val="00FB34AF"/>
    <w:rsid w:val="00FB34B0"/>
    <w:rsid w:val="00FB353E"/>
    <w:rsid w:val="00FB37BC"/>
    <w:rsid w:val="00FB382B"/>
    <w:rsid w:val="00FB3B7C"/>
    <w:rsid w:val="00FB3C8A"/>
    <w:rsid w:val="00FB3C99"/>
    <w:rsid w:val="00FB3D73"/>
    <w:rsid w:val="00FB3D92"/>
    <w:rsid w:val="00FB3DC5"/>
    <w:rsid w:val="00FB3E2B"/>
    <w:rsid w:val="00FB40B8"/>
    <w:rsid w:val="00FB4260"/>
    <w:rsid w:val="00FB428F"/>
    <w:rsid w:val="00FB43FE"/>
    <w:rsid w:val="00FB4732"/>
    <w:rsid w:val="00FB48BC"/>
    <w:rsid w:val="00FB4DD4"/>
    <w:rsid w:val="00FB4E9B"/>
    <w:rsid w:val="00FB4EBF"/>
    <w:rsid w:val="00FB51B1"/>
    <w:rsid w:val="00FB5359"/>
    <w:rsid w:val="00FB539A"/>
    <w:rsid w:val="00FB55DB"/>
    <w:rsid w:val="00FB58AF"/>
    <w:rsid w:val="00FB58B3"/>
    <w:rsid w:val="00FB594E"/>
    <w:rsid w:val="00FB5A03"/>
    <w:rsid w:val="00FB5A1E"/>
    <w:rsid w:val="00FB5A8B"/>
    <w:rsid w:val="00FB5A96"/>
    <w:rsid w:val="00FB5B35"/>
    <w:rsid w:val="00FB5BC4"/>
    <w:rsid w:val="00FB5C60"/>
    <w:rsid w:val="00FB5C8B"/>
    <w:rsid w:val="00FB5CBB"/>
    <w:rsid w:val="00FB5D87"/>
    <w:rsid w:val="00FB5DF9"/>
    <w:rsid w:val="00FB5FB2"/>
    <w:rsid w:val="00FB6026"/>
    <w:rsid w:val="00FB618D"/>
    <w:rsid w:val="00FB61AB"/>
    <w:rsid w:val="00FB61AD"/>
    <w:rsid w:val="00FB61DB"/>
    <w:rsid w:val="00FB6285"/>
    <w:rsid w:val="00FB636F"/>
    <w:rsid w:val="00FB63D9"/>
    <w:rsid w:val="00FB6513"/>
    <w:rsid w:val="00FB6662"/>
    <w:rsid w:val="00FB669E"/>
    <w:rsid w:val="00FB66C3"/>
    <w:rsid w:val="00FB673E"/>
    <w:rsid w:val="00FB6753"/>
    <w:rsid w:val="00FB67EF"/>
    <w:rsid w:val="00FB6986"/>
    <w:rsid w:val="00FB6A62"/>
    <w:rsid w:val="00FB6CB1"/>
    <w:rsid w:val="00FB6D8A"/>
    <w:rsid w:val="00FB6E2F"/>
    <w:rsid w:val="00FB70EC"/>
    <w:rsid w:val="00FB7732"/>
    <w:rsid w:val="00FB7884"/>
    <w:rsid w:val="00FB7CDF"/>
    <w:rsid w:val="00FB7E14"/>
    <w:rsid w:val="00FB7E3D"/>
    <w:rsid w:val="00FC0099"/>
    <w:rsid w:val="00FC00A6"/>
    <w:rsid w:val="00FC00B9"/>
    <w:rsid w:val="00FC0221"/>
    <w:rsid w:val="00FC023A"/>
    <w:rsid w:val="00FC0260"/>
    <w:rsid w:val="00FC02AA"/>
    <w:rsid w:val="00FC0360"/>
    <w:rsid w:val="00FC0388"/>
    <w:rsid w:val="00FC05C1"/>
    <w:rsid w:val="00FC05DC"/>
    <w:rsid w:val="00FC0635"/>
    <w:rsid w:val="00FC069D"/>
    <w:rsid w:val="00FC0841"/>
    <w:rsid w:val="00FC0A08"/>
    <w:rsid w:val="00FC0B1F"/>
    <w:rsid w:val="00FC0BF1"/>
    <w:rsid w:val="00FC0CA7"/>
    <w:rsid w:val="00FC0D63"/>
    <w:rsid w:val="00FC0D65"/>
    <w:rsid w:val="00FC0EAC"/>
    <w:rsid w:val="00FC1090"/>
    <w:rsid w:val="00FC1094"/>
    <w:rsid w:val="00FC1259"/>
    <w:rsid w:val="00FC1412"/>
    <w:rsid w:val="00FC155D"/>
    <w:rsid w:val="00FC15A8"/>
    <w:rsid w:val="00FC1783"/>
    <w:rsid w:val="00FC197D"/>
    <w:rsid w:val="00FC1A5D"/>
    <w:rsid w:val="00FC1A7F"/>
    <w:rsid w:val="00FC1A9E"/>
    <w:rsid w:val="00FC1AEF"/>
    <w:rsid w:val="00FC1B5A"/>
    <w:rsid w:val="00FC1BA9"/>
    <w:rsid w:val="00FC1FDA"/>
    <w:rsid w:val="00FC23FF"/>
    <w:rsid w:val="00FC255B"/>
    <w:rsid w:val="00FC25AE"/>
    <w:rsid w:val="00FC264A"/>
    <w:rsid w:val="00FC278A"/>
    <w:rsid w:val="00FC28F5"/>
    <w:rsid w:val="00FC2935"/>
    <w:rsid w:val="00FC29F1"/>
    <w:rsid w:val="00FC2B35"/>
    <w:rsid w:val="00FC2C2C"/>
    <w:rsid w:val="00FC2EA8"/>
    <w:rsid w:val="00FC300C"/>
    <w:rsid w:val="00FC30C2"/>
    <w:rsid w:val="00FC31FF"/>
    <w:rsid w:val="00FC329A"/>
    <w:rsid w:val="00FC32E9"/>
    <w:rsid w:val="00FC3452"/>
    <w:rsid w:val="00FC3546"/>
    <w:rsid w:val="00FC35BC"/>
    <w:rsid w:val="00FC3682"/>
    <w:rsid w:val="00FC378F"/>
    <w:rsid w:val="00FC39C4"/>
    <w:rsid w:val="00FC3B24"/>
    <w:rsid w:val="00FC3C48"/>
    <w:rsid w:val="00FC3CFA"/>
    <w:rsid w:val="00FC40D6"/>
    <w:rsid w:val="00FC4207"/>
    <w:rsid w:val="00FC423D"/>
    <w:rsid w:val="00FC433A"/>
    <w:rsid w:val="00FC470D"/>
    <w:rsid w:val="00FC487E"/>
    <w:rsid w:val="00FC496D"/>
    <w:rsid w:val="00FC49EC"/>
    <w:rsid w:val="00FC4A41"/>
    <w:rsid w:val="00FC4B11"/>
    <w:rsid w:val="00FC4C9D"/>
    <w:rsid w:val="00FC4EBC"/>
    <w:rsid w:val="00FC4F5C"/>
    <w:rsid w:val="00FC50D4"/>
    <w:rsid w:val="00FC5208"/>
    <w:rsid w:val="00FC523D"/>
    <w:rsid w:val="00FC550E"/>
    <w:rsid w:val="00FC5530"/>
    <w:rsid w:val="00FC555A"/>
    <w:rsid w:val="00FC5565"/>
    <w:rsid w:val="00FC55DE"/>
    <w:rsid w:val="00FC5639"/>
    <w:rsid w:val="00FC564B"/>
    <w:rsid w:val="00FC5691"/>
    <w:rsid w:val="00FC57CB"/>
    <w:rsid w:val="00FC58BD"/>
    <w:rsid w:val="00FC5AD8"/>
    <w:rsid w:val="00FC5BDB"/>
    <w:rsid w:val="00FC5D66"/>
    <w:rsid w:val="00FC5F27"/>
    <w:rsid w:val="00FC63C0"/>
    <w:rsid w:val="00FC6411"/>
    <w:rsid w:val="00FC651A"/>
    <w:rsid w:val="00FC651E"/>
    <w:rsid w:val="00FC65E3"/>
    <w:rsid w:val="00FC6638"/>
    <w:rsid w:val="00FC673B"/>
    <w:rsid w:val="00FC693B"/>
    <w:rsid w:val="00FC6952"/>
    <w:rsid w:val="00FC6A26"/>
    <w:rsid w:val="00FC6AFE"/>
    <w:rsid w:val="00FC6B96"/>
    <w:rsid w:val="00FC6E56"/>
    <w:rsid w:val="00FC6EAE"/>
    <w:rsid w:val="00FC6F23"/>
    <w:rsid w:val="00FC7144"/>
    <w:rsid w:val="00FC773C"/>
    <w:rsid w:val="00FC77B9"/>
    <w:rsid w:val="00FC77BD"/>
    <w:rsid w:val="00FC7A90"/>
    <w:rsid w:val="00FC7ABB"/>
    <w:rsid w:val="00FC7B7B"/>
    <w:rsid w:val="00FC7BD4"/>
    <w:rsid w:val="00FC7CC0"/>
    <w:rsid w:val="00FD0533"/>
    <w:rsid w:val="00FD05C1"/>
    <w:rsid w:val="00FD05CB"/>
    <w:rsid w:val="00FD05D8"/>
    <w:rsid w:val="00FD08EF"/>
    <w:rsid w:val="00FD097D"/>
    <w:rsid w:val="00FD09AB"/>
    <w:rsid w:val="00FD0BC6"/>
    <w:rsid w:val="00FD0CD7"/>
    <w:rsid w:val="00FD0D40"/>
    <w:rsid w:val="00FD0D56"/>
    <w:rsid w:val="00FD0D5B"/>
    <w:rsid w:val="00FD0DC2"/>
    <w:rsid w:val="00FD0E5C"/>
    <w:rsid w:val="00FD0EA2"/>
    <w:rsid w:val="00FD0EB9"/>
    <w:rsid w:val="00FD0F75"/>
    <w:rsid w:val="00FD1300"/>
    <w:rsid w:val="00FD1357"/>
    <w:rsid w:val="00FD13B3"/>
    <w:rsid w:val="00FD1401"/>
    <w:rsid w:val="00FD141F"/>
    <w:rsid w:val="00FD145E"/>
    <w:rsid w:val="00FD1665"/>
    <w:rsid w:val="00FD16E7"/>
    <w:rsid w:val="00FD1718"/>
    <w:rsid w:val="00FD176E"/>
    <w:rsid w:val="00FD17D9"/>
    <w:rsid w:val="00FD1E47"/>
    <w:rsid w:val="00FD1F07"/>
    <w:rsid w:val="00FD21AC"/>
    <w:rsid w:val="00FD21AE"/>
    <w:rsid w:val="00FD236B"/>
    <w:rsid w:val="00FD24C9"/>
    <w:rsid w:val="00FD2912"/>
    <w:rsid w:val="00FD2A45"/>
    <w:rsid w:val="00FD2D1B"/>
    <w:rsid w:val="00FD2EC5"/>
    <w:rsid w:val="00FD2F32"/>
    <w:rsid w:val="00FD2F82"/>
    <w:rsid w:val="00FD3037"/>
    <w:rsid w:val="00FD3396"/>
    <w:rsid w:val="00FD3489"/>
    <w:rsid w:val="00FD3589"/>
    <w:rsid w:val="00FD358D"/>
    <w:rsid w:val="00FD3657"/>
    <w:rsid w:val="00FD36A3"/>
    <w:rsid w:val="00FD37E5"/>
    <w:rsid w:val="00FD38ED"/>
    <w:rsid w:val="00FD3B4B"/>
    <w:rsid w:val="00FD3C4B"/>
    <w:rsid w:val="00FD3CC0"/>
    <w:rsid w:val="00FD3D6E"/>
    <w:rsid w:val="00FD3EF9"/>
    <w:rsid w:val="00FD3F68"/>
    <w:rsid w:val="00FD4022"/>
    <w:rsid w:val="00FD4450"/>
    <w:rsid w:val="00FD4456"/>
    <w:rsid w:val="00FD446A"/>
    <w:rsid w:val="00FD4530"/>
    <w:rsid w:val="00FD45EA"/>
    <w:rsid w:val="00FD4872"/>
    <w:rsid w:val="00FD4A4D"/>
    <w:rsid w:val="00FD4E81"/>
    <w:rsid w:val="00FD4EA3"/>
    <w:rsid w:val="00FD4FD3"/>
    <w:rsid w:val="00FD5064"/>
    <w:rsid w:val="00FD5190"/>
    <w:rsid w:val="00FD56FF"/>
    <w:rsid w:val="00FD5713"/>
    <w:rsid w:val="00FD5813"/>
    <w:rsid w:val="00FD5830"/>
    <w:rsid w:val="00FD58A2"/>
    <w:rsid w:val="00FD58C1"/>
    <w:rsid w:val="00FD5B86"/>
    <w:rsid w:val="00FD5CE2"/>
    <w:rsid w:val="00FD6116"/>
    <w:rsid w:val="00FD61B8"/>
    <w:rsid w:val="00FD62AC"/>
    <w:rsid w:val="00FD62CC"/>
    <w:rsid w:val="00FD632A"/>
    <w:rsid w:val="00FD6368"/>
    <w:rsid w:val="00FD65B1"/>
    <w:rsid w:val="00FD69F7"/>
    <w:rsid w:val="00FD6A2E"/>
    <w:rsid w:val="00FD6AA2"/>
    <w:rsid w:val="00FD6AEB"/>
    <w:rsid w:val="00FD6B38"/>
    <w:rsid w:val="00FD6C11"/>
    <w:rsid w:val="00FD6D6D"/>
    <w:rsid w:val="00FD6F75"/>
    <w:rsid w:val="00FD6F7F"/>
    <w:rsid w:val="00FD6F84"/>
    <w:rsid w:val="00FD7067"/>
    <w:rsid w:val="00FD7341"/>
    <w:rsid w:val="00FD76AA"/>
    <w:rsid w:val="00FD7730"/>
    <w:rsid w:val="00FD7815"/>
    <w:rsid w:val="00FD796B"/>
    <w:rsid w:val="00FD7AF9"/>
    <w:rsid w:val="00FD7CD8"/>
    <w:rsid w:val="00FD7CEC"/>
    <w:rsid w:val="00FD7D51"/>
    <w:rsid w:val="00FD7EE2"/>
    <w:rsid w:val="00FD7F64"/>
    <w:rsid w:val="00FE00FE"/>
    <w:rsid w:val="00FE01D4"/>
    <w:rsid w:val="00FE023F"/>
    <w:rsid w:val="00FE0410"/>
    <w:rsid w:val="00FE0500"/>
    <w:rsid w:val="00FE06B4"/>
    <w:rsid w:val="00FE073F"/>
    <w:rsid w:val="00FE0777"/>
    <w:rsid w:val="00FE08FC"/>
    <w:rsid w:val="00FE09C2"/>
    <w:rsid w:val="00FE0BB3"/>
    <w:rsid w:val="00FE0D31"/>
    <w:rsid w:val="00FE0E40"/>
    <w:rsid w:val="00FE0F1D"/>
    <w:rsid w:val="00FE0FAF"/>
    <w:rsid w:val="00FE107C"/>
    <w:rsid w:val="00FE1144"/>
    <w:rsid w:val="00FE170F"/>
    <w:rsid w:val="00FE1714"/>
    <w:rsid w:val="00FE17BE"/>
    <w:rsid w:val="00FE1819"/>
    <w:rsid w:val="00FE18A0"/>
    <w:rsid w:val="00FE18F5"/>
    <w:rsid w:val="00FE1AFC"/>
    <w:rsid w:val="00FE1CF9"/>
    <w:rsid w:val="00FE1D23"/>
    <w:rsid w:val="00FE1D87"/>
    <w:rsid w:val="00FE215E"/>
    <w:rsid w:val="00FE22C1"/>
    <w:rsid w:val="00FE2505"/>
    <w:rsid w:val="00FE25E9"/>
    <w:rsid w:val="00FE270C"/>
    <w:rsid w:val="00FE275D"/>
    <w:rsid w:val="00FE2772"/>
    <w:rsid w:val="00FE2869"/>
    <w:rsid w:val="00FE29AD"/>
    <w:rsid w:val="00FE2AA8"/>
    <w:rsid w:val="00FE3014"/>
    <w:rsid w:val="00FE30F3"/>
    <w:rsid w:val="00FE346B"/>
    <w:rsid w:val="00FE34C0"/>
    <w:rsid w:val="00FE3543"/>
    <w:rsid w:val="00FE35C0"/>
    <w:rsid w:val="00FE35E2"/>
    <w:rsid w:val="00FE3702"/>
    <w:rsid w:val="00FE3724"/>
    <w:rsid w:val="00FE37B1"/>
    <w:rsid w:val="00FE3A02"/>
    <w:rsid w:val="00FE3B11"/>
    <w:rsid w:val="00FE3CDB"/>
    <w:rsid w:val="00FE3E02"/>
    <w:rsid w:val="00FE3E4F"/>
    <w:rsid w:val="00FE3F82"/>
    <w:rsid w:val="00FE4021"/>
    <w:rsid w:val="00FE4219"/>
    <w:rsid w:val="00FE436C"/>
    <w:rsid w:val="00FE46C2"/>
    <w:rsid w:val="00FE47E8"/>
    <w:rsid w:val="00FE4846"/>
    <w:rsid w:val="00FE4B10"/>
    <w:rsid w:val="00FE4DC2"/>
    <w:rsid w:val="00FE500F"/>
    <w:rsid w:val="00FE5193"/>
    <w:rsid w:val="00FE51D0"/>
    <w:rsid w:val="00FE56AC"/>
    <w:rsid w:val="00FE583A"/>
    <w:rsid w:val="00FE5AFE"/>
    <w:rsid w:val="00FE5D3A"/>
    <w:rsid w:val="00FE5D48"/>
    <w:rsid w:val="00FE5EAE"/>
    <w:rsid w:val="00FE5F06"/>
    <w:rsid w:val="00FE5F2F"/>
    <w:rsid w:val="00FE5F32"/>
    <w:rsid w:val="00FE6369"/>
    <w:rsid w:val="00FE679D"/>
    <w:rsid w:val="00FE67A3"/>
    <w:rsid w:val="00FE68C2"/>
    <w:rsid w:val="00FE68CC"/>
    <w:rsid w:val="00FE6D80"/>
    <w:rsid w:val="00FE6E31"/>
    <w:rsid w:val="00FE6E4F"/>
    <w:rsid w:val="00FE6E91"/>
    <w:rsid w:val="00FE70C2"/>
    <w:rsid w:val="00FE72C4"/>
    <w:rsid w:val="00FE72D0"/>
    <w:rsid w:val="00FE7518"/>
    <w:rsid w:val="00FE767B"/>
    <w:rsid w:val="00FE767C"/>
    <w:rsid w:val="00FE7686"/>
    <w:rsid w:val="00FE77F3"/>
    <w:rsid w:val="00FE7876"/>
    <w:rsid w:val="00FE796B"/>
    <w:rsid w:val="00FE7A47"/>
    <w:rsid w:val="00FE7A53"/>
    <w:rsid w:val="00FE7B48"/>
    <w:rsid w:val="00FE7BA8"/>
    <w:rsid w:val="00FE7D46"/>
    <w:rsid w:val="00FE7F67"/>
    <w:rsid w:val="00FE7FC0"/>
    <w:rsid w:val="00FF00F5"/>
    <w:rsid w:val="00FF0367"/>
    <w:rsid w:val="00FF074D"/>
    <w:rsid w:val="00FF0750"/>
    <w:rsid w:val="00FF08F0"/>
    <w:rsid w:val="00FF0B0F"/>
    <w:rsid w:val="00FF0B44"/>
    <w:rsid w:val="00FF0B90"/>
    <w:rsid w:val="00FF0CB5"/>
    <w:rsid w:val="00FF0D82"/>
    <w:rsid w:val="00FF0E9A"/>
    <w:rsid w:val="00FF0EB7"/>
    <w:rsid w:val="00FF0F20"/>
    <w:rsid w:val="00FF0F9D"/>
    <w:rsid w:val="00FF103E"/>
    <w:rsid w:val="00FF1174"/>
    <w:rsid w:val="00FF11A2"/>
    <w:rsid w:val="00FF126E"/>
    <w:rsid w:val="00FF1293"/>
    <w:rsid w:val="00FF166D"/>
    <w:rsid w:val="00FF171D"/>
    <w:rsid w:val="00FF18D3"/>
    <w:rsid w:val="00FF1B52"/>
    <w:rsid w:val="00FF1E34"/>
    <w:rsid w:val="00FF1F4E"/>
    <w:rsid w:val="00FF1FB3"/>
    <w:rsid w:val="00FF2236"/>
    <w:rsid w:val="00FF22FA"/>
    <w:rsid w:val="00FF237A"/>
    <w:rsid w:val="00FF23A9"/>
    <w:rsid w:val="00FF251F"/>
    <w:rsid w:val="00FF2525"/>
    <w:rsid w:val="00FF2606"/>
    <w:rsid w:val="00FF288A"/>
    <w:rsid w:val="00FF2A92"/>
    <w:rsid w:val="00FF2A97"/>
    <w:rsid w:val="00FF2AD6"/>
    <w:rsid w:val="00FF2D12"/>
    <w:rsid w:val="00FF3197"/>
    <w:rsid w:val="00FF3341"/>
    <w:rsid w:val="00FF3625"/>
    <w:rsid w:val="00FF3696"/>
    <w:rsid w:val="00FF3760"/>
    <w:rsid w:val="00FF37C0"/>
    <w:rsid w:val="00FF3825"/>
    <w:rsid w:val="00FF38D3"/>
    <w:rsid w:val="00FF3D9D"/>
    <w:rsid w:val="00FF3E15"/>
    <w:rsid w:val="00FF3ED0"/>
    <w:rsid w:val="00FF3F27"/>
    <w:rsid w:val="00FF3FDC"/>
    <w:rsid w:val="00FF4085"/>
    <w:rsid w:val="00FF410B"/>
    <w:rsid w:val="00FF4150"/>
    <w:rsid w:val="00FF4191"/>
    <w:rsid w:val="00FF41AC"/>
    <w:rsid w:val="00FF42FE"/>
    <w:rsid w:val="00FF4524"/>
    <w:rsid w:val="00FF45D6"/>
    <w:rsid w:val="00FF46BE"/>
    <w:rsid w:val="00FF46DF"/>
    <w:rsid w:val="00FF46FC"/>
    <w:rsid w:val="00FF4757"/>
    <w:rsid w:val="00FF47A2"/>
    <w:rsid w:val="00FF47B9"/>
    <w:rsid w:val="00FF4983"/>
    <w:rsid w:val="00FF4BC3"/>
    <w:rsid w:val="00FF4C86"/>
    <w:rsid w:val="00FF4D76"/>
    <w:rsid w:val="00FF4E07"/>
    <w:rsid w:val="00FF4E1D"/>
    <w:rsid w:val="00FF4E59"/>
    <w:rsid w:val="00FF4ED8"/>
    <w:rsid w:val="00FF4FFE"/>
    <w:rsid w:val="00FF5137"/>
    <w:rsid w:val="00FF5204"/>
    <w:rsid w:val="00FF5470"/>
    <w:rsid w:val="00FF54C5"/>
    <w:rsid w:val="00FF56A9"/>
    <w:rsid w:val="00FF56CB"/>
    <w:rsid w:val="00FF59A7"/>
    <w:rsid w:val="00FF5B6E"/>
    <w:rsid w:val="00FF5B7F"/>
    <w:rsid w:val="00FF5C82"/>
    <w:rsid w:val="00FF5E90"/>
    <w:rsid w:val="00FF6111"/>
    <w:rsid w:val="00FF6169"/>
    <w:rsid w:val="00FF617A"/>
    <w:rsid w:val="00FF6303"/>
    <w:rsid w:val="00FF633F"/>
    <w:rsid w:val="00FF6362"/>
    <w:rsid w:val="00FF63FC"/>
    <w:rsid w:val="00FF64C1"/>
    <w:rsid w:val="00FF6669"/>
    <w:rsid w:val="00FF673E"/>
    <w:rsid w:val="00FF674C"/>
    <w:rsid w:val="00FF679E"/>
    <w:rsid w:val="00FF6939"/>
    <w:rsid w:val="00FF6950"/>
    <w:rsid w:val="00FF6B0B"/>
    <w:rsid w:val="00FF6B3B"/>
    <w:rsid w:val="00FF6B92"/>
    <w:rsid w:val="00FF6D8B"/>
    <w:rsid w:val="00FF6DE0"/>
    <w:rsid w:val="00FF6F4A"/>
    <w:rsid w:val="00FF6FAD"/>
    <w:rsid w:val="00FF7155"/>
    <w:rsid w:val="00FF72AE"/>
    <w:rsid w:val="00FF7321"/>
    <w:rsid w:val="00FF754A"/>
    <w:rsid w:val="00FF75BF"/>
    <w:rsid w:val="00FF761E"/>
    <w:rsid w:val="00FF764D"/>
    <w:rsid w:val="00FF78D3"/>
    <w:rsid w:val="00FF7BC4"/>
    <w:rsid w:val="00FF7D4A"/>
    <w:rsid w:val="00FF7F37"/>
    <w:rsid w:val="1E306F4D"/>
    <w:rsid w:val="33435B51"/>
    <w:rsid w:val="33F65203"/>
    <w:rsid w:val="4A62939E"/>
    <w:rsid w:val="4E9364A7"/>
    <w:rsid w:val="5548AF03"/>
    <w:rsid w:val="6DBF31B4"/>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DD5DC0"/>
  <w15:chartTrackingRefBased/>
  <w15:docId w15:val="{23337176-77BE-4C6C-ACA2-19CB821A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A4E94"/>
    <w:pPr>
      <w:bidi/>
    </w:pPr>
    <w:rPr>
      <w:rFonts w:ascii="MadaniArabic-Light" w:hAnsi="MadaniArabic-Light" w:cs="MadaniArabic-Light"/>
      <w:sz w:val="20"/>
      <w:szCs w:val="20"/>
    </w:rPr>
  </w:style>
  <w:style w:type="paragraph" w:styleId="Heading1">
    <w:name w:val="heading 1"/>
    <w:basedOn w:val="Normal"/>
    <w:next w:val="Normal"/>
    <w:link w:val="Heading1Char"/>
    <w:uiPriority w:val="9"/>
    <w:qFormat/>
    <w:rsid w:val="002632DF"/>
    <w:pPr>
      <w:keepNext/>
      <w:keepLines/>
      <w:numPr>
        <w:numId w:val="7"/>
      </w:numPr>
      <w:spacing w:before="360" w:after="80"/>
      <w:outlineLvl w:val="0"/>
    </w:pPr>
    <w:rPr>
      <w:rFonts w:ascii="MadaniArabic-Regular" w:eastAsiaTheme="majorEastAsia" w:hAnsi="MadaniArabic-Regular" w:cs="MadaniArabic-Regular"/>
      <w:color w:val="275317" w:themeColor="accent6" w:themeShade="80"/>
      <w:sz w:val="36"/>
      <w:szCs w:val="36"/>
    </w:rPr>
  </w:style>
  <w:style w:type="paragraph" w:styleId="Heading2">
    <w:name w:val="heading 2"/>
    <w:basedOn w:val="Normal"/>
    <w:next w:val="Normal"/>
    <w:link w:val="Heading2Char"/>
    <w:uiPriority w:val="9"/>
    <w:unhideWhenUsed/>
    <w:qFormat/>
    <w:rsid w:val="00EF7B7A"/>
    <w:pPr>
      <w:keepNext/>
      <w:keepLines/>
      <w:numPr>
        <w:ilvl w:val="1"/>
        <w:numId w:val="7"/>
      </w:numPr>
      <w:spacing w:before="160" w:after="80"/>
      <w:outlineLvl w:val="1"/>
    </w:pPr>
    <w:rPr>
      <w:rFonts w:ascii="MadaniArabic-SemiBold" w:eastAsiaTheme="majorEastAsia" w:hAnsi="MadaniArabic-SemiBold" w:cs="MadaniArabic-SemiBold"/>
    </w:rPr>
  </w:style>
  <w:style w:type="paragraph" w:styleId="Heading3">
    <w:name w:val="heading 3"/>
    <w:basedOn w:val="Normal"/>
    <w:next w:val="Normal"/>
    <w:link w:val="Heading3Char"/>
    <w:uiPriority w:val="9"/>
    <w:unhideWhenUsed/>
    <w:qFormat/>
    <w:rsid w:val="008145D6"/>
    <w:pPr>
      <w:keepNext/>
      <w:keepLines/>
      <w:numPr>
        <w:ilvl w:val="2"/>
        <w:numId w:val="6"/>
      </w:numPr>
      <w:spacing w:before="160" w:after="80"/>
      <w:ind w:left="720"/>
      <w:outlineLvl w:val="2"/>
    </w:pPr>
    <w:rPr>
      <w:rFonts w:eastAsiaTheme="majorEastAsia"/>
    </w:rPr>
  </w:style>
  <w:style w:type="paragraph" w:styleId="Heading4">
    <w:name w:val="heading 4"/>
    <w:basedOn w:val="Heading3"/>
    <w:next w:val="Normal"/>
    <w:link w:val="Heading4Char"/>
    <w:uiPriority w:val="9"/>
    <w:unhideWhenUsed/>
    <w:qFormat/>
    <w:rsid w:val="006A1600"/>
    <w:pPr>
      <w:numPr>
        <w:ilvl w:val="3"/>
        <w:numId w:val="7"/>
      </w:numPr>
      <w:outlineLvl w:val="3"/>
    </w:pPr>
  </w:style>
  <w:style w:type="paragraph" w:styleId="Heading5">
    <w:name w:val="heading 5"/>
    <w:aliases w:val="Body/Report"/>
    <w:basedOn w:val="Normal"/>
    <w:next w:val="Normal"/>
    <w:link w:val="Heading5Char"/>
    <w:uiPriority w:val="9"/>
    <w:unhideWhenUsed/>
    <w:qFormat/>
    <w:rsid w:val="007A586B"/>
    <w:pPr>
      <w:keepNext/>
      <w:keepLines/>
      <w:spacing w:before="80" w:after="40"/>
      <w:jc w:val="both"/>
      <w:outlineLvl w:val="4"/>
    </w:pPr>
    <w:rPr>
      <w:rFonts w:eastAsiaTheme="majorEastAsia"/>
      <w:sz w:val="18"/>
      <w:szCs w:val="18"/>
    </w:rPr>
  </w:style>
  <w:style w:type="paragraph" w:styleId="Heading6">
    <w:name w:val="heading 6"/>
    <w:basedOn w:val="Normal"/>
    <w:next w:val="Normal"/>
    <w:link w:val="Heading6Char"/>
    <w:uiPriority w:val="9"/>
    <w:unhideWhenUsed/>
    <w:qFormat/>
    <w:rsid w:val="00E544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E544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4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4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410E"/>
    <w:rPr>
      <w:rFonts w:ascii="MadaniArabic-Regular" w:eastAsiaTheme="majorEastAsia" w:hAnsi="MadaniArabic-Regular" w:cs="MadaniArabic-Regular"/>
      <w:color w:val="275317" w:themeColor="accent6" w:themeShade="80"/>
      <w:sz w:val="36"/>
      <w:szCs w:val="36"/>
    </w:rPr>
  </w:style>
  <w:style w:type="character" w:customStyle="1" w:styleId="Heading2Char">
    <w:name w:val="Heading 2 Char"/>
    <w:basedOn w:val="DefaultParagraphFont"/>
    <w:link w:val="Heading2"/>
    <w:uiPriority w:val="9"/>
    <w:rsid w:val="00EF7B7A"/>
    <w:rPr>
      <w:rFonts w:ascii="MadaniArabic-SemiBold" w:eastAsiaTheme="majorEastAsia" w:hAnsi="MadaniArabic-SemiBold" w:cs="MadaniArabic-SemiBold"/>
      <w:sz w:val="20"/>
      <w:szCs w:val="20"/>
    </w:rPr>
  </w:style>
  <w:style w:type="character" w:customStyle="1" w:styleId="Heading3Char">
    <w:name w:val="Heading 3 Char"/>
    <w:basedOn w:val="DefaultParagraphFont"/>
    <w:link w:val="Heading3"/>
    <w:uiPriority w:val="9"/>
    <w:rsid w:val="008145D6"/>
    <w:rPr>
      <w:rFonts w:ascii="MadaniArabic-Light" w:eastAsiaTheme="majorEastAsia" w:hAnsi="MadaniArabic-Light" w:cs="MadaniArabic-Light"/>
      <w:sz w:val="20"/>
      <w:szCs w:val="20"/>
    </w:rPr>
  </w:style>
  <w:style w:type="character" w:customStyle="1" w:styleId="Heading4Char">
    <w:name w:val="Heading 4 Char"/>
    <w:basedOn w:val="DefaultParagraphFont"/>
    <w:link w:val="Heading4"/>
    <w:uiPriority w:val="9"/>
    <w:rsid w:val="00506FCB"/>
    <w:rPr>
      <w:rFonts w:ascii="MadaniArabic-Light" w:eastAsiaTheme="majorEastAsia" w:hAnsi="MadaniArabic-Light" w:cs="MadaniArabic-Light"/>
      <w:sz w:val="20"/>
      <w:szCs w:val="20"/>
    </w:rPr>
  </w:style>
  <w:style w:type="character" w:customStyle="1" w:styleId="Heading5Char">
    <w:name w:val="Heading 5 Char"/>
    <w:aliases w:val="Body/Report Char"/>
    <w:basedOn w:val="DefaultParagraphFont"/>
    <w:link w:val="Heading5"/>
    <w:uiPriority w:val="9"/>
    <w:rsid w:val="007A586B"/>
    <w:rPr>
      <w:rFonts w:ascii="MadaniArabic-Light" w:eastAsiaTheme="majorEastAsia" w:hAnsi="MadaniArabic-Light" w:cs="MadaniArabic-Light"/>
      <w:sz w:val="18"/>
      <w:szCs w:val="18"/>
    </w:rPr>
  </w:style>
  <w:style w:type="character" w:customStyle="1" w:styleId="Heading6Char">
    <w:name w:val="Heading 6 Char"/>
    <w:basedOn w:val="DefaultParagraphFont"/>
    <w:link w:val="Heading6"/>
    <w:uiPriority w:val="9"/>
    <w:rsid w:val="00E54484"/>
    <w:rPr>
      <w:rFonts w:ascii="MadaniArabic-Light" w:eastAsiaTheme="majorEastAsia" w:hAnsi="MadaniArabic-Light" w:cstheme="majorBidi"/>
      <w:i/>
      <w:iCs/>
      <w:color w:val="595959" w:themeColor="text1" w:themeTint="A6"/>
      <w:sz w:val="20"/>
      <w:szCs w:val="20"/>
    </w:rPr>
  </w:style>
  <w:style w:type="character" w:customStyle="1" w:styleId="Heading7Char">
    <w:name w:val="Heading 7 Char"/>
    <w:basedOn w:val="DefaultParagraphFont"/>
    <w:link w:val="Heading7"/>
    <w:uiPriority w:val="9"/>
    <w:rsid w:val="00E54484"/>
    <w:rPr>
      <w:rFonts w:ascii="MadaniArabic-Light" w:eastAsiaTheme="majorEastAsia" w:hAnsi="MadaniArabic-Light" w:cstheme="majorBidi"/>
      <w:color w:val="595959" w:themeColor="text1" w:themeTint="A6"/>
      <w:sz w:val="20"/>
      <w:szCs w:val="20"/>
    </w:rPr>
  </w:style>
  <w:style w:type="character" w:customStyle="1" w:styleId="Heading8Char">
    <w:name w:val="Heading 8 Char"/>
    <w:basedOn w:val="DefaultParagraphFont"/>
    <w:link w:val="Heading8"/>
    <w:uiPriority w:val="9"/>
    <w:semiHidden/>
    <w:rsid w:val="00E54484"/>
    <w:rPr>
      <w:rFonts w:ascii="MadaniArabic-Light" w:eastAsiaTheme="majorEastAsia" w:hAnsi="MadaniArabic-Light" w:cstheme="majorBidi"/>
      <w:i/>
      <w:iCs/>
      <w:color w:val="272727" w:themeColor="text1" w:themeTint="D8"/>
      <w:sz w:val="20"/>
      <w:szCs w:val="20"/>
    </w:rPr>
  </w:style>
  <w:style w:type="character" w:customStyle="1" w:styleId="Heading9Char">
    <w:name w:val="Heading 9 Char"/>
    <w:basedOn w:val="DefaultParagraphFont"/>
    <w:link w:val="Heading9"/>
    <w:uiPriority w:val="9"/>
    <w:semiHidden/>
    <w:rsid w:val="00E54484"/>
    <w:rPr>
      <w:rFonts w:ascii="MadaniArabic-Light" w:eastAsiaTheme="majorEastAsia" w:hAnsi="MadaniArabic-Light" w:cstheme="majorBidi"/>
      <w:color w:val="272727" w:themeColor="text1" w:themeTint="D8"/>
      <w:sz w:val="20"/>
      <w:szCs w:val="20"/>
    </w:rPr>
  </w:style>
  <w:style w:type="paragraph" w:styleId="Title">
    <w:name w:val="Title"/>
    <w:basedOn w:val="Normal"/>
    <w:next w:val="Normal"/>
    <w:link w:val="TitleChar"/>
    <w:uiPriority w:val="10"/>
    <w:qFormat/>
    <w:rsid w:val="00E544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4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4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4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484"/>
    <w:pPr>
      <w:spacing w:before="160"/>
      <w:jc w:val="center"/>
    </w:pPr>
    <w:rPr>
      <w:i/>
      <w:iCs/>
      <w:color w:val="404040" w:themeColor="text1" w:themeTint="BF"/>
    </w:rPr>
  </w:style>
  <w:style w:type="character" w:customStyle="1" w:styleId="QuoteChar">
    <w:name w:val="Quote Char"/>
    <w:basedOn w:val="DefaultParagraphFont"/>
    <w:link w:val="Quote"/>
    <w:uiPriority w:val="29"/>
    <w:rsid w:val="00E54484"/>
    <w:rPr>
      <w:i/>
      <w:iCs/>
      <w:color w:val="404040" w:themeColor="text1" w:themeTint="BF"/>
    </w:rPr>
  </w:style>
  <w:style w:type="paragraph" w:styleId="ListParagraph">
    <w:name w:val="List Paragraph"/>
    <w:basedOn w:val="Normal"/>
    <w:uiPriority w:val="34"/>
    <w:qFormat/>
    <w:rsid w:val="000A61E1"/>
    <w:pPr>
      <w:ind w:left="1440"/>
      <w:contextualSpacing/>
    </w:pPr>
  </w:style>
  <w:style w:type="character" w:styleId="IntenseEmphasis">
    <w:name w:val="Intense Emphasis"/>
    <w:basedOn w:val="DefaultParagraphFont"/>
    <w:uiPriority w:val="21"/>
    <w:qFormat/>
    <w:rsid w:val="00E54484"/>
    <w:rPr>
      <w:i/>
      <w:iCs/>
      <w:color w:val="0F4761" w:themeColor="accent1" w:themeShade="BF"/>
    </w:rPr>
  </w:style>
  <w:style w:type="paragraph" w:styleId="IntenseQuote">
    <w:name w:val="Intense Quote"/>
    <w:basedOn w:val="Normal"/>
    <w:next w:val="Normal"/>
    <w:link w:val="IntenseQuoteChar"/>
    <w:uiPriority w:val="30"/>
    <w:qFormat/>
    <w:rsid w:val="00E544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484"/>
    <w:rPr>
      <w:i/>
      <w:iCs/>
      <w:color w:val="0F4761" w:themeColor="accent1" w:themeShade="BF"/>
    </w:rPr>
  </w:style>
  <w:style w:type="character" w:styleId="IntenseReference">
    <w:name w:val="Intense Reference"/>
    <w:basedOn w:val="DefaultParagraphFont"/>
    <w:uiPriority w:val="32"/>
    <w:qFormat/>
    <w:rsid w:val="00E54484"/>
    <w:rPr>
      <w:b/>
      <w:bCs/>
      <w:smallCaps/>
      <w:color w:val="0F4761" w:themeColor="accent1" w:themeShade="BF"/>
      <w:spacing w:val="5"/>
    </w:rPr>
  </w:style>
  <w:style w:type="paragraph" w:styleId="Footer">
    <w:name w:val="footer"/>
    <w:basedOn w:val="Normal"/>
    <w:link w:val="FooterChar"/>
    <w:uiPriority w:val="99"/>
    <w:unhideWhenUsed/>
    <w:rsid w:val="000A61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0A61E1"/>
    <w:rPr>
      <w:rFonts w:ascii="MadaniArabic-Light" w:hAnsi="MadaniArabic-Light" w:cs="MadaniArabic-Light"/>
      <w:sz w:val="20"/>
      <w:szCs w:val="20"/>
    </w:rPr>
  </w:style>
  <w:style w:type="character" w:styleId="Emphasis">
    <w:name w:val="Emphasis"/>
    <w:basedOn w:val="DefaultParagraphFont"/>
    <w:uiPriority w:val="20"/>
    <w:qFormat/>
    <w:rsid w:val="007A586B"/>
    <w:rPr>
      <w:i/>
      <w:iCs/>
    </w:rPr>
  </w:style>
  <w:style w:type="character" w:styleId="SubtleEmphasis">
    <w:name w:val="Subtle Emphasis"/>
    <w:basedOn w:val="DefaultParagraphFont"/>
    <w:uiPriority w:val="19"/>
    <w:qFormat/>
    <w:rsid w:val="007A586B"/>
    <w:rPr>
      <w:i/>
      <w:iCs/>
      <w:color w:val="404040" w:themeColor="text1" w:themeTint="BF"/>
    </w:rPr>
  </w:style>
  <w:style w:type="paragraph" w:styleId="Header">
    <w:name w:val="header"/>
    <w:basedOn w:val="Normal"/>
    <w:link w:val="HeaderChar"/>
    <w:uiPriority w:val="99"/>
    <w:unhideWhenUsed/>
    <w:rsid w:val="00ED267A"/>
    <w:pPr>
      <w:tabs>
        <w:tab w:val="center" w:pos="4153"/>
        <w:tab w:val="right" w:pos="8306"/>
      </w:tabs>
      <w:spacing w:after="0" w:line="240" w:lineRule="auto"/>
    </w:pPr>
  </w:style>
  <w:style w:type="character" w:customStyle="1" w:styleId="HeaderChar">
    <w:name w:val="Header Char"/>
    <w:basedOn w:val="DefaultParagraphFont"/>
    <w:link w:val="Header"/>
    <w:uiPriority w:val="99"/>
    <w:rsid w:val="00ED267A"/>
    <w:rPr>
      <w:rFonts w:ascii="MadaniArabic-Light" w:hAnsi="MadaniArabic-Light" w:cs="MadaniArabic-Light"/>
      <w:sz w:val="20"/>
      <w:szCs w:val="20"/>
    </w:rPr>
  </w:style>
  <w:style w:type="paragraph" w:styleId="NormalWeb">
    <w:name w:val="Normal (Web)"/>
    <w:basedOn w:val="Normal"/>
    <w:uiPriority w:val="99"/>
    <w:unhideWhenUsed/>
    <w:rsid w:val="0037739C"/>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Spacing">
    <w:name w:val="No Spacing"/>
    <w:link w:val="NoSpacingChar"/>
    <w:uiPriority w:val="1"/>
    <w:qFormat/>
    <w:rsid w:val="00E552F0"/>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E552F0"/>
    <w:rPr>
      <w:rFonts w:eastAsiaTheme="minorEastAsia"/>
      <w:kern w:val="0"/>
      <w:sz w:val="22"/>
      <w:szCs w:val="22"/>
      <w14:ligatures w14:val="none"/>
    </w:rPr>
  </w:style>
  <w:style w:type="paragraph" w:styleId="Caption">
    <w:name w:val="caption"/>
    <w:basedOn w:val="Normal"/>
    <w:next w:val="Normal"/>
    <w:uiPriority w:val="35"/>
    <w:unhideWhenUsed/>
    <w:qFormat/>
    <w:rsid w:val="00173428"/>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734BDD"/>
    <w:rPr>
      <w:sz w:val="16"/>
      <w:szCs w:val="16"/>
    </w:rPr>
  </w:style>
  <w:style w:type="paragraph" w:styleId="CommentText">
    <w:name w:val="annotation text"/>
    <w:basedOn w:val="Normal"/>
    <w:link w:val="CommentTextChar"/>
    <w:uiPriority w:val="99"/>
    <w:unhideWhenUsed/>
    <w:rsid w:val="00734BDD"/>
    <w:pPr>
      <w:spacing w:line="240" w:lineRule="auto"/>
    </w:pPr>
  </w:style>
  <w:style w:type="character" w:customStyle="1" w:styleId="CommentTextChar">
    <w:name w:val="Comment Text Char"/>
    <w:basedOn w:val="DefaultParagraphFont"/>
    <w:link w:val="CommentText"/>
    <w:uiPriority w:val="99"/>
    <w:rsid w:val="00734BDD"/>
    <w:rPr>
      <w:rFonts w:ascii="MadaniArabic-Light" w:hAnsi="MadaniArabic-Light" w:cs="MadaniArabic-Light"/>
      <w:sz w:val="20"/>
      <w:szCs w:val="20"/>
    </w:rPr>
  </w:style>
  <w:style w:type="paragraph" w:styleId="CommentSubject">
    <w:name w:val="annotation subject"/>
    <w:basedOn w:val="CommentText"/>
    <w:next w:val="CommentText"/>
    <w:link w:val="CommentSubjectChar"/>
    <w:uiPriority w:val="99"/>
    <w:semiHidden/>
    <w:unhideWhenUsed/>
    <w:rsid w:val="00734BDD"/>
    <w:rPr>
      <w:b/>
      <w:bCs/>
    </w:rPr>
  </w:style>
  <w:style w:type="character" w:customStyle="1" w:styleId="CommentSubjectChar">
    <w:name w:val="Comment Subject Char"/>
    <w:basedOn w:val="CommentTextChar"/>
    <w:link w:val="CommentSubject"/>
    <w:uiPriority w:val="99"/>
    <w:semiHidden/>
    <w:rsid w:val="00734BDD"/>
    <w:rPr>
      <w:rFonts w:ascii="MadaniArabic-Light" w:hAnsi="MadaniArabic-Light" w:cs="MadaniArabic-Light"/>
      <w:b/>
      <w:bCs/>
      <w:sz w:val="20"/>
      <w:szCs w:val="20"/>
    </w:rPr>
  </w:style>
  <w:style w:type="paragraph" w:styleId="Revision">
    <w:name w:val="Revision"/>
    <w:hidden/>
    <w:uiPriority w:val="99"/>
    <w:semiHidden/>
    <w:rsid w:val="00DF662B"/>
    <w:pPr>
      <w:spacing w:after="0" w:line="240" w:lineRule="auto"/>
    </w:pPr>
    <w:rPr>
      <w:rFonts w:ascii="MadaniArabic-Light" w:hAnsi="MadaniArabic-Light" w:cs="MadaniArabic-Light"/>
      <w:sz w:val="20"/>
      <w:szCs w:val="20"/>
    </w:rPr>
  </w:style>
  <w:style w:type="character" w:styleId="Strong">
    <w:name w:val="Strong"/>
    <w:basedOn w:val="DefaultParagraphFont"/>
    <w:uiPriority w:val="22"/>
    <w:qFormat/>
    <w:rsid w:val="00124EBE"/>
    <w:rPr>
      <w:b/>
      <w:bCs/>
    </w:rPr>
  </w:style>
  <w:style w:type="paragraph" w:styleId="TOCHeading">
    <w:name w:val="TOC Heading"/>
    <w:basedOn w:val="Heading1"/>
    <w:next w:val="Normal"/>
    <w:uiPriority w:val="39"/>
    <w:unhideWhenUsed/>
    <w:qFormat/>
    <w:rsid w:val="00814E70"/>
    <w:pPr>
      <w:bidi w:val="0"/>
      <w:spacing w:before="240" w:after="0" w:line="259" w:lineRule="auto"/>
      <w:ind w:left="0" w:firstLine="0"/>
      <w:outlineLvl w:val="9"/>
    </w:pPr>
    <w:rPr>
      <w:rFonts w:asciiTheme="majorHAnsi" w:hAnsiTheme="majorHAnsi" w:cstheme="majorBidi"/>
      <w:color w:val="0F4761" w:themeColor="accent1" w:themeShade="BF"/>
      <w:kern w:val="0"/>
      <w:sz w:val="32"/>
      <w:szCs w:val="32"/>
      <w14:ligatures w14:val="none"/>
    </w:rPr>
  </w:style>
  <w:style w:type="paragraph" w:styleId="TOC1">
    <w:name w:val="toc 1"/>
    <w:basedOn w:val="Normal"/>
    <w:next w:val="Normal"/>
    <w:link w:val="TOC1Char"/>
    <w:autoRedefine/>
    <w:uiPriority w:val="39"/>
    <w:unhideWhenUsed/>
    <w:rsid w:val="00B355B9"/>
    <w:pPr>
      <w:bidi w:val="0"/>
      <w:spacing w:before="120" w:after="0"/>
    </w:pPr>
    <w:rPr>
      <w:rFonts w:asciiTheme="minorHAnsi" w:hAnsiTheme="minorHAnsi" w:cs="Times New Roman"/>
      <w:b/>
      <w:bCs/>
      <w:i/>
      <w:iCs/>
      <w:sz w:val="24"/>
      <w:szCs w:val="28"/>
    </w:rPr>
  </w:style>
  <w:style w:type="paragraph" w:styleId="TOC2">
    <w:name w:val="toc 2"/>
    <w:basedOn w:val="Normal"/>
    <w:next w:val="Normal"/>
    <w:link w:val="TOC2Char"/>
    <w:autoRedefine/>
    <w:uiPriority w:val="39"/>
    <w:unhideWhenUsed/>
    <w:rsid w:val="00081615"/>
    <w:pPr>
      <w:tabs>
        <w:tab w:val="left" w:pos="2397"/>
        <w:tab w:val="right" w:leader="hyphen" w:pos="9350"/>
      </w:tabs>
      <w:spacing w:before="120" w:after="0"/>
      <w:ind w:left="200"/>
      <w:jc w:val="both"/>
    </w:pPr>
    <w:rPr>
      <w:noProof/>
    </w:rPr>
  </w:style>
  <w:style w:type="paragraph" w:styleId="TOC3">
    <w:name w:val="toc 3"/>
    <w:basedOn w:val="Normal"/>
    <w:next w:val="Normal"/>
    <w:link w:val="TOC3Char"/>
    <w:autoRedefine/>
    <w:uiPriority w:val="39"/>
    <w:unhideWhenUsed/>
    <w:rsid w:val="00B355B9"/>
    <w:pPr>
      <w:bidi w:val="0"/>
      <w:spacing w:after="0"/>
      <w:ind w:left="400"/>
    </w:pPr>
    <w:rPr>
      <w:rFonts w:asciiTheme="minorHAnsi" w:hAnsiTheme="minorHAnsi" w:cs="Times New Roman"/>
      <w:szCs w:val="24"/>
    </w:rPr>
  </w:style>
  <w:style w:type="character" w:styleId="Hyperlink">
    <w:name w:val="Hyperlink"/>
    <w:basedOn w:val="DefaultParagraphFont"/>
    <w:uiPriority w:val="99"/>
    <w:unhideWhenUsed/>
    <w:rsid w:val="00814E70"/>
    <w:rPr>
      <w:color w:val="467886" w:themeColor="hyperlink"/>
      <w:u w:val="single"/>
    </w:rPr>
  </w:style>
  <w:style w:type="paragraph" w:customStyle="1" w:styleId="Heading30">
    <w:name w:val="Heading 3."/>
    <w:basedOn w:val="Normal"/>
    <w:rsid w:val="00C739D5"/>
  </w:style>
  <w:style w:type="table" w:styleId="TableGrid">
    <w:name w:val="Table Grid"/>
    <w:basedOn w:val="TableNormal"/>
    <w:uiPriority w:val="39"/>
    <w:rsid w:val="00C739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E32E7"/>
    <w:rPr>
      <w:color w:val="96607D"/>
      <w:u w:val="single"/>
    </w:rPr>
  </w:style>
  <w:style w:type="paragraph" w:customStyle="1" w:styleId="msonormal0">
    <w:name w:val="msonormal"/>
    <w:basedOn w:val="Normal"/>
    <w:rsid w:val="006E32E7"/>
    <w:pPr>
      <w:bidi w:val="0"/>
      <w:spacing w:before="100" w:beforeAutospacing="1" w:after="100" w:afterAutospacing="1" w:line="240" w:lineRule="auto"/>
    </w:pPr>
    <w:rPr>
      <w:rFonts w:ascii="Times New Roman" w:eastAsia="Times New Roman" w:hAnsi="Times New Roman" w:cs="Times New Roman"/>
      <w:kern w:val="0"/>
      <w:sz w:val="24"/>
      <w:szCs w:val="24"/>
      <w:lang w:val="en-GB" w:eastAsia="en-GB"/>
      <w14:ligatures w14:val="none"/>
    </w:rPr>
  </w:style>
  <w:style w:type="paragraph" w:customStyle="1" w:styleId="xl101">
    <w:name w:val="xl101"/>
    <w:basedOn w:val="Normal"/>
    <w:rsid w:val="006E32E7"/>
    <w:pPr>
      <w:pBdr>
        <w:top w:val="single" w:sz="12" w:space="0" w:color="D9D9D9"/>
        <w:left w:val="single" w:sz="12" w:space="0" w:color="D9D9D9"/>
        <w:bottom w:val="single" w:sz="12" w:space="0" w:color="D9D9D9"/>
        <w:right w:val="single" w:sz="12" w:space="0" w:color="D9D9D9"/>
      </w:pBdr>
      <w:shd w:val="clear" w:color="000000" w:fill="163E37"/>
      <w:bidi w:val="0"/>
      <w:spacing w:before="100" w:beforeAutospacing="1" w:after="100" w:afterAutospacing="1" w:line="240" w:lineRule="auto"/>
      <w:jc w:val="center"/>
      <w:textAlignment w:val="center"/>
    </w:pPr>
    <w:rPr>
      <w:rFonts w:ascii="Cambria" w:eastAsia="Times New Roman" w:hAnsi="Cambria" w:cs="Times New Roman"/>
      <w:color w:val="FFFFFF"/>
      <w:kern w:val="0"/>
      <w:sz w:val="10"/>
      <w:szCs w:val="10"/>
      <w:lang w:val="en-GB" w:eastAsia="en-GB"/>
      <w14:ligatures w14:val="none"/>
    </w:rPr>
  </w:style>
  <w:style w:type="paragraph" w:customStyle="1" w:styleId="xl102">
    <w:name w:val="xl102"/>
    <w:basedOn w:val="Normal"/>
    <w:rsid w:val="006E32E7"/>
    <w:pPr>
      <w:pBdr>
        <w:top w:val="single" w:sz="12" w:space="0" w:color="D9D9D9"/>
        <w:left w:val="single" w:sz="12" w:space="0" w:color="D9D9D9"/>
        <w:bottom w:val="single" w:sz="12" w:space="0" w:color="D9D9D9"/>
        <w:right w:val="single" w:sz="12" w:space="0" w:color="D9D9D9"/>
      </w:pBdr>
      <w:shd w:val="clear" w:color="000000" w:fill="163E37"/>
      <w:bidi w:val="0"/>
      <w:spacing w:before="100" w:beforeAutospacing="1" w:after="100" w:afterAutospacing="1" w:line="240" w:lineRule="auto"/>
      <w:jc w:val="center"/>
      <w:textAlignment w:val="center"/>
    </w:pPr>
    <w:rPr>
      <w:rFonts w:eastAsia="Times New Roman"/>
      <w:color w:val="FFFFFF"/>
      <w:kern w:val="0"/>
      <w:sz w:val="10"/>
      <w:szCs w:val="10"/>
      <w:lang w:val="en-GB" w:eastAsia="en-GB"/>
      <w14:ligatures w14:val="none"/>
    </w:rPr>
  </w:style>
  <w:style w:type="paragraph" w:customStyle="1" w:styleId="xl103">
    <w:name w:val="xl103"/>
    <w:basedOn w:val="Normal"/>
    <w:rsid w:val="006E32E7"/>
    <w:pPr>
      <w:pBdr>
        <w:top w:val="single" w:sz="12" w:space="0" w:color="D9D9D9"/>
        <w:left w:val="single" w:sz="12" w:space="0" w:color="D9D9D9"/>
        <w:bottom w:val="single" w:sz="12" w:space="0" w:color="D9D9D9"/>
        <w:right w:val="single" w:sz="12" w:space="0" w:color="D9D9D9"/>
      </w:pBdr>
      <w:bidi w:val="0"/>
      <w:spacing w:before="100" w:beforeAutospacing="1" w:after="100" w:afterAutospacing="1" w:line="240" w:lineRule="auto"/>
      <w:jc w:val="center"/>
      <w:textAlignment w:val="center"/>
    </w:pPr>
    <w:rPr>
      <w:rFonts w:eastAsia="Times New Roman"/>
      <w:color w:val="000000"/>
      <w:kern w:val="0"/>
      <w:sz w:val="10"/>
      <w:szCs w:val="10"/>
      <w:lang w:val="en-GB" w:eastAsia="en-GB"/>
      <w14:ligatures w14:val="none"/>
    </w:rPr>
  </w:style>
  <w:style w:type="paragraph" w:customStyle="1" w:styleId="xl104">
    <w:name w:val="xl104"/>
    <w:basedOn w:val="Normal"/>
    <w:rsid w:val="006E32E7"/>
    <w:pPr>
      <w:pBdr>
        <w:top w:val="single" w:sz="12" w:space="0" w:color="D9D9D9"/>
        <w:left w:val="single" w:sz="12" w:space="0" w:color="D9D9D9"/>
        <w:bottom w:val="single" w:sz="12" w:space="0" w:color="D9D9D9"/>
        <w:right w:val="single" w:sz="12" w:space="0" w:color="D9D9D9"/>
      </w:pBdr>
      <w:bidi w:val="0"/>
      <w:spacing w:before="100" w:beforeAutospacing="1" w:after="100" w:afterAutospacing="1" w:line="240" w:lineRule="auto"/>
      <w:jc w:val="center"/>
      <w:textAlignment w:val="center"/>
    </w:pPr>
    <w:rPr>
      <w:rFonts w:eastAsia="Times New Roman"/>
      <w:color w:val="000000"/>
      <w:kern w:val="0"/>
      <w:sz w:val="10"/>
      <w:szCs w:val="10"/>
      <w:lang w:val="en-GB" w:eastAsia="en-GB"/>
      <w14:ligatures w14:val="none"/>
    </w:rPr>
  </w:style>
  <w:style w:type="paragraph" w:customStyle="1" w:styleId="xl105">
    <w:name w:val="xl105"/>
    <w:basedOn w:val="Normal"/>
    <w:rsid w:val="006E32E7"/>
    <w:pPr>
      <w:pBdr>
        <w:top w:val="single" w:sz="12" w:space="0" w:color="D9D9D9"/>
        <w:left w:val="single" w:sz="12" w:space="0" w:color="D9D9D9"/>
        <w:bottom w:val="single" w:sz="12" w:space="0" w:color="D9D9D9"/>
        <w:right w:val="single" w:sz="12" w:space="0" w:color="D9D9D9"/>
      </w:pBdr>
      <w:bidi w:val="0"/>
      <w:spacing w:before="100" w:beforeAutospacing="1" w:after="100" w:afterAutospacing="1" w:line="240" w:lineRule="auto"/>
      <w:jc w:val="center"/>
      <w:textAlignment w:val="center"/>
    </w:pPr>
    <w:rPr>
      <w:rFonts w:eastAsia="Times New Roman"/>
      <w:color w:val="000000"/>
      <w:kern w:val="0"/>
      <w:sz w:val="10"/>
      <w:szCs w:val="10"/>
      <w:lang w:val="en-GB" w:eastAsia="en-GB"/>
      <w14:ligatures w14:val="none"/>
    </w:rPr>
  </w:style>
  <w:style w:type="paragraph" w:customStyle="1" w:styleId="xl106">
    <w:name w:val="xl106"/>
    <w:basedOn w:val="Normal"/>
    <w:rsid w:val="006E32E7"/>
    <w:pPr>
      <w:pBdr>
        <w:top w:val="single" w:sz="12" w:space="0" w:color="D9D9D9"/>
        <w:left w:val="single" w:sz="12" w:space="0" w:color="D9D9D9"/>
        <w:bottom w:val="single" w:sz="12" w:space="0" w:color="D9D9D9"/>
        <w:right w:val="single" w:sz="12" w:space="0" w:color="D9D9D9"/>
      </w:pBdr>
      <w:bidi w:val="0"/>
      <w:spacing w:before="100" w:beforeAutospacing="1" w:after="100" w:afterAutospacing="1" w:line="240" w:lineRule="auto"/>
      <w:jc w:val="center"/>
      <w:textAlignment w:val="center"/>
    </w:pPr>
    <w:rPr>
      <w:rFonts w:eastAsia="Times New Roman"/>
      <w:color w:val="000000"/>
      <w:kern w:val="0"/>
      <w:sz w:val="10"/>
      <w:szCs w:val="10"/>
      <w:lang w:val="en-GB" w:eastAsia="en-GB"/>
      <w14:ligatures w14:val="none"/>
    </w:rPr>
  </w:style>
  <w:style w:type="paragraph" w:customStyle="1" w:styleId="3511">
    <w:name w:val="3.5.1.1"/>
    <w:basedOn w:val="Heading4"/>
    <w:link w:val="3511Char"/>
    <w:qFormat/>
    <w:rsid w:val="00940264"/>
  </w:style>
  <w:style w:type="character" w:customStyle="1" w:styleId="3511Char">
    <w:name w:val="3.5.1.1 Char"/>
    <w:basedOn w:val="Heading4Char"/>
    <w:link w:val="3511"/>
    <w:rsid w:val="00940264"/>
    <w:rPr>
      <w:rFonts w:ascii="MadaniArabic-Light" w:eastAsiaTheme="majorEastAsia" w:hAnsi="MadaniArabic-Light" w:cs="MadaniArabic-Light"/>
      <w:sz w:val="20"/>
      <w:szCs w:val="20"/>
    </w:rPr>
  </w:style>
  <w:style w:type="character" w:styleId="Mention">
    <w:name w:val="Mention"/>
    <w:basedOn w:val="DefaultParagraphFont"/>
    <w:uiPriority w:val="99"/>
    <w:unhideWhenUsed/>
    <w:rsid w:val="00EC36CF"/>
    <w:rPr>
      <w:color w:val="2B579A"/>
      <w:shd w:val="clear" w:color="auto" w:fill="E1DFDD"/>
    </w:rPr>
  </w:style>
  <w:style w:type="paragraph" w:styleId="FootnoteText">
    <w:name w:val="footnote text"/>
    <w:basedOn w:val="Normal"/>
    <w:link w:val="FootnoteTextChar"/>
    <w:uiPriority w:val="99"/>
    <w:unhideWhenUsed/>
    <w:rsid w:val="00683799"/>
    <w:pPr>
      <w:spacing w:after="0" w:line="240" w:lineRule="auto"/>
    </w:pPr>
  </w:style>
  <w:style w:type="character" w:customStyle="1" w:styleId="FootnoteTextChar">
    <w:name w:val="Footnote Text Char"/>
    <w:basedOn w:val="DefaultParagraphFont"/>
    <w:link w:val="FootnoteText"/>
    <w:uiPriority w:val="99"/>
    <w:rsid w:val="00683799"/>
    <w:rPr>
      <w:rFonts w:ascii="MadaniArabic-Light" w:hAnsi="MadaniArabic-Light" w:cs="MadaniArabic-Light"/>
      <w:sz w:val="20"/>
      <w:szCs w:val="20"/>
    </w:rPr>
  </w:style>
  <w:style w:type="character" w:styleId="FootnoteReference">
    <w:name w:val="footnote reference"/>
    <w:basedOn w:val="DefaultParagraphFont"/>
    <w:uiPriority w:val="99"/>
    <w:semiHidden/>
    <w:unhideWhenUsed/>
    <w:rsid w:val="00683799"/>
    <w:rPr>
      <w:vertAlign w:val="superscript"/>
    </w:rPr>
  </w:style>
  <w:style w:type="character" w:styleId="PlaceholderText">
    <w:name w:val="Placeholder Text"/>
    <w:basedOn w:val="DefaultParagraphFont"/>
    <w:uiPriority w:val="99"/>
    <w:semiHidden/>
    <w:rsid w:val="007114D1"/>
    <w:rPr>
      <w:color w:val="666666"/>
    </w:rPr>
  </w:style>
  <w:style w:type="numbering" w:customStyle="1" w:styleId="NoList1">
    <w:name w:val="No List1"/>
    <w:next w:val="NoList"/>
    <w:uiPriority w:val="99"/>
    <w:semiHidden/>
    <w:unhideWhenUsed/>
    <w:rsid w:val="00E25FC1"/>
  </w:style>
  <w:style w:type="paragraph" w:customStyle="1" w:styleId="font5">
    <w:name w:val="font5"/>
    <w:basedOn w:val="Normal"/>
    <w:rsid w:val="00E25FC1"/>
    <w:pPr>
      <w:bidi w:val="0"/>
      <w:spacing w:before="100" w:beforeAutospacing="1" w:after="100" w:afterAutospacing="1" w:line="240" w:lineRule="auto"/>
    </w:pPr>
    <w:rPr>
      <w:rFonts w:ascii="Tahoma" w:eastAsia="Times New Roman" w:hAnsi="Tahoma" w:cs="Tahoma"/>
      <w:color w:val="000000"/>
      <w:kern w:val="0"/>
      <w:sz w:val="16"/>
      <w:szCs w:val="16"/>
      <w14:ligatures w14:val="none"/>
    </w:rPr>
  </w:style>
  <w:style w:type="paragraph" w:customStyle="1" w:styleId="font6">
    <w:name w:val="font6"/>
    <w:basedOn w:val="Normal"/>
    <w:rsid w:val="00E25FC1"/>
    <w:pPr>
      <w:bidi w:val="0"/>
      <w:spacing w:before="100" w:beforeAutospacing="1" w:after="100" w:afterAutospacing="1" w:line="240" w:lineRule="auto"/>
    </w:pPr>
    <w:rPr>
      <w:rFonts w:ascii="MadaniArabic-Regular" w:eastAsia="Times New Roman" w:hAnsi="MadaniArabic-Regular" w:cs="MadaniArabic-Regular"/>
      <w:color w:val="000000"/>
      <w:kern w:val="0"/>
      <w:sz w:val="22"/>
      <w:szCs w:val="22"/>
      <w14:ligatures w14:val="none"/>
    </w:rPr>
  </w:style>
  <w:style w:type="paragraph" w:customStyle="1" w:styleId="font7">
    <w:name w:val="font7"/>
    <w:basedOn w:val="Normal"/>
    <w:rsid w:val="00E25FC1"/>
    <w:pPr>
      <w:bidi w:val="0"/>
      <w:spacing w:before="100" w:beforeAutospacing="1" w:after="100" w:afterAutospacing="1" w:line="240" w:lineRule="auto"/>
    </w:pPr>
    <w:rPr>
      <w:rFonts w:ascii="MadaniArabic-Regular" w:eastAsia="Times New Roman" w:hAnsi="MadaniArabic-Regular" w:cs="MadaniArabic-Regular"/>
      <w:i/>
      <w:iCs/>
      <w:color w:val="000000"/>
      <w:kern w:val="0"/>
      <w:sz w:val="22"/>
      <w:szCs w:val="22"/>
      <w14:ligatures w14:val="none"/>
    </w:rPr>
  </w:style>
  <w:style w:type="paragraph" w:customStyle="1" w:styleId="xl107">
    <w:name w:val="xl107"/>
    <w:basedOn w:val="Normal"/>
    <w:rsid w:val="00E25FC1"/>
    <w:pPr>
      <w:bidi w:val="0"/>
      <w:spacing w:before="100" w:beforeAutospacing="1" w:after="100" w:afterAutospacing="1" w:line="240" w:lineRule="auto"/>
      <w:textAlignment w:val="center"/>
    </w:pPr>
    <w:rPr>
      <w:rFonts w:ascii="DIN Next LT Arabic" w:eastAsia="Times New Roman" w:hAnsi="DIN Next LT Arabic" w:cs="DIN Next LT Arabic"/>
      <w:color w:val="FF0000"/>
      <w:kern w:val="0"/>
      <w:sz w:val="24"/>
      <w:szCs w:val="24"/>
      <w14:ligatures w14:val="none"/>
    </w:rPr>
  </w:style>
  <w:style w:type="paragraph" w:customStyle="1" w:styleId="xl108">
    <w:name w:val="xl108"/>
    <w:basedOn w:val="Normal"/>
    <w:rsid w:val="00E25FC1"/>
    <w:pPr>
      <w:pBdr>
        <w:bottom w:val="single" w:sz="8" w:space="0" w:color="auto"/>
      </w:pBdr>
      <w:shd w:val="clear" w:color="000000" w:fill="284127"/>
      <w:bidi w:val="0"/>
      <w:spacing w:before="100" w:beforeAutospacing="1" w:after="100" w:afterAutospacing="1" w:line="240" w:lineRule="auto"/>
      <w:jc w:val="center"/>
      <w:textAlignment w:val="center"/>
    </w:pPr>
    <w:rPr>
      <w:rFonts w:ascii="DIN Next LT Arabic" w:eastAsia="Times New Roman" w:hAnsi="DIN Next LT Arabic" w:cs="DIN Next LT Arabic"/>
      <w:b/>
      <w:bCs/>
      <w:color w:val="FFFFFF"/>
      <w:kern w:val="0"/>
      <w:sz w:val="96"/>
      <w:szCs w:val="96"/>
      <w14:ligatures w14:val="none"/>
    </w:rPr>
  </w:style>
  <w:style w:type="paragraph" w:customStyle="1" w:styleId="xl109">
    <w:name w:val="xl109"/>
    <w:basedOn w:val="Normal"/>
    <w:rsid w:val="00E25FC1"/>
    <w:pPr>
      <w:pBdr>
        <w:top w:val="single" w:sz="4" w:space="0" w:color="auto"/>
        <w:left w:val="single" w:sz="4" w:space="0" w:color="auto"/>
        <w:bottom w:val="single" w:sz="4" w:space="0" w:color="auto"/>
        <w:right w:val="single" w:sz="4" w:space="0" w:color="auto"/>
      </w:pBdr>
      <w:shd w:val="clear" w:color="000000" w:fill="61D836"/>
      <w:bidi w:val="0"/>
      <w:spacing w:before="100" w:beforeAutospacing="1" w:after="100" w:afterAutospacing="1" w:line="240" w:lineRule="auto"/>
      <w:jc w:val="center"/>
      <w:textAlignment w:val="center"/>
    </w:pPr>
    <w:rPr>
      <w:rFonts w:ascii="MadaniArabic-Regular" w:eastAsia="Times New Roman" w:hAnsi="MadaniArabic-Regular" w:cs="MadaniArabic-Regular"/>
      <w:b/>
      <w:bCs/>
      <w:kern w:val="0"/>
      <w:sz w:val="24"/>
      <w:szCs w:val="24"/>
      <w14:ligatures w14:val="none"/>
    </w:rPr>
  </w:style>
  <w:style w:type="paragraph" w:customStyle="1" w:styleId="xl110">
    <w:name w:val="xl110"/>
    <w:basedOn w:val="Normal"/>
    <w:rsid w:val="00E25FC1"/>
    <w:pPr>
      <w:pBdr>
        <w:top w:val="single" w:sz="8" w:space="0" w:color="auto"/>
        <w:left w:val="single" w:sz="4" w:space="0" w:color="auto"/>
        <w:right w:val="single" w:sz="4" w:space="0" w:color="auto"/>
      </w:pBdr>
      <w:shd w:val="clear" w:color="000000" w:fill="61D836"/>
      <w:bidi w:val="0"/>
      <w:spacing w:before="100" w:beforeAutospacing="1" w:after="100" w:afterAutospacing="1" w:line="240" w:lineRule="auto"/>
      <w:textAlignment w:val="center"/>
    </w:pPr>
    <w:rPr>
      <w:rFonts w:ascii="MadaniArabic-Regular" w:eastAsia="Times New Roman" w:hAnsi="MadaniArabic-Regular" w:cs="MadaniArabic-Regular"/>
      <w:b/>
      <w:bCs/>
      <w:kern w:val="0"/>
      <w:sz w:val="24"/>
      <w:szCs w:val="24"/>
      <w14:ligatures w14:val="none"/>
    </w:rPr>
  </w:style>
  <w:style w:type="paragraph" w:customStyle="1" w:styleId="xl111">
    <w:name w:val="xl111"/>
    <w:basedOn w:val="Normal"/>
    <w:rsid w:val="00E25FC1"/>
    <w:pPr>
      <w:pBdr>
        <w:top w:val="single" w:sz="8" w:space="0" w:color="auto"/>
        <w:left w:val="single" w:sz="4" w:space="0" w:color="auto"/>
        <w:right w:val="single" w:sz="4" w:space="0" w:color="auto"/>
      </w:pBdr>
      <w:shd w:val="clear" w:color="000000" w:fill="61D836"/>
      <w:bidi w:val="0"/>
      <w:spacing w:before="100" w:beforeAutospacing="1" w:after="100" w:afterAutospacing="1" w:line="240" w:lineRule="auto"/>
      <w:textAlignment w:val="center"/>
    </w:pPr>
    <w:rPr>
      <w:rFonts w:ascii="MadaniArabic-Regular" w:eastAsia="Times New Roman" w:hAnsi="MadaniArabic-Regular" w:cs="MadaniArabic-Regular"/>
      <w:b/>
      <w:bCs/>
      <w:kern w:val="0"/>
      <w:sz w:val="24"/>
      <w:szCs w:val="24"/>
      <w14:ligatures w14:val="none"/>
    </w:rPr>
  </w:style>
  <w:style w:type="paragraph" w:customStyle="1" w:styleId="xl112">
    <w:name w:val="xl112"/>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MadaniArabic-Regular" w:eastAsia="Times New Roman" w:hAnsi="MadaniArabic-Regular" w:cs="MadaniArabic-Regular"/>
      <w:kern w:val="0"/>
      <w:sz w:val="24"/>
      <w:szCs w:val="24"/>
      <w14:ligatures w14:val="none"/>
    </w:rPr>
  </w:style>
  <w:style w:type="paragraph" w:customStyle="1" w:styleId="xl113">
    <w:name w:val="xl113"/>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14">
    <w:name w:val="xl114"/>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15">
    <w:name w:val="xl115"/>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16">
    <w:name w:val="xl116"/>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17">
    <w:name w:val="xl117"/>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18">
    <w:name w:val="xl118"/>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19">
    <w:name w:val="xl119"/>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20">
    <w:name w:val="xl120"/>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21">
    <w:name w:val="xl121"/>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22">
    <w:name w:val="xl122"/>
    <w:basedOn w:val="Normal"/>
    <w:rsid w:val="00E25FC1"/>
    <w:pP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23">
    <w:name w:val="xl123"/>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24">
    <w:name w:val="xl124"/>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25">
    <w:name w:val="xl125"/>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26">
    <w:name w:val="xl126"/>
    <w:basedOn w:val="Normal"/>
    <w:rsid w:val="00E25FC1"/>
    <w:pPr>
      <w:pBdr>
        <w:top w:val="single" w:sz="4" w:space="0" w:color="auto"/>
        <w:left w:val="single" w:sz="4" w:space="0" w:color="auto"/>
        <w:bottom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27">
    <w:name w:val="xl127"/>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28">
    <w:name w:val="xl128"/>
    <w:basedOn w:val="Normal"/>
    <w:rsid w:val="00E25FC1"/>
    <w:pPr>
      <w:pBdr>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29">
    <w:name w:val="xl129"/>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30">
    <w:name w:val="xl130"/>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31">
    <w:name w:val="xl131"/>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MadaniArabic-Regular" w:eastAsia="Times New Roman" w:hAnsi="MadaniArabic-Regular" w:cs="MadaniArabic-Regular"/>
      <w:kern w:val="0"/>
      <w:sz w:val="24"/>
      <w:szCs w:val="24"/>
      <w14:ligatures w14:val="none"/>
    </w:rPr>
  </w:style>
  <w:style w:type="paragraph" w:customStyle="1" w:styleId="xl132">
    <w:name w:val="xl132"/>
    <w:basedOn w:val="Normal"/>
    <w:rsid w:val="00E25FC1"/>
    <w:pPr>
      <w:pBdr>
        <w:top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MadaniArabic-Regular" w:eastAsia="Times New Roman" w:hAnsi="MadaniArabic-Regular" w:cs="MadaniArabic-Regular"/>
      <w:kern w:val="0"/>
      <w:sz w:val="24"/>
      <w:szCs w:val="24"/>
      <w14:ligatures w14:val="none"/>
    </w:rPr>
  </w:style>
  <w:style w:type="paragraph" w:customStyle="1" w:styleId="xl133">
    <w:name w:val="xl133"/>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34">
    <w:name w:val="xl134"/>
    <w:basedOn w:val="Normal"/>
    <w:rsid w:val="00E25FC1"/>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35">
    <w:name w:val="xl135"/>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color w:val="FF0000"/>
      <w:kern w:val="0"/>
      <w:sz w:val="24"/>
      <w:szCs w:val="24"/>
      <w14:ligatures w14:val="none"/>
    </w:rPr>
  </w:style>
  <w:style w:type="paragraph" w:customStyle="1" w:styleId="xl136">
    <w:name w:val="xl136"/>
    <w:basedOn w:val="Normal"/>
    <w:rsid w:val="00E25FC1"/>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37">
    <w:name w:val="xl137"/>
    <w:basedOn w:val="Normal"/>
    <w:rsid w:val="00E25FC1"/>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38">
    <w:name w:val="xl138"/>
    <w:basedOn w:val="Normal"/>
    <w:rsid w:val="00E25FC1"/>
    <w:pPr>
      <w:pBdr>
        <w:top w:val="single" w:sz="4" w:space="0" w:color="auto"/>
        <w:left w:val="single" w:sz="4" w:space="0" w:color="auto"/>
        <w:bottom w:val="single" w:sz="4" w:space="0" w:color="auto"/>
        <w:right w:val="single" w:sz="4" w:space="0" w:color="auto"/>
      </w:pBdr>
      <w:shd w:val="clear" w:color="000000" w:fill="DAE9F8"/>
      <w:bidi w:val="0"/>
      <w:spacing w:before="100" w:beforeAutospacing="1" w:after="100" w:afterAutospacing="1" w:line="240" w:lineRule="auto"/>
    </w:pPr>
    <w:rPr>
      <w:rFonts w:ascii="MadaniArabic-Regular" w:eastAsia="Times New Roman" w:hAnsi="MadaniArabic-Regular" w:cs="MadaniArabic-Regular"/>
      <w:kern w:val="0"/>
      <w:sz w:val="24"/>
      <w:szCs w:val="24"/>
      <w14:ligatures w14:val="none"/>
    </w:rPr>
  </w:style>
  <w:style w:type="paragraph" w:customStyle="1" w:styleId="xl139">
    <w:name w:val="xl139"/>
    <w:basedOn w:val="Normal"/>
    <w:rsid w:val="00E25FC1"/>
    <w:pPr>
      <w:pBdr>
        <w:top w:val="single" w:sz="4" w:space="0" w:color="auto"/>
        <w:left w:val="single" w:sz="4" w:space="0" w:color="auto"/>
        <w:bottom w:val="single" w:sz="4" w:space="0" w:color="auto"/>
        <w:right w:val="single" w:sz="4" w:space="0" w:color="auto"/>
      </w:pBdr>
      <w:shd w:val="clear" w:color="000000" w:fill="DAE9F8"/>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40">
    <w:name w:val="xl140"/>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color w:val="FF0000"/>
      <w:kern w:val="0"/>
      <w:sz w:val="24"/>
      <w:szCs w:val="24"/>
      <w:u w:val="single"/>
      <w14:ligatures w14:val="none"/>
    </w:rPr>
  </w:style>
  <w:style w:type="paragraph" w:customStyle="1" w:styleId="xl141">
    <w:name w:val="xl141"/>
    <w:basedOn w:val="Normal"/>
    <w:rsid w:val="00E25FC1"/>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MadaniArabic-Regular" w:eastAsia="Times New Roman" w:hAnsi="MadaniArabic-Regular" w:cs="MadaniArabic-Regular"/>
      <w:color w:val="FF0000"/>
      <w:kern w:val="0"/>
      <w:sz w:val="24"/>
      <w:szCs w:val="24"/>
      <w:u w:val="single"/>
      <w14:ligatures w14:val="none"/>
    </w:rPr>
  </w:style>
  <w:style w:type="paragraph" w:customStyle="1" w:styleId="xl142">
    <w:name w:val="xl142"/>
    <w:basedOn w:val="Normal"/>
    <w:rsid w:val="00E25FC1"/>
    <w:pP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43">
    <w:name w:val="xl143"/>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44">
    <w:name w:val="xl144"/>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45">
    <w:name w:val="xl145"/>
    <w:basedOn w:val="Normal"/>
    <w:rsid w:val="00E25FC1"/>
    <w:pPr>
      <w:pBdr>
        <w:top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467886"/>
      <w:kern w:val="0"/>
      <w:sz w:val="24"/>
      <w:szCs w:val="24"/>
      <w:u w:val="single"/>
      <w14:ligatures w14:val="none"/>
    </w:rPr>
  </w:style>
  <w:style w:type="paragraph" w:customStyle="1" w:styleId="xl146">
    <w:name w:val="xl146"/>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FF0000"/>
      <w:kern w:val="0"/>
      <w:sz w:val="24"/>
      <w:szCs w:val="24"/>
      <w:u w:val="single"/>
      <w14:ligatures w14:val="none"/>
    </w:rPr>
  </w:style>
  <w:style w:type="paragraph" w:customStyle="1" w:styleId="xl147">
    <w:name w:val="xl147"/>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FF0000"/>
      <w:kern w:val="0"/>
      <w:sz w:val="24"/>
      <w:szCs w:val="24"/>
      <w:u w:val="single"/>
      <w14:ligatures w14:val="none"/>
    </w:rPr>
  </w:style>
  <w:style w:type="paragraph" w:customStyle="1" w:styleId="xl148">
    <w:name w:val="xl148"/>
    <w:basedOn w:val="Normal"/>
    <w:rsid w:val="00E25FC1"/>
    <w:pPr>
      <w:pBdr>
        <w:top w:val="single" w:sz="8"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b/>
      <w:bCs/>
      <w:kern w:val="0"/>
      <w:sz w:val="24"/>
      <w:szCs w:val="24"/>
      <w14:ligatures w14:val="none"/>
    </w:rPr>
  </w:style>
  <w:style w:type="paragraph" w:customStyle="1" w:styleId="xl149">
    <w:name w:val="xl149"/>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50">
    <w:name w:val="xl150"/>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51">
    <w:name w:val="xl151"/>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52">
    <w:name w:val="xl152"/>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kern w:val="0"/>
      <w:sz w:val="24"/>
      <w:szCs w:val="24"/>
      <w14:ligatures w14:val="none"/>
    </w:rPr>
  </w:style>
  <w:style w:type="paragraph" w:customStyle="1" w:styleId="xl153">
    <w:name w:val="xl153"/>
    <w:basedOn w:val="Normal"/>
    <w:rsid w:val="00E25FC1"/>
    <w:pPr>
      <w:pBdr>
        <w:top w:val="single" w:sz="4" w:space="0" w:color="auto"/>
        <w:left w:val="single" w:sz="4" w:space="0" w:color="auto"/>
        <w:right w:val="single" w:sz="4" w:space="0" w:color="auto"/>
      </w:pBdr>
      <w:bidi w:val="0"/>
      <w:spacing w:before="100" w:beforeAutospacing="1" w:after="100" w:afterAutospacing="1" w:line="240" w:lineRule="auto"/>
      <w:jc w:val="center"/>
      <w:textAlignment w:val="center"/>
    </w:pPr>
    <w:rPr>
      <w:rFonts w:ascii="MadaniArabic-Regular" w:eastAsia="Times New Roman" w:hAnsi="MadaniArabic-Regular" w:cs="MadaniArabic-Regular"/>
      <w:kern w:val="0"/>
      <w:sz w:val="24"/>
      <w:szCs w:val="24"/>
      <w14:ligatures w14:val="none"/>
    </w:rPr>
  </w:style>
  <w:style w:type="paragraph" w:customStyle="1" w:styleId="xl154">
    <w:name w:val="xl154"/>
    <w:basedOn w:val="Normal"/>
    <w:rsid w:val="00E25FC1"/>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MadaniArabic-Regular" w:eastAsia="Times New Roman" w:hAnsi="MadaniArabic-Regular" w:cs="MadaniArabic-Regular"/>
      <w:color w:val="FF0000"/>
      <w:kern w:val="0"/>
      <w:sz w:val="24"/>
      <w:szCs w:val="24"/>
      <w14:ligatures w14:val="none"/>
    </w:rPr>
  </w:style>
  <w:style w:type="paragraph" w:customStyle="1" w:styleId="xl65">
    <w:name w:val="xl65"/>
    <w:basedOn w:val="Normal"/>
    <w:rsid w:val="00AA4C78"/>
    <w:pPr>
      <w:pBdr>
        <w:top w:val="single" w:sz="4" w:space="0" w:color="D9D9D9"/>
        <w:left w:val="single" w:sz="4" w:space="0" w:color="D9D9D9"/>
        <w:bottom w:val="single" w:sz="4" w:space="0" w:color="D9D9D9"/>
        <w:right w:val="single" w:sz="4" w:space="0" w:color="D9D9D9"/>
      </w:pBdr>
      <w:shd w:val="clear" w:color="000000" w:fill="163E37"/>
      <w:bidi w:val="0"/>
      <w:spacing w:before="100" w:beforeAutospacing="1" w:after="100" w:afterAutospacing="1" w:line="240" w:lineRule="auto"/>
    </w:pPr>
    <w:rPr>
      <w:rFonts w:ascii="MadaniArabic-Regular" w:eastAsia="Times New Roman" w:hAnsi="MadaniArabic-Regular" w:cs="MadaniArabic-Regular"/>
      <w:color w:val="FFFFFF"/>
      <w:kern w:val="0"/>
      <w:sz w:val="44"/>
      <w:szCs w:val="44"/>
      <w14:ligatures w14:val="none"/>
    </w:rPr>
  </w:style>
  <w:style w:type="paragraph" w:customStyle="1" w:styleId="xl66">
    <w:name w:val="xl66"/>
    <w:basedOn w:val="Normal"/>
    <w:rsid w:val="00AA4C78"/>
    <w:pPr>
      <w:pBdr>
        <w:top w:val="single" w:sz="4" w:space="0" w:color="D9D9D9"/>
        <w:left w:val="single" w:sz="4" w:space="0" w:color="D9D9D9"/>
        <w:bottom w:val="single" w:sz="4" w:space="0" w:color="D9D9D9"/>
        <w:right w:val="single" w:sz="4" w:space="0" w:color="D9D9D9"/>
      </w:pBdr>
      <w:shd w:val="clear" w:color="000000" w:fill="163E37"/>
      <w:bidi w:val="0"/>
      <w:spacing w:before="100" w:beforeAutospacing="1" w:after="100" w:afterAutospacing="1" w:line="240" w:lineRule="auto"/>
      <w:jc w:val="center"/>
      <w:textAlignment w:val="center"/>
    </w:pPr>
    <w:rPr>
      <w:rFonts w:ascii="MadaniArabic-Regular" w:eastAsia="Times New Roman" w:hAnsi="MadaniArabic-Regular" w:cs="MadaniArabic-Regular"/>
      <w:b/>
      <w:bCs/>
      <w:color w:val="FFFFFF"/>
      <w:kern w:val="0"/>
      <w:sz w:val="44"/>
      <w:szCs w:val="44"/>
      <w14:ligatures w14:val="none"/>
    </w:rPr>
  </w:style>
  <w:style w:type="paragraph" w:customStyle="1" w:styleId="xl67">
    <w:name w:val="xl67"/>
    <w:basedOn w:val="Normal"/>
    <w:rsid w:val="00AA4C78"/>
    <w:pPr>
      <w:pBdr>
        <w:top w:val="single" w:sz="4" w:space="0" w:color="D9D9D9"/>
        <w:left w:val="single" w:sz="4" w:space="0" w:color="D9D9D9"/>
        <w:bottom w:val="single" w:sz="4" w:space="0" w:color="D9D9D9"/>
        <w:right w:val="single" w:sz="4" w:space="0" w:color="D9D9D9"/>
      </w:pBdr>
      <w:bidi w:val="0"/>
      <w:spacing w:before="100" w:beforeAutospacing="1" w:after="100" w:afterAutospacing="1" w:line="240" w:lineRule="auto"/>
      <w:jc w:val="center"/>
      <w:textAlignment w:val="top"/>
    </w:pPr>
    <w:rPr>
      <w:rFonts w:ascii="MadaniArabic-Regular" w:eastAsia="Times New Roman" w:hAnsi="MadaniArabic-Regular" w:cs="MadaniArabic-Regular"/>
      <w:kern w:val="0"/>
      <w:sz w:val="28"/>
      <w:szCs w:val="28"/>
      <w14:ligatures w14:val="none"/>
    </w:rPr>
  </w:style>
  <w:style w:type="paragraph" w:customStyle="1" w:styleId="xl68">
    <w:name w:val="xl68"/>
    <w:basedOn w:val="Normal"/>
    <w:rsid w:val="00AA4C78"/>
    <w:pPr>
      <w:pBdr>
        <w:top w:val="single" w:sz="4" w:space="0" w:color="D9D9D9"/>
        <w:left w:val="single" w:sz="4" w:space="0" w:color="D9D9D9"/>
        <w:bottom w:val="single" w:sz="4" w:space="0" w:color="D9D9D9"/>
        <w:right w:val="single" w:sz="4" w:space="0" w:color="D9D9D9"/>
      </w:pBdr>
      <w:bidi w:val="0"/>
      <w:spacing w:before="100" w:beforeAutospacing="1" w:after="100" w:afterAutospacing="1" w:line="240" w:lineRule="auto"/>
      <w:textAlignment w:val="top"/>
    </w:pPr>
    <w:rPr>
      <w:rFonts w:ascii="MadaniArabic-Regular" w:eastAsia="Times New Roman" w:hAnsi="MadaniArabic-Regular" w:cs="MadaniArabic-Regular"/>
      <w:color w:val="000000"/>
      <w:kern w:val="0"/>
      <w:sz w:val="28"/>
      <w:szCs w:val="28"/>
      <w14:ligatures w14:val="none"/>
    </w:rPr>
  </w:style>
  <w:style w:type="paragraph" w:customStyle="1" w:styleId="xl69">
    <w:name w:val="xl69"/>
    <w:basedOn w:val="Normal"/>
    <w:rsid w:val="00AA4C78"/>
    <w:pPr>
      <w:pBdr>
        <w:top w:val="single" w:sz="4" w:space="0" w:color="D9D9D9"/>
        <w:left w:val="single" w:sz="4" w:space="0" w:color="D9D9D9"/>
        <w:bottom w:val="single" w:sz="4" w:space="0" w:color="D9D9D9"/>
        <w:right w:val="single" w:sz="4" w:space="0" w:color="D9D9D9"/>
      </w:pBdr>
      <w:bidi w:val="0"/>
      <w:spacing w:before="100" w:beforeAutospacing="1" w:after="100" w:afterAutospacing="1" w:line="240" w:lineRule="auto"/>
    </w:pPr>
    <w:rPr>
      <w:rFonts w:ascii="MadaniArabic-Regular" w:eastAsia="Times New Roman" w:hAnsi="MadaniArabic-Regular" w:cs="MadaniArabic-Regular"/>
      <w:kern w:val="0"/>
      <w:sz w:val="28"/>
      <w:szCs w:val="28"/>
      <w14:ligatures w14:val="none"/>
    </w:rPr>
  </w:style>
  <w:style w:type="paragraph" w:customStyle="1" w:styleId="xl70">
    <w:name w:val="xl70"/>
    <w:basedOn w:val="Normal"/>
    <w:rsid w:val="00AA4C78"/>
    <w:pPr>
      <w:pBdr>
        <w:top w:val="single" w:sz="4" w:space="0" w:color="D9D9D9"/>
        <w:left w:val="single" w:sz="4" w:space="0" w:color="D9D9D9"/>
        <w:bottom w:val="single" w:sz="4" w:space="0" w:color="D9D9D9"/>
        <w:right w:val="single" w:sz="4" w:space="0" w:color="D9D9D9"/>
      </w:pBdr>
      <w:shd w:val="clear" w:color="000000" w:fill="163E37"/>
      <w:bidi w:val="0"/>
      <w:spacing w:before="100" w:beforeAutospacing="1" w:after="100" w:afterAutospacing="1" w:line="240" w:lineRule="auto"/>
      <w:jc w:val="center"/>
      <w:textAlignment w:val="center"/>
    </w:pPr>
    <w:rPr>
      <w:rFonts w:ascii="MadaniArabic-Regular" w:eastAsia="Times New Roman" w:hAnsi="MadaniArabic-Regular" w:cs="MadaniArabic-Regular"/>
      <w:b/>
      <w:bCs/>
      <w:color w:val="FFFFFF"/>
      <w:kern w:val="0"/>
      <w:sz w:val="44"/>
      <w:szCs w:val="44"/>
      <w14:ligatures w14:val="none"/>
    </w:rPr>
  </w:style>
  <w:style w:type="paragraph" w:styleId="EndnoteText">
    <w:name w:val="endnote text"/>
    <w:basedOn w:val="Normal"/>
    <w:link w:val="EndnoteTextChar"/>
    <w:uiPriority w:val="99"/>
    <w:semiHidden/>
    <w:unhideWhenUsed/>
    <w:rsid w:val="00A3130B"/>
    <w:pPr>
      <w:spacing w:after="0" w:line="240" w:lineRule="auto"/>
    </w:pPr>
  </w:style>
  <w:style w:type="character" w:customStyle="1" w:styleId="EndnoteTextChar">
    <w:name w:val="Endnote Text Char"/>
    <w:basedOn w:val="DefaultParagraphFont"/>
    <w:link w:val="EndnoteText"/>
    <w:uiPriority w:val="99"/>
    <w:semiHidden/>
    <w:rsid w:val="00A3130B"/>
    <w:rPr>
      <w:rFonts w:ascii="MadaniArabic-Light" w:hAnsi="MadaniArabic-Light" w:cs="MadaniArabic-Light"/>
      <w:sz w:val="20"/>
      <w:szCs w:val="20"/>
    </w:rPr>
  </w:style>
  <w:style w:type="character" w:styleId="EndnoteReference">
    <w:name w:val="endnote reference"/>
    <w:basedOn w:val="DefaultParagraphFont"/>
    <w:uiPriority w:val="99"/>
    <w:semiHidden/>
    <w:unhideWhenUsed/>
    <w:rsid w:val="00A3130B"/>
    <w:rPr>
      <w:vertAlign w:val="superscript"/>
    </w:rPr>
  </w:style>
  <w:style w:type="character" w:styleId="UnresolvedMention">
    <w:name w:val="Unresolved Mention"/>
    <w:basedOn w:val="DefaultParagraphFont"/>
    <w:uiPriority w:val="99"/>
    <w:semiHidden/>
    <w:unhideWhenUsed/>
    <w:rsid w:val="00404939"/>
    <w:rPr>
      <w:color w:val="605E5C"/>
      <w:shd w:val="clear" w:color="auto" w:fill="E1DFDD"/>
    </w:rPr>
  </w:style>
  <w:style w:type="paragraph" w:customStyle="1" w:styleId="xl63">
    <w:name w:val="xl63"/>
    <w:basedOn w:val="Normal"/>
    <w:rsid w:val="00A15CF0"/>
    <w:pPr>
      <w:pBdr>
        <w:top w:val="single" w:sz="4" w:space="0" w:color="000000"/>
        <w:left w:val="single" w:sz="4" w:space="0" w:color="000000"/>
        <w:bottom w:val="single" w:sz="4" w:space="0" w:color="000000"/>
        <w:right w:val="single" w:sz="4" w:space="0" w:color="000000"/>
      </w:pBdr>
      <w:shd w:val="clear" w:color="000000" w:fill="163E37"/>
      <w:bidi w:val="0"/>
      <w:spacing w:before="100" w:beforeAutospacing="1" w:after="100" w:afterAutospacing="1" w:line="240" w:lineRule="auto"/>
      <w:jc w:val="center"/>
      <w:textAlignment w:val="center"/>
    </w:pPr>
    <w:rPr>
      <w:rFonts w:ascii="MadaniArabic-Regular" w:eastAsia="Times New Roman" w:hAnsi="MadaniArabic-Regular" w:cs="MadaniArabic-Regular"/>
      <w:b/>
      <w:bCs/>
      <w:color w:val="FFFFFF"/>
      <w:kern w:val="0"/>
      <w:sz w:val="28"/>
      <w:szCs w:val="28"/>
      <w14:ligatures w14:val="none"/>
    </w:rPr>
  </w:style>
  <w:style w:type="paragraph" w:customStyle="1" w:styleId="xl64">
    <w:name w:val="xl64"/>
    <w:basedOn w:val="Normal"/>
    <w:rsid w:val="00A15CF0"/>
    <w:pPr>
      <w:bidi w:val="0"/>
      <w:spacing w:before="100" w:beforeAutospacing="1" w:after="100" w:afterAutospacing="1" w:line="240" w:lineRule="auto"/>
    </w:pPr>
    <w:rPr>
      <w:rFonts w:ascii="MadaniArabic-Regular" w:eastAsia="Times New Roman" w:hAnsi="MadaniArabic-Regular" w:cs="MadaniArabic-Regular"/>
      <w:kern w:val="0"/>
      <w:sz w:val="28"/>
      <w:szCs w:val="28"/>
      <w14:ligatures w14:val="none"/>
    </w:rPr>
  </w:style>
  <w:style w:type="character" w:styleId="SubtleReference">
    <w:name w:val="Subtle Reference"/>
    <w:basedOn w:val="DefaultParagraphFont"/>
    <w:uiPriority w:val="31"/>
    <w:qFormat/>
    <w:rsid w:val="007A3B48"/>
    <w:rPr>
      <w:smallCaps/>
      <w:color w:val="5A5A5A" w:themeColor="text1" w:themeTint="A5"/>
    </w:rPr>
  </w:style>
  <w:style w:type="paragraph" w:customStyle="1" w:styleId="font0">
    <w:name w:val="font0"/>
    <w:basedOn w:val="Normal"/>
    <w:rsid w:val="00273C9E"/>
    <w:pPr>
      <w:bidi w:val="0"/>
      <w:spacing w:before="100" w:beforeAutospacing="1" w:after="100" w:afterAutospacing="1" w:line="240" w:lineRule="auto"/>
    </w:pPr>
    <w:rPr>
      <w:rFonts w:ascii="Aptos Narrow" w:eastAsia="Times New Roman" w:hAnsi="Aptos Narrow" w:cs="Times New Roman"/>
      <w:color w:val="000000"/>
      <w:kern w:val="0"/>
      <w:sz w:val="22"/>
      <w:szCs w:val="22"/>
      <w14:ligatures w14:val="none"/>
    </w:rPr>
  </w:style>
  <w:style w:type="paragraph" w:customStyle="1" w:styleId="xl71">
    <w:name w:val="xl71"/>
    <w:basedOn w:val="Normal"/>
    <w:rsid w:val="00273C9E"/>
    <w:pPr>
      <w:bidi w:val="0"/>
      <w:spacing w:before="100" w:beforeAutospacing="1" w:after="100" w:afterAutospacing="1" w:line="240" w:lineRule="auto"/>
      <w:textAlignment w:val="center"/>
    </w:pPr>
    <w:rPr>
      <w:rFonts w:ascii="DIN Next LT Arabic" w:eastAsia="Times New Roman" w:hAnsi="DIN Next LT Arabic" w:cs="DIN Next LT Arabic"/>
      <w:color w:val="FF0000"/>
      <w:kern w:val="0"/>
      <w:sz w:val="24"/>
      <w:szCs w:val="24"/>
      <w14:ligatures w14:val="none"/>
    </w:rPr>
  </w:style>
  <w:style w:type="paragraph" w:customStyle="1" w:styleId="xl72">
    <w:name w:val="xl72"/>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customStyle="1" w:styleId="xl73">
    <w:name w:val="xl73"/>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jc w:val="center"/>
      <w:textAlignment w:val="center"/>
    </w:pPr>
    <w:rPr>
      <w:rFonts w:ascii="DIN Next LT Arabic" w:eastAsia="Times New Roman" w:hAnsi="DIN Next LT Arabic" w:cs="DIN Next LT Arabic"/>
      <w:kern w:val="0"/>
      <w:sz w:val="24"/>
      <w:szCs w:val="24"/>
      <w14:ligatures w14:val="none"/>
    </w:rPr>
  </w:style>
  <w:style w:type="paragraph" w:customStyle="1" w:styleId="xl74">
    <w:name w:val="xl74"/>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DIN Next LT Arabic" w:eastAsia="Times New Roman" w:hAnsi="DIN Next LT Arabic" w:cs="DIN Next LT Arabic"/>
      <w:kern w:val="0"/>
      <w:sz w:val="24"/>
      <w:szCs w:val="24"/>
      <w14:ligatures w14:val="none"/>
    </w:rPr>
  </w:style>
  <w:style w:type="paragraph" w:customStyle="1" w:styleId="xl75">
    <w:name w:val="xl75"/>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DIN Next LT Arabic" w:eastAsia="Times New Roman" w:hAnsi="DIN Next LT Arabic" w:cs="DIN Next LT Arabic"/>
      <w:kern w:val="0"/>
      <w:sz w:val="24"/>
      <w:szCs w:val="24"/>
      <w14:ligatures w14:val="none"/>
    </w:rPr>
  </w:style>
  <w:style w:type="paragraph" w:customStyle="1" w:styleId="xl76">
    <w:name w:val="xl76"/>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77">
    <w:name w:val="xl77"/>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DIN Next LT Arabic" w:eastAsia="Times New Roman" w:hAnsi="DIN Next LT Arabic" w:cs="DIN Next LT Arabic"/>
      <w:kern w:val="0"/>
      <w:sz w:val="24"/>
      <w:szCs w:val="24"/>
      <w14:ligatures w14:val="none"/>
    </w:rPr>
  </w:style>
  <w:style w:type="paragraph" w:customStyle="1" w:styleId="xl78">
    <w:name w:val="xl78"/>
    <w:basedOn w:val="Normal"/>
    <w:rsid w:val="00273C9E"/>
    <w:pPr>
      <w:pBdr>
        <w:top w:val="single" w:sz="4" w:space="0" w:color="auto"/>
        <w:left w:val="single" w:sz="4" w:space="0" w:color="auto"/>
        <w:bottom w:val="single" w:sz="4" w:space="0" w:color="auto"/>
        <w:right w:val="single" w:sz="4" w:space="0" w:color="auto"/>
      </w:pBdr>
      <w:shd w:val="clear" w:color="000000" w:fill="284127"/>
      <w:bidi w:val="0"/>
      <w:spacing w:before="100" w:beforeAutospacing="1" w:after="100" w:afterAutospacing="1" w:line="240" w:lineRule="auto"/>
      <w:jc w:val="center"/>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79">
    <w:name w:val="xl79"/>
    <w:basedOn w:val="Normal"/>
    <w:rsid w:val="00273C9E"/>
    <w:pPr>
      <w:pBdr>
        <w:top w:val="single" w:sz="4" w:space="0" w:color="auto"/>
        <w:left w:val="single" w:sz="4" w:space="0" w:color="auto"/>
        <w:bottom w:val="single" w:sz="4" w:space="0" w:color="auto"/>
        <w:right w:val="single" w:sz="4" w:space="0" w:color="auto"/>
      </w:pBdr>
      <w:shd w:val="clear" w:color="000000" w:fill="61D836"/>
      <w:bidi w:val="0"/>
      <w:spacing w:before="100" w:beforeAutospacing="1" w:after="100" w:afterAutospacing="1" w:line="240" w:lineRule="auto"/>
      <w:jc w:val="center"/>
      <w:textAlignment w:val="center"/>
    </w:pPr>
    <w:rPr>
      <w:rFonts w:ascii="DIN Next LT Arabic" w:eastAsia="Times New Roman" w:hAnsi="DIN Next LT Arabic" w:cs="DIN Next LT Arabic"/>
      <w:b/>
      <w:bCs/>
      <w:kern w:val="0"/>
      <w:sz w:val="24"/>
      <w:szCs w:val="24"/>
      <w14:ligatures w14:val="none"/>
    </w:rPr>
  </w:style>
  <w:style w:type="paragraph" w:customStyle="1" w:styleId="xl80">
    <w:name w:val="xl80"/>
    <w:basedOn w:val="Normal"/>
    <w:rsid w:val="00273C9E"/>
    <w:pPr>
      <w:pBdr>
        <w:top w:val="single" w:sz="8" w:space="0" w:color="auto"/>
        <w:left w:val="single" w:sz="4" w:space="0" w:color="auto"/>
        <w:right w:val="single" w:sz="4" w:space="0" w:color="auto"/>
      </w:pBdr>
      <w:shd w:val="clear" w:color="000000" w:fill="61D836"/>
      <w:bidi w:val="0"/>
      <w:spacing w:before="100" w:beforeAutospacing="1" w:after="100" w:afterAutospacing="1" w:line="240" w:lineRule="auto"/>
      <w:textAlignment w:val="center"/>
    </w:pPr>
    <w:rPr>
      <w:rFonts w:ascii="DIN Next LT Arabic" w:eastAsia="Times New Roman" w:hAnsi="DIN Next LT Arabic" w:cs="DIN Next LT Arabic"/>
      <w:b/>
      <w:bCs/>
      <w:kern w:val="0"/>
      <w:sz w:val="24"/>
      <w:szCs w:val="24"/>
      <w14:ligatures w14:val="none"/>
    </w:rPr>
  </w:style>
  <w:style w:type="paragraph" w:customStyle="1" w:styleId="xl81">
    <w:name w:val="xl81"/>
    <w:basedOn w:val="Normal"/>
    <w:rsid w:val="00273C9E"/>
    <w:pPr>
      <w:pBdr>
        <w:top w:val="single" w:sz="8" w:space="0" w:color="auto"/>
        <w:left w:val="single" w:sz="4" w:space="0" w:color="auto"/>
        <w:right w:val="single" w:sz="4" w:space="0" w:color="auto"/>
      </w:pBdr>
      <w:shd w:val="clear" w:color="000000" w:fill="61D836"/>
      <w:bidi w:val="0"/>
      <w:spacing w:before="100" w:beforeAutospacing="1" w:after="100" w:afterAutospacing="1" w:line="240" w:lineRule="auto"/>
      <w:textAlignment w:val="center"/>
    </w:pPr>
    <w:rPr>
      <w:rFonts w:ascii="DIN Next LT Arabic" w:eastAsia="Times New Roman" w:hAnsi="DIN Next LT Arabic" w:cs="DIN Next LT Arabic"/>
      <w:b/>
      <w:bCs/>
      <w:kern w:val="0"/>
      <w:sz w:val="24"/>
      <w:szCs w:val="24"/>
      <w14:ligatures w14:val="none"/>
    </w:rPr>
  </w:style>
  <w:style w:type="paragraph" w:customStyle="1" w:styleId="xl82">
    <w:name w:val="xl82"/>
    <w:basedOn w:val="Normal"/>
    <w:rsid w:val="00273C9E"/>
    <w:pPr>
      <w:pBdr>
        <w:top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83">
    <w:name w:val="xl83"/>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DIN Next LT Arabic" w:eastAsia="Times New Roman" w:hAnsi="DIN Next LT Arabic" w:cs="DIN Next LT Arabic"/>
      <w:kern w:val="0"/>
      <w:sz w:val="24"/>
      <w:szCs w:val="24"/>
      <w14:ligatures w14:val="none"/>
    </w:rPr>
  </w:style>
  <w:style w:type="paragraph" w:customStyle="1" w:styleId="xl84">
    <w:name w:val="xl84"/>
    <w:basedOn w:val="Normal"/>
    <w:rsid w:val="00273C9E"/>
    <w:pPr>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85">
    <w:name w:val="xl85"/>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86">
    <w:name w:val="xl86"/>
    <w:basedOn w:val="Normal"/>
    <w:rsid w:val="00273C9E"/>
    <w:pPr>
      <w:pBdr>
        <w:top w:val="single" w:sz="4" w:space="0" w:color="auto"/>
        <w:left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87">
    <w:name w:val="xl87"/>
    <w:basedOn w:val="Normal"/>
    <w:rsid w:val="00273C9E"/>
    <w:pPr>
      <w:pBdr>
        <w:top w:val="single" w:sz="4" w:space="0" w:color="auto"/>
        <w:left w:val="single" w:sz="4" w:space="0" w:color="auto"/>
        <w:bottom w:val="single" w:sz="4" w:space="0" w:color="auto"/>
        <w:right w:val="single" w:sz="4" w:space="0" w:color="auto"/>
      </w:pBdr>
      <w:shd w:val="clear" w:color="000000" w:fill="C1F0C8"/>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88">
    <w:name w:val="xl88"/>
    <w:basedOn w:val="Normal"/>
    <w:rsid w:val="00273C9E"/>
    <w:pPr>
      <w:pBdr>
        <w:top w:val="single" w:sz="4" w:space="0" w:color="auto"/>
        <w:left w:val="single" w:sz="4" w:space="0" w:color="auto"/>
        <w:bottom w:val="single" w:sz="4" w:space="0" w:color="auto"/>
      </w:pBdr>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89">
    <w:name w:val="xl89"/>
    <w:basedOn w:val="Normal"/>
    <w:rsid w:val="00273C9E"/>
    <w:pPr>
      <w:pBdr>
        <w:top w:val="single" w:sz="4" w:space="0" w:color="auto"/>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90">
    <w:name w:val="xl90"/>
    <w:basedOn w:val="Normal"/>
    <w:rsid w:val="00273C9E"/>
    <w:pPr>
      <w:pBdr>
        <w:left w:val="single" w:sz="4" w:space="0" w:color="auto"/>
        <w:bottom w:val="single" w:sz="4" w:space="0" w:color="auto"/>
        <w:right w:val="single" w:sz="4" w:space="0" w:color="auto"/>
      </w:pBdr>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91">
    <w:name w:val="xl91"/>
    <w:basedOn w:val="Normal"/>
    <w:rsid w:val="00273C9E"/>
    <w:pPr>
      <w:pBdr>
        <w:top w:val="single" w:sz="4" w:space="0" w:color="auto"/>
        <w:left w:val="single" w:sz="4" w:space="0" w:color="auto"/>
        <w:bottom w:val="single" w:sz="4" w:space="0" w:color="auto"/>
        <w:right w:val="single" w:sz="4" w:space="0" w:color="auto"/>
      </w:pBdr>
      <w:shd w:val="clear" w:color="000000" w:fill="F1A983"/>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92">
    <w:name w:val="xl92"/>
    <w:basedOn w:val="Normal"/>
    <w:rsid w:val="00273C9E"/>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93">
    <w:name w:val="xl93"/>
    <w:basedOn w:val="Normal"/>
    <w:rsid w:val="00273C9E"/>
    <w:pPr>
      <w:pBdr>
        <w:top w:val="single" w:sz="4" w:space="0" w:color="auto"/>
        <w:left w:val="single" w:sz="4" w:space="0" w:color="auto"/>
        <w:bottom w:val="single" w:sz="4" w:space="0" w:color="auto"/>
        <w:right w:val="single" w:sz="4" w:space="0" w:color="auto"/>
      </w:pBdr>
      <w:shd w:val="clear" w:color="000000" w:fill="F2CEEF"/>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94">
    <w:name w:val="xl94"/>
    <w:basedOn w:val="Normal"/>
    <w:rsid w:val="00273C9E"/>
    <w:pPr>
      <w:pBdr>
        <w:top w:val="single" w:sz="4" w:space="0" w:color="auto"/>
        <w:left w:val="single" w:sz="4" w:space="0" w:color="auto"/>
        <w:bottom w:val="single" w:sz="4" w:space="0" w:color="auto"/>
        <w:right w:val="single" w:sz="4" w:space="0" w:color="auto"/>
      </w:pBdr>
      <w:shd w:val="clear" w:color="000000" w:fill="83CCEB"/>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95">
    <w:name w:val="xl95"/>
    <w:basedOn w:val="Normal"/>
    <w:rsid w:val="00273C9E"/>
    <w:pPr>
      <w:pBdr>
        <w:top w:val="single" w:sz="4" w:space="0" w:color="auto"/>
        <w:left w:val="single" w:sz="4" w:space="0" w:color="auto"/>
        <w:bottom w:val="single" w:sz="4" w:space="0" w:color="auto"/>
        <w:right w:val="single" w:sz="4" w:space="0" w:color="auto"/>
      </w:pBdr>
      <w:shd w:val="clear" w:color="000000" w:fill="83CCEB"/>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96">
    <w:name w:val="xl96"/>
    <w:basedOn w:val="Normal"/>
    <w:rsid w:val="00273C9E"/>
    <w:pPr>
      <w:pBdr>
        <w:top w:val="single" w:sz="4" w:space="0" w:color="auto"/>
        <w:left w:val="single" w:sz="4" w:space="0" w:color="auto"/>
        <w:bottom w:val="single" w:sz="4" w:space="0" w:color="auto"/>
        <w:right w:val="single" w:sz="4" w:space="0" w:color="auto"/>
      </w:pBdr>
      <w:shd w:val="clear" w:color="000000" w:fill="83CCEB"/>
      <w:bidi w:val="0"/>
      <w:spacing w:before="100" w:beforeAutospacing="1" w:after="100" w:afterAutospacing="1" w:line="240" w:lineRule="auto"/>
      <w:textAlignment w:val="center"/>
    </w:pPr>
    <w:rPr>
      <w:rFonts w:ascii="DIN Next LT Arabic" w:eastAsia="Times New Roman" w:hAnsi="DIN Next LT Arabic" w:cs="DIN Next LT Arabic"/>
      <w:kern w:val="0"/>
      <w:sz w:val="24"/>
      <w:szCs w:val="24"/>
      <w14:ligatures w14:val="none"/>
    </w:rPr>
  </w:style>
  <w:style w:type="paragraph" w:customStyle="1" w:styleId="xl97">
    <w:name w:val="xl97"/>
    <w:basedOn w:val="Normal"/>
    <w:rsid w:val="00273C9E"/>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Times New Roman" w:eastAsia="Times New Roman" w:hAnsi="Times New Roman" w:cs="Times New Roman"/>
      <w:color w:val="467886"/>
      <w:kern w:val="0"/>
      <w:sz w:val="24"/>
      <w:szCs w:val="24"/>
      <w:u w:val="single"/>
      <w14:ligatures w14:val="none"/>
    </w:rPr>
  </w:style>
  <w:style w:type="paragraph" w:customStyle="1" w:styleId="xl98">
    <w:name w:val="xl98"/>
    <w:basedOn w:val="Normal"/>
    <w:rsid w:val="00273C9E"/>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customStyle="1" w:styleId="xl99">
    <w:name w:val="xl99"/>
    <w:basedOn w:val="Normal"/>
    <w:rsid w:val="00273C9E"/>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DIN Next LT Arabic" w:eastAsia="Times New Roman" w:hAnsi="DIN Next LT Arabic" w:cs="DIN Next LT Arabic"/>
      <w:kern w:val="0"/>
      <w:sz w:val="24"/>
      <w:szCs w:val="24"/>
      <w14:ligatures w14:val="none"/>
    </w:rPr>
  </w:style>
  <w:style w:type="paragraph" w:customStyle="1" w:styleId="xl100">
    <w:name w:val="xl100"/>
    <w:basedOn w:val="Normal"/>
    <w:rsid w:val="00273C9E"/>
    <w:pPr>
      <w:pBdr>
        <w:top w:val="single" w:sz="4" w:space="0" w:color="auto"/>
        <w:left w:val="single" w:sz="4" w:space="0" w:color="auto"/>
        <w:bottom w:val="single" w:sz="4" w:space="0" w:color="auto"/>
        <w:right w:val="single" w:sz="4" w:space="0" w:color="auto"/>
      </w:pBdr>
      <w:shd w:val="clear" w:color="000000" w:fill="C0E6F5"/>
      <w:bidi w:val="0"/>
      <w:spacing w:before="100" w:beforeAutospacing="1" w:after="100" w:afterAutospacing="1" w:line="240" w:lineRule="auto"/>
      <w:textAlignment w:val="center"/>
    </w:pPr>
    <w:rPr>
      <w:rFonts w:ascii="Times New Roman" w:eastAsia="Times New Roman" w:hAnsi="Times New Roman" w:cs="Times New Roman"/>
      <w:kern w:val="0"/>
      <w:sz w:val="24"/>
      <w:szCs w:val="24"/>
      <w14:ligatures w14:val="none"/>
    </w:rPr>
  </w:style>
  <w:style w:type="paragraph" w:styleId="TOC4">
    <w:name w:val="toc 4"/>
    <w:basedOn w:val="Normal"/>
    <w:next w:val="Normal"/>
    <w:link w:val="TOC4Char"/>
    <w:autoRedefine/>
    <w:uiPriority w:val="39"/>
    <w:unhideWhenUsed/>
    <w:rsid w:val="00B37AA6"/>
    <w:pPr>
      <w:bidi w:val="0"/>
      <w:spacing w:after="0"/>
      <w:ind w:left="600"/>
    </w:pPr>
    <w:rPr>
      <w:rFonts w:asciiTheme="minorHAnsi" w:hAnsiTheme="minorHAnsi" w:cs="Times New Roman"/>
      <w:szCs w:val="24"/>
    </w:rPr>
  </w:style>
  <w:style w:type="paragraph" w:styleId="TOC5">
    <w:name w:val="toc 5"/>
    <w:basedOn w:val="Normal"/>
    <w:next w:val="Normal"/>
    <w:autoRedefine/>
    <w:uiPriority w:val="39"/>
    <w:unhideWhenUsed/>
    <w:rsid w:val="00694ACD"/>
    <w:pPr>
      <w:bidi w:val="0"/>
      <w:spacing w:after="0"/>
      <w:ind w:left="800"/>
    </w:pPr>
    <w:rPr>
      <w:rFonts w:asciiTheme="minorHAnsi" w:hAnsiTheme="minorHAnsi" w:cs="Times New Roman"/>
      <w:szCs w:val="24"/>
    </w:rPr>
  </w:style>
  <w:style w:type="paragraph" w:styleId="TOC6">
    <w:name w:val="toc 6"/>
    <w:basedOn w:val="Normal"/>
    <w:next w:val="Normal"/>
    <w:autoRedefine/>
    <w:uiPriority w:val="39"/>
    <w:unhideWhenUsed/>
    <w:rsid w:val="00694ACD"/>
    <w:pPr>
      <w:bidi w:val="0"/>
      <w:spacing w:after="0"/>
      <w:ind w:left="1000"/>
    </w:pPr>
    <w:rPr>
      <w:rFonts w:asciiTheme="minorHAnsi" w:hAnsiTheme="minorHAnsi" w:cs="Times New Roman"/>
      <w:szCs w:val="24"/>
    </w:rPr>
  </w:style>
  <w:style w:type="paragraph" w:styleId="TOC7">
    <w:name w:val="toc 7"/>
    <w:basedOn w:val="Normal"/>
    <w:next w:val="Normal"/>
    <w:autoRedefine/>
    <w:uiPriority w:val="39"/>
    <w:unhideWhenUsed/>
    <w:rsid w:val="00694ACD"/>
    <w:pPr>
      <w:bidi w:val="0"/>
      <w:spacing w:after="0"/>
      <w:ind w:left="1200"/>
    </w:pPr>
    <w:rPr>
      <w:rFonts w:asciiTheme="minorHAnsi" w:hAnsiTheme="minorHAnsi" w:cs="Times New Roman"/>
      <w:szCs w:val="24"/>
    </w:rPr>
  </w:style>
  <w:style w:type="paragraph" w:styleId="TOC8">
    <w:name w:val="toc 8"/>
    <w:basedOn w:val="Normal"/>
    <w:next w:val="Normal"/>
    <w:autoRedefine/>
    <w:uiPriority w:val="39"/>
    <w:unhideWhenUsed/>
    <w:rsid w:val="00694ACD"/>
    <w:pPr>
      <w:bidi w:val="0"/>
      <w:spacing w:after="0"/>
      <w:ind w:left="1400"/>
    </w:pPr>
    <w:rPr>
      <w:rFonts w:asciiTheme="minorHAnsi" w:hAnsiTheme="minorHAnsi" w:cs="Times New Roman"/>
      <w:szCs w:val="24"/>
    </w:rPr>
  </w:style>
  <w:style w:type="paragraph" w:styleId="TOC9">
    <w:name w:val="toc 9"/>
    <w:basedOn w:val="Normal"/>
    <w:next w:val="Normal"/>
    <w:autoRedefine/>
    <w:uiPriority w:val="39"/>
    <w:unhideWhenUsed/>
    <w:rsid w:val="00694ACD"/>
    <w:pPr>
      <w:bidi w:val="0"/>
      <w:spacing w:after="0"/>
      <w:ind w:left="1600"/>
    </w:pPr>
    <w:rPr>
      <w:rFonts w:asciiTheme="minorHAnsi" w:hAnsiTheme="minorHAnsi" w:cs="Times New Roman"/>
      <w:szCs w:val="24"/>
    </w:rPr>
  </w:style>
  <w:style w:type="character" w:customStyle="1" w:styleId="TOC1Char">
    <w:name w:val="TOC 1 Char"/>
    <w:basedOn w:val="DefaultParagraphFont"/>
    <w:link w:val="TOC1"/>
    <w:uiPriority w:val="39"/>
    <w:rsid w:val="00B355B9"/>
    <w:rPr>
      <w:rFonts w:cs="Times New Roman"/>
      <w:b/>
      <w:bCs/>
      <w:i/>
      <w:iCs/>
      <w:szCs w:val="28"/>
    </w:rPr>
  </w:style>
  <w:style w:type="character" w:customStyle="1" w:styleId="TOC2Char">
    <w:name w:val="TOC 2 Char"/>
    <w:basedOn w:val="DefaultParagraphFont"/>
    <w:link w:val="TOC2"/>
    <w:uiPriority w:val="39"/>
    <w:rsid w:val="00081615"/>
    <w:rPr>
      <w:rFonts w:ascii="MadaniArabic-Light" w:hAnsi="MadaniArabic-Light" w:cs="MadaniArabic-Light"/>
      <w:noProof/>
      <w:sz w:val="20"/>
      <w:szCs w:val="20"/>
    </w:rPr>
  </w:style>
  <w:style w:type="character" w:customStyle="1" w:styleId="TOC3Char">
    <w:name w:val="TOC 3 Char"/>
    <w:basedOn w:val="DefaultParagraphFont"/>
    <w:link w:val="TOC3"/>
    <w:uiPriority w:val="39"/>
    <w:rsid w:val="00B355B9"/>
    <w:rPr>
      <w:rFonts w:cs="Times New Roman"/>
      <w:sz w:val="20"/>
    </w:rPr>
  </w:style>
  <w:style w:type="character" w:customStyle="1" w:styleId="TOC4Char">
    <w:name w:val="TOC 4 Char"/>
    <w:basedOn w:val="DefaultParagraphFont"/>
    <w:link w:val="TOC4"/>
    <w:uiPriority w:val="39"/>
    <w:rsid w:val="00B37AA6"/>
    <w:rPr>
      <w:rFonts w:cs="Times New Roman"/>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microsoft.com/office/2011/relationships/commentsExtended" Target="commentsExtended.xm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tyles" Target="styles.xml"/><Relationship Id="rId12" Type="http://schemas.openxmlformats.org/officeDocument/2006/relationships/comments" Target="comments.xml"/><Relationship Id="rId17" Type="http://schemas.openxmlformats.org/officeDocument/2006/relationships/hyperlink" Target="mailto:ceo@qmulate.ai"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igital.awqaf.gov.sa/dashboard"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1/relationships/people" Target="people.xml"/><Relationship Id="rId5" Type="http://schemas.openxmlformats.org/officeDocument/2006/relationships/customXml" Target="../customXml/item5.xml"/><Relationship Id="rId15" Type="http://schemas.microsoft.com/office/2018/08/relationships/commentsExtensible" Target="commentsExtensible.xm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6/09/relationships/commentsIds" Target="commentsIds.xm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2026-04-25T00:00:00</PublishDate>
  <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0bad82ca-5443-452c-84e6-a858fe2fca4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ct:contentTypeSchema xmlns:ct="http://schemas.microsoft.com/office/2006/metadata/contentType" xmlns:ma="http://schemas.microsoft.com/office/2006/metadata/properties/metaAttributes" ct:_="" ma:_="" ma:contentTypeName="مستند" ma:contentTypeID="0x010100C37AB414B2283B449F48BDE9577C1BE5" ma:contentTypeVersion="9" ma:contentTypeDescription="إنشاء مستند جديد." ma:contentTypeScope="" ma:versionID="7d0f1f3e3e87cee6d9a81a4edc9b8adb">
  <xsd:schema xmlns:xsd="http://www.w3.org/2001/XMLSchema" xmlns:xs="http://www.w3.org/2001/XMLSchema" xmlns:p="http://schemas.microsoft.com/office/2006/metadata/properties" xmlns:ns2="0bad82ca-5443-452c-84e6-a858fe2fca4d" targetNamespace="http://schemas.microsoft.com/office/2006/metadata/properties" ma:root="true" ma:fieldsID="bc35f3c27af13c85811107e75b428d09" ns2:_="">
    <xsd:import namespace="0bad82ca-5443-452c-84e6-a858fe2fca4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bad82ca-5443-452c-84e6-a858fe2fca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علامات الصور" ma:readOnly="false" ma:fieldId="{5cf76f15-5ced-4ddc-b409-7134ff3c332f}" ma:taxonomyMulti="true" ma:sspId="90b97816-56bc-43f1-bf4b-3e61b7558cae"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نوع المحتوى"/>
        <xsd:element ref="dc:title" minOccurs="0" maxOccurs="1" ma:index="4" ma:displayName="العنوان"/>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352865C-55B9-434B-8C49-04E5284464CE}">
  <ds:schemaRefs>
    <ds:schemaRef ds:uri="http://schemas.microsoft.com/office/2006/metadata/properties"/>
    <ds:schemaRef ds:uri="http://schemas.microsoft.com/office/infopath/2007/PartnerControls"/>
    <ds:schemaRef ds:uri="0bad82ca-5443-452c-84e6-a858fe2fca4d"/>
  </ds:schemaRefs>
</ds:datastoreItem>
</file>

<file path=customXml/itemProps3.xml><?xml version="1.0" encoding="utf-8"?>
<ds:datastoreItem xmlns:ds="http://schemas.openxmlformats.org/officeDocument/2006/customXml" ds:itemID="{DC89F9B8-4400-4599-9F0A-DB8D4C3FCE1B}">
  <ds:schemaRefs>
    <ds:schemaRef ds:uri="http://schemas.microsoft.com/sharepoint/v3/contenttype/forms"/>
  </ds:schemaRefs>
</ds:datastoreItem>
</file>

<file path=customXml/itemProps4.xml><?xml version="1.0" encoding="utf-8"?>
<ds:datastoreItem xmlns:ds="http://schemas.openxmlformats.org/officeDocument/2006/customXml" ds:itemID="{A66F2B03-14B4-469C-A90E-AD5934775CA6}">
  <ds:schemaRefs>
    <ds:schemaRef ds:uri="http://schemas.openxmlformats.org/officeDocument/2006/bibliography"/>
  </ds:schemaRefs>
</ds:datastoreItem>
</file>

<file path=customXml/itemProps5.xml><?xml version="1.0" encoding="utf-8"?>
<ds:datastoreItem xmlns:ds="http://schemas.openxmlformats.org/officeDocument/2006/customXml" ds:itemID="{0DF4702E-2B71-406A-989C-E31338D8D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bad82ca-5443-452c-84e6-a858fe2fca4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10</Pages>
  <Words>3243</Words>
  <Characters>16801</Characters>
  <Application>Microsoft Office Word</Application>
  <DocSecurity>0</DocSecurity>
  <Lines>700</Lines>
  <Paragraphs>488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Alpha LF</dc:creator>
  <cp:keywords/>
  <dc:description/>
  <cp:lastModifiedBy>Medlink</cp:lastModifiedBy>
  <cp:revision>3</cp:revision>
  <dcterms:created xsi:type="dcterms:W3CDTF">2026-06-14T13:15:00Z</dcterms:created>
  <dcterms:modified xsi:type="dcterms:W3CDTF">2026-06-14T13:24:00Z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761cb971,3bfec6c,140a26d5</vt:lpwstr>
  </property>
  <property fmtid="{D5CDD505-2E9C-101B-9397-08002B2CF9AE}" pid="3" name="ClassificationContentMarkingFooterFontProps">
    <vt:lpwstr>#ff0000,8,Aptos</vt:lpwstr>
  </property>
  <property fmtid="{D5CDD505-2E9C-101B-9397-08002B2CF9AE}" pid="4" name="ClassificationContentMarkingFooterText">
    <vt:lpwstr>Privileged &amp; Confidential</vt:lpwstr>
  </property>
  <property fmtid="{D5CDD505-2E9C-101B-9397-08002B2CF9AE}" pid="5" name="MSIP_Label_fd1cf76e-a28d-47af-a0a5-2abcd9128fb4_Enabled">
    <vt:lpwstr>true</vt:lpwstr>
  </property>
  <property fmtid="{D5CDD505-2E9C-101B-9397-08002B2CF9AE}" pid="6" name="MSIP_Label_fd1cf76e-a28d-47af-a0a5-2abcd9128fb4_SetDate">
    <vt:lpwstr>2026-01-20T18:56:26Z</vt:lpwstr>
  </property>
  <property fmtid="{D5CDD505-2E9C-101B-9397-08002B2CF9AE}" pid="7" name="MSIP_Label_fd1cf76e-a28d-47af-a0a5-2abcd9128fb4_Method">
    <vt:lpwstr>Standard</vt:lpwstr>
  </property>
  <property fmtid="{D5CDD505-2E9C-101B-9397-08002B2CF9AE}" pid="8" name="MSIP_Label_fd1cf76e-a28d-47af-a0a5-2abcd9128fb4_Name">
    <vt:lpwstr>Privileged and Confidential</vt:lpwstr>
  </property>
  <property fmtid="{D5CDD505-2E9C-101B-9397-08002B2CF9AE}" pid="9" name="MSIP_Label_fd1cf76e-a28d-47af-a0a5-2abcd9128fb4_SiteId">
    <vt:lpwstr>de51ac3b-aa82-4b46-886e-0bd68b166ae8</vt:lpwstr>
  </property>
  <property fmtid="{D5CDD505-2E9C-101B-9397-08002B2CF9AE}" pid="10" name="MSIP_Label_fd1cf76e-a28d-47af-a0a5-2abcd9128fb4_ActionId">
    <vt:lpwstr>35f11d50-eebf-45cd-bb57-92905714b7c8</vt:lpwstr>
  </property>
  <property fmtid="{D5CDD505-2E9C-101B-9397-08002B2CF9AE}" pid="11" name="MSIP_Label_fd1cf76e-a28d-47af-a0a5-2abcd9128fb4_ContentBits">
    <vt:lpwstr>2</vt:lpwstr>
  </property>
  <property fmtid="{D5CDD505-2E9C-101B-9397-08002B2CF9AE}" pid="12" name="MSIP_Label_fd1cf76e-a28d-47af-a0a5-2abcd9128fb4_Tag">
    <vt:lpwstr>10, 3, 0, 1</vt:lpwstr>
  </property>
  <property fmtid="{D5CDD505-2E9C-101B-9397-08002B2CF9AE}" pid="13" name="ContentTypeId">
    <vt:lpwstr>0x010100C37AB414B2283B449F48BDE9577C1BE5</vt:lpwstr>
  </property>
  <property fmtid="{D5CDD505-2E9C-101B-9397-08002B2CF9AE}" pid="14" name="MediaServiceImageTags">
    <vt:lpwstr/>
  </property>
</Properties>
</file>